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E02406" w14:textId="77777777" w:rsidR="00980DE7" w:rsidRDefault="00980DE7" w:rsidP="00980DE7">
      <w:pPr>
        <w:spacing w:line="360" w:lineRule="auto"/>
        <w:jc w:val="both"/>
        <w:rPr>
          <w:ins w:id="1" w:author="고광표" w:date="2018-04-17T04:06:00Z"/>
          <w:rFonts w:ascii="맑은 고딕" w:eastAsia="맑은 고딕" w:hAnsi="맑은 고딕" w:cs="맑은 고딕"/>
          <w:b/>
          <w:sz w:val="24"/>
          <w:szCs w:val="24"/>
        </w:rPr>
      </w:pPr>
    </w:p>
    <w:p w14:paraId="6FD2F150" w14:textId="77777777" w:rsidR="00980DE7" w:rsidRDefault="00980DE7" w:rsidP="00980DE7">
      <w:pPr>
        <w:spacing w:line="360" w:lineRule="auto"/>
        <w:jc w:val="both"/>
        <w:rPr>
          <w:ins w:id="2" w:author="고광표" w:date="2018-04-17T04:06:00Z"/>
          <w:rFonts w:ascii="맑은 고딕" w:eastAsia="맑은 고딕" w:hAnsi="맑은 고딕" w:cs="맑은 고딕"/>
          <w:b/>
          <w:sz w:val="24"/>
          <w:szCs w:val="24"/>
        </w:rPr>
      </w:pPr>
    </w:p>
    <w:p w14:paraId="0A8082ED" w14:textId="77777777" w:rsidR="00980DE7" w:rsidRDefault="00980DE7" w:rsidP="00980DE7">
      <w:pPr>
        <w:spacing w:line="360" w:lineRule="auto"/>
        <w:jc w:val="center"/>
        <w:rPr>
          <w:ins w:id="3" w:author="고광표" w:date="2018-04-17T04:06:00Z"/>
          <w:rFonts w:ascii="맑은 고딕" w:eastAsia="맑은 고딕" w:hAnsi="맑은 고딕" w:cs="맑은 고딕"/>
          <w:b/>
          <w:sz w:val="24"/>
          <w:szCs w:val="24"/>
        </w:rPr>
      </w:pPr>
      <w:ins w:id="4" w:author="고광표" w:date="2018-04-17T04:06:00Z">
        <w:r>
          <w:rPr>
            <w:rFonts w:ascii="맑은 고딕" w:eastAsia="맑은 고딕" w:hAnsi="맑은 고딕" w:cs="맑은 고딕"/>
            <w:b/>
            <w:noProof/>
            <w:sz w:val="24"/>
            <w:szCs w:val="24"/>
          </w:rPr>
          <w:drawing>
            <wp:inline distT="114300" distB="114300" distL="114300" distR="114300" wp14:anchorId="052E469B" wp14:editId="5B575317">
              <wp:extent cx="3829050" cy="3857625"/>
              <wp:effectExtent l="0" t="0" r="0" b="0"/>
              <wp:docPr id="4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8"/>
                      <a:srcRect/>
                      <a:stretch>
                        <a:fillRect/>
                      </a:stretch>
                    </pic:blipFill>
                    <pic:spPr>
                      <a:xfrm>
                        <a:off x="0" y="0"/>
                        <a:ext cx="3829050" cy="3857625"/>
                      </a:xfrm>
                      <a:prstGeom prst="rect">
                        <a:avLst/>
                      </a:prstGeom>
                      <a:ln/>
                    </pic:spPr>
                  </pic:pic>
                </a:graphicData>
              </a:graphic>
            </wp:inline>
          </w:drawing>
        </w:r>
      </w:ins>
    </w:p>
    <w:p w14:paraId="7F2B711F" w14:textId="77777777" w:rsidR="00980DE7" w:rsidRDefault="00980DE7" w:rsidP="00980DE7">
      <w:pPr>
        <w:spacing w:line="360" w:lineRule="auto"/>
        <w:jc w:val="center"/>
        <w:rPr>
          <w:ins w:id="5" w:author="고광표" w:date="2018-04-17T04:06:00Z"/>
          <w:rFonts w:ascii="맑은 고딕" w:eastAsia="맑은 고딕" w:hAnsi="맑은 고딕" w:cs="맑은 고딕"/>
          <w:sz w:val="24"/>
          <w:szCs w:val="24"/>
        </w:rPr>
      </w:pPr>
    </w:p>
    <w:p w14:paraId="409FA6DA" w14:textId="77777777" w:rsidR="00980DE7" w:rsidRPr="001D7865" w:rsidRDefault="00980DE7" w:rsidP="00980DE7">
      <w:pPr>
        <w:spacing w:line="360" w:lineRule="auto"/>
        <w:jc w:val="right"/>
        <w:rPr>
          <w:ins w:id="6" w:author="고광표" w:date="2018-04-17T04:06:00Z"/>
          <w:rFonts w:ascii="맑은 고딕" w:eastAsia="맑은 고딕" w:hAnsi="맑은 고딕" w:cs="맑은 고딕"/>
          <w:b/>
          <w:sz w:val="38"/>
          <w:szCs w:val="38"/>
          <w:u w:val="single"/>
        </w:rPr>
      </w:pPr>
      <w:ins w:id="7" w:author="고광표" w:date="2018-04-17T04:06:00Z">
        <w:r w:rsidRPr="001D7865">
          <w:rPr>
            <w:rFonts w:ascii="맑은 고딕" w:eastAsia="맑은 고딕" w:hAnsi="맑은 고딕" w:cs="맑은 고딕" w:hint="eastAsia"/>
            <w:b/>
            <w:sz w:val="38"/>
            <w:szCs w:val="38"/>
            <w:u w:val="single"/>
          </w:rPr>
          <w:t>기획 제안서</w:t>
        </w:r>
      </w:ins>
    </w:p>
    <w:p w14:paraId="47D0C4F3" w14:textId="77777777" w:rsidR="00980DE7" w:rsidRDefault="00980DE7" w:rsidP="00980DE7">
      <w:pPr>
        <w:spacing w:line="360" w:lineRule="auto"/>
        <w:jc w:val="center"/>
        <w:rPr>
          <w:ins w:id="8" w:author="고광표" w:date="2018-04-17T04:06:00Z"/>
          <w:rFonts w:ascii="맑은 고딕" w:eastAsia="맑은 고딕" w:hAnsi="맑은 고딕" w:cs="맑은 고딕"/>
          <w:sz w:val="24"/>
          <w:szCs w:val="24"/>
        </w:rPr>
      </w:pPr>
    </w:p>
    <w:p w14:paraId="2F206A42" w14:textId="77777777" w:rsidR="00980DE7" w:rsidRPr="001D7865" w:rsidRDefault="00980DE7" w:rsidP="00980DE7">
      <w:pPr>
        <w:spacing w:line="360" w:lineRule="auto"/>
        <w:jc w:val="right"/>
        <w:rPr>
          <w:ins w:id="9" w:author="고광표" w:date="2018-04-17T04:06:00Z"/>
          <w:rFonts w:ascii="맑은 고딕" w:eastAsia="맑은 고딕" w:hAnsi="맑은 고딕" w:cs="맑은 고딕"/>
          <w:b/>
          <w:sz w:val="36"/>
          <w:szCs w:val="36"/>
        </w:rPr>
      </w:pPr>
      <w:ins w:id="10" w:author="고광표" w:date="2018-04-17T04:06:00Z">
        <w:r>
          <w:rPr>
            <w:rFonts w:ascii="맑은 고딕" w:eastAsia="맑은 고딕" w:hAnsi="맑은 고딕" w:cs="맑은 고딕"/>
            <w:b/>
            <w:sz w:val="36"/>
            <w:szCs w:val="36"/>
          </w:rPr>
          <w:t>Team6 :  ChicChic PokPok</w:t>
        </w:r>
      </w:ins>
    </w:p>
    <w:p w14:paraId="09992080" w14:textId="77777777" w:rsidR="00980DE7" w:rsidRDefault="00980DE7" w:rsidP="00980DE7">
      <w:pPr>
        <w:spacing w:line="360" w:lineRule="auto"/>
        <w:jc w:val="right"/>
        <w:rPr>
          <w:ins w:id="11" w:author="고광표" w:date="2018-04-17T04:06:00Z"/>
          <w:rFonts w:ascii="맑은 고딕" w:eastAsia="맑은 고딕" w:hAnsi="맑은 고딕" w:cs="맑은 고딕"/>
          <w:sz w:val="24"/>
          <w:szCs w:val="24"/>
        </w:rPr>
      </w:pPr>
      <w:ins w:id="12" w:author="고광표" w:date="2018-04-17T04:06:00Z">
        <w:r>
          <w:rPr>
            <w:rFonts w:ascii="맑은 고딕" w:eastAsia="맑은 고딕" w:hAnsi="맑은 고딕" w:cs="맑은 고딕"/>
            <w:sz w:val="24"/>
            <w:szCs w:val="24"/>
          </w:rPr>
          <w:t xml:space="preserve">Member : </w:t>
        </w:r>
      </w:ins>
    </w:p>
    <w:p w14:paraId="52807CA8" w14:textId="77777777" w:rsidR="00980DE7" w:rsidRDefault="00980DE7" w:rsidP="00980DE7">
      <w:pPr>
        <w:spacing w:line="360" w:lineRule="auto"/>
        <w:jc w:val="right"/>
        <w:rPr>
          <w:ins w:id="13" w:author="고광표" w:date="2018-04-17T04:06:00Z"/>
          <w:rFonts w:ascii="맑은 고딕" w:eastAsia="맑은 고딕" w:hAnsi="맑은 고딕" w:cs="맑은 고딕"/>
          <w:sz w:val="24"/>
          <w:szCs w:val="24"/>
        </w:rPr>
      </w:pPr>
      <w:ins w:id="14" w:author="고광표" w:date="2018-04-17T04:06:00Z">
        <w:r>
          <w:rPr>
            <w:rFonts w:ascii="맑은 고딕" w:eastAsia="맑은 고딕" w:hAnsi="맑은 고딕" w:cs="맑은 고딕"/>
            <w:sz w:val="24"/>
            <w:szCs w:val="24"/>
          </w:rPr>
          <w:t>201421019 고보원</w:t>
        </w:r>
      </w:ins>
    </w:p>
    <w:p w14:paraId="263B0EAD" w14:textId="77777777" w:rsidR="00980DE7" w:rsidRDefault="00980DE7" w:rsidP="00980DE7">
      <w:pPr>
        <w:spacing w:line="360" w:lineRule="auto"/>
        <w:jc w:val="right"/>
        <w:rPr>
          <w:ins w:id="15" w:author="고광표" w:date="2018-04-17T04:06:00Z"/>
          <w:rFonts w:ascii="맑은 고딕" w:eastAsia="맑은 고딕" w:hAnsi="맑은 고딕" w:cs="맑은 고딕"/>
          <w:sz w:val="24"/>
          <w:szCs w:val="24"/>
        </w:rPr>
      </w:pPr>
      <w:ins w:id="16" w:author="고광표" w:date="2018-04-17T04:06:00Z">
        <w:r>
          <w:rPr>
            <w:rFonts w:ascii="맑은 고딕" w:eastAsia="맑은 고딕" w:hAnsi="맑은 고딕" w:cs="맑은 고딕"/>
            <w:sz w:val="24"/>
            <w:szCs w:val="24"/>
          </w:rPr>
          <w:t>201521000 정소영</w:t>
        </w:r>
      </w:ins>
    </w:p>
    <w:p w14:paraId="42AECDED" w14:textId="77777777" w:rsidR="00980DE7" w:rsidRDefault="00980DE7" w:rsidP="00980DE7">
      <w:pPr>
        <w:spacing w:line="360" w:lineRule="auto"/>
        <w:jc w:val="right"/>
        <w:rPr>
          <w:ins w:id="17" w:author="고광표" w:date="2018-04-17T04:06:00Z"/>
          <w:rFonts w:ascii="맑은 고딕" w:eastAsia="맑은 고딕" w:hAnsi="맑은 고딕" w:cs="맑은 고딕"/>
          <w:sz w:val="24"/>
          <w:szCs w:val="24"/>
        </w:rPr>
      </w:pPr>
      <w:ins w:id="18" w:author="고광표" w:date="2018-04-17T04:06:00Z">
        <w:r>
          <w:rPr>
            <w:rFonts w:ascii="맑은 고딕" w:eastAsia="맑은 고딕" w:hAnsi="맑은 고딕" w:cs="맑은 고딕"/>
            <w:sz w:val="24"/>
            <w:szCs w:val="24"/>
          </w:rPr>
          <w:t>201520996 박준민</w:t>
        </w:r>
      </w:ins>
    </w:p>
    <w:p w14:paraId="6CF90DD3" w14:textId="7C3E075F" w:rsidR="00497855" w:rsidRPr="00980DE7" w:rsidDel="00980DE7" w:rsidRDefault="00980DE7">
      <w:pPr>
        <w:spacing w:line="360" w:lineRule="auto"/>
        <w:jc w:val="right"/>
        <w:rPr>
          <w:del w:id="19" w:author="고광표" w:date="2018-04-17T04:06:00Z"/>
          <w:rFonts w:ascii="맑은 고딕" w:eastAsia="맑은 고딕" w:hAnsi="맑은 고딕" w:cs="맑은 고딕"/>
          <w:sz w:val="24"/>
          <w:szCs w:val="24"/>
          <w:rPrChange w:id="20" w:author="고광표" w:date="2018-04-17T04:06:00Z">
            <w:rPr>
              <w:del w:id="21" w:author="고광표" w:date="2018-04-17T04:06:00Z"/>
              <w:rFonts w:ascii="맑은 고딕" w:eastAsia="맑은 고딕" w:hAnsi="맑은 고딕" w:cs="맑은 고딕"/>
              <w:b/>
              <w:sz w:val="24"/>
              <w:szCs w:val="24"/>
            </w:rPr>
          </w:rPrChange>
        </w:rPr>
        <w:pPrChange w:id="22" w:author="고광표" w:date="2018-04-17T04:06:00Z">
          <w:pPr>
            <w:spacing w:line="360" w:lineRule="auto"/>
            <w:jc w:val="both"/>
          </w:pPr>
        </w:pPrChange>
      </w:pPr>
      <w:ins w:id="23" w:author="고광표" w:date="2018-04-17T04:06:00Z">
        <w:r>
          <w:rPr>
            <w:rFonts w:ascii="맑은 고딕" w:eastAsia="맑은 고딕" w:hAnsi="맑은 고딕" w:cs="맑은 고딕"/>
            <w:sz w:val="24"/>
            <w:szCs w:val="24"/>
          </w:rPr>
          <w:t>201520967 고광표</w:t>
        </w:r>
      </w:ins>
    </w:p>
    <w:p w14:paraId="3A06E960" w14:textId="481E266C" w:rsidR="00497855" w:rsidRDefault="00497855">
      <w:pPr>
        <w:jc w:val="right"/>
        <w:rPr>
          <w:rFonts w:ascii="맑은 고딕" w:eastAsia="맑은 고딕" w:hAnsi="맑은 고딕" w:cs="맑은 고딕"/>
          <w:b/>
          <w:sz w:val="24"/>
          <w:szCs w:val="24"/>
        </w:rPr>
        <w:pPrChange w:id="24" w:author="고광표" w:date="2018-04-17T04:06:00Z">
          <w:pPr/>
        </w:pPrChange>
      </w:pPr>
      <w:del w:id="25" w:author="고광표" w:date="2018-04-17T04:06:00Z">
        <w:r w:rsidDel="00980DE7">
          <w:rPr>
            <w:rFonts w:ascii="맑은 고딕" w:eastAsia="맑은 고딕" w:hAnsi="맑은 고딕" w:cs="맑은 고딕"/>
            <w:b/>
            <w:sz w:val="24"/>
            <w:szCs w:val="24"/>
          </w:rPr>
          <w:br w:type="page"/>
        </w:r>
      </w:del>
    </w:p>
    <w:sdt>
      <w:sdtPr>
        <w:rPr>
          <w:b w:val="0"/>
          <w:bCs w:val="0"/>
          <w:sz w:val="20"/>
          <w:szCs w:val="20"/>
          <w:lang w:val="en-US"/>
        </w:rPr>
        <w:id w:val="1209154616"/>
        <w:docPartObj>
          <w:docPartGallery w:val="Table of Contents"/>
          <w:docPartUnique/>
        </w:docPartObj>
      </w:sdtPr>
      <w:sdtContent>
        <w:p w14:paraId="6ABE47FA" w14:textId="652A54F1" w:rsidR="00497855" w:rsidRDefault="00497855">
          <w:pPr>
            <w:pStyle w:val="TOC"/>
          </w:pPr>
          <w:r>
            <w:t>내용</w:t>
          </w:r>
        </w:p>
        <w:p w14:paraId="352CFADA" w14:textId="5FF49EF4" w:rsidR="0026480C" w:rsidRDefault="00497855">
          <w:pPr>
            <w:pStyle w:val="11"/>
            <w:rPr>
              <w:ins w:id="26" w:author=" " w:date="2018-04-22T20:44:00Z"/>
              <w:noProof/>
              <w:szCs w:val="22"/>
            </w:rPr>
          </w:pPr>
          <w:r>
            <w:fldChar w:fldCharType="begin"/>
          </w:r>
          <w:r>
            <w:instrText xml:space="preserve"> TOC \o "1-3" \h \z \u </w:instrText>
          </w:r>
          <w:r>
            <w:fldChar w:fldCharType="separate"/>
          </w:r>
          <w:ins w:id="27" w:author=" " w:date="2018-04-22T20:44:00Z">
            <w:r w:rsidR="0026480C" w:rsidRPr="009C0620">
              <w:rPr>
                <w:rStyle w:val="a8"/>
                <w:noProof/>
              </w:rPr>
              <w:fldChar w:fldCharType="begin"/>
            </w:r>
            <w:r w:rsidR="0026480C" w:rsidRPr="009C0620">
              <w:rPr>
                <w:rStyle w:val="a8"/>
                <w:noProof/>
              </w:rPr>
              <w:instrText xml:space="preserve"> </w:instrText>
            </w:r>
            <w:r w:rsidR="0026480C">
              <w:rPr>
                <w:noProof/>
              </w:rPr>
              <w:instrText>HYPERLINK \l "_Toc512193173"</w:instrText>
            </w:r>
            <w:r w:rsidR="0026480C" w:rsidRPr="009C0620">
              <w:rPr>
                <w:rStyle w:val="a8"/>
                <w:noProof/>
              </w:rPr>
              <w:instrText xml:space="preserve"> </w:instrText>
            </w:r>
            <w:r w:rsidR="0026480C" w:rsidRPr="009C0620">
              <w:rPr>
                <w:rStyle w:val="a8"/>
                <w:noProof/>
              </w:rPr>
            </w:r>
            <w:r w:rsidR="0026480C" w:rsidRPr="009C0620">
              <w:rPr>
                <w:rStyle w:val="a8"/>
                <w:noProof/>
              </w:rPr>
              <w:fldChar w:fldCharType="separate"/>
            </w:r>
            <w:r w:rsidR="0026480C" w:rsidRPr="009C0620">
              <w:rPr>
                <w:rStyle w:val="a8"/>
                <w:noProof/>
              </w:rPr>
              <w:t>1. 개발 내용</w:t>
            </w:r>
            <w:r w:rsidR="0026480C">
              <w:rPr>
                <w:noProof/>
                <w:webHidden/>
              </w:rPr>
              <w:tab/>
            </w:r>
            <w:r w:rsidR="0026480C">
              <w:rPr>
                <w:noProof/>
                <w:webHidden/>
              </w:rPr>
              <w:fldChar w:fldCharType="begin"/>
            </w:r>
            <w:r w:rsidR="0026480C">
              <w:rPr>
                <w:noProof/>
                <w:webHidden/>
              </w:rPr>
              <w:instrText xml:space="preserve"> PAGEREF _Toc512193173 \h </w:instrText>
            </w:r>
            <w:r w:rsidR="0026480C">
              <w:rPr>
                <w:noProof/>
                <w:webHidden/>
              </w:rPr>
            </w:r>
          </w:ins>
          <w:r w:rsidR="0026480C">
            <w:rPr>
              <w:noProof/>
              <w:webHidden/>
            </w:rPr>
            <w:fldChar w:fldCharType="separate"/>
          </w:r>
          <w:ins w:id="28" w:author=" " w:date="2018-04-22T20:44:00Z">
            <w:r w:rsidR="0026480C">
              <w:rPr>
                <w:noProof/>
                <w:webHidden/>
              </w:rPr>
              <w:t>5</w:t>
            </w:r>
            <w:r w:rsidR="0026480C">
              <w:rPr>
                <w:noProof/>
                <w:webHidden/>
              </w:rPr>
              <w:fldChar w:fldCharType="end"/>
            </w:r>
            <w:r w:rsidR="0026480C" w:rsidRPr="009C0620">
              <w:rPr>
                <w:rStyle w:val="a8"/>
                <w:noProof/>
              </w:rPr>
              <w:fldChar w:fldCharType="end"/>
            </w:r>
          </w:ins>
        </w:p>
        <w:p w14:paraId="19A03B64" w14:textId="5AD8B714" w:rsidR="0026480C" w:rsidRDefault="0026480C">
          <w:pPr>
            <w:pStyle w:val="21"/>
            <w:tabs>
              <w:tab w:val="right" w:leader="dot" w:pos="9016"/>
            </w:tabs>
            <w:ind w:left="400"/>
            <w:rPr>
              <w:ins w:id="29" w:author=" " w:date="2018-04-22T20:44:00Z"/>
              <w:noProof/>
              <w:szCs w:val="22"/>
            </w:rPr>
          </w:pPr>
          <w:ins w:id="30" w:author=" " w:date="2018-04-22T20:44:00Z">
            <w:r w:rsidRPr="009C0620">
              <w:rPr>
                <w:rStyle w:val="a8"/>
                <w:noProof/>
              </w:rPr>
              <w:fldChar w:fldCharType="begin"/>
            </w:r>
            <w:r w:rsidRPr="009C0620">
              <w:rPr>
                <w:rStyle w:val="a8"/>
                <w:noProof/>
              </w:rPr>
              <w:instrText xml:space="preserve"> </w:instrText>
            </w:r>
            <w:r>
              <w:rPr>
                <w:noProof/>
              </w:rPr>
              <w:instrText>HYPERLINK \l "_Toc512193174"</w:instrText>
            </w:r>
            <w:r w:rsidRPr="009C0620">
              <w:rPr>
                <w:rStyle w:val="a8"/>
                <w:noProof/>
              </w:rPr>
              <w:instrText xml:space="preserve"> </w:instrText>
            </w:r>
            <w:r w:rsidRPr="009C0620">
              <w:rPr>
                <w:rStyle w:val="a8"/>
                <w:noProof/>
              </w:rPr>
            </w:r>
            <w:r w:rsidRPr="009C0620">
              <w:rPr>
                <w:rStyle w:val="a8"/>
                <w:noProof/>
              </w:rPr>
              <w:fldChar w:fldCharType="separate"/>
            </w:r>
            <w:r w:rsidRPr="009C0620">
              <w:rPr>
                <w:rStyle w:val="a8"/>
                <w:noProof/>
              </w:rPr>
              <w:t>1.1 개발 목표</w:t>
            </w:r>
            <w:r>
              <w:rPr>
                <w:noProof/>
                <w:webHidden/>
              </w:rPr>
              <w:tab/>
            </w:r>
            <w:r>
              <w:rPr>
                <w:noProof/>
                <w:webHidden/>
              </w:rPr>
              <w:fldChar w:fldCharType="begin"/>
            </w:r>
            <w:r>
              <w:rPr>
                <w:noProof/>
                <w:webHidden/>
              </w:rPr>
              <w:instrText xml:space="preserve"> PAGEREF _Toc512193174 \h </w:instrText>
            </w:r>
            <w:r>
              <w:rPr>
                <w:noProof/>
                <w:webHidden/>
              </w:rPr>
            </w:r>
          </w:ins>
          <w:r>
            <w:rPr>
              <w:noProof/>
              <w:webHidden/>
            </w:rPr>
            <w:fldChar w:fldCharType="separate"/>
          </w:r>
          <w:ins w:id="31" w:author=" " w:date="2018-04-22T20:44:00Z">
            <w:r>
              <w:rPr>
                <w:noProof/>
                <w:webHidden/>
              </w:rPr>
              <w:t>5</w:t>
            </w:r>
            <w:r>
              <w:rPr>
                <w:noProof/>
                <w:webHidden/>
              </w:rPr>
              <w:fldChar w:fldCharType="end"/>
            </w:r>
            <w:r w:rsidRPr="009C0620">
              <w:rPr>
                <w:rStyle w:val="a8"/>
                <w:noProof/>
              </w:rPr>
              <w:fldChar w:fldCharType="end"/>
            </w:r>
          </w:ins>
        </w:p>
        <w:p w14:paraId="33132CAB" w14:textId="447EB992" w:rsidR="0026480C" w:rsidRDefault="0026480C">
          <w:pPr>
            <w:pStyle w:val="21"/>
            <w:tabs>
              <w:tab w:val="right" w:leader="dot" w:pos="9016"/>
            </w:tabs>
            <w:ind w:left="400"/>
            <w:rPr>
              <w:ins w:id="32" w:author=" " w:date="2018-04-22T20:44:00Z"/>
              <w:noProof/>
              <w:szCs w:val="22"/>
            </w:rPr>
          </w:pPr>
          <w:ins w:id="33" w:author=" " w:date="2018-04-22T20:44:00Z">
            <w:r w:rsidRPr="009C0620">
              <w:rPr>
                <w:rStyle w:val="a8"/>
                <w:noProof/>
              </w:rPr>
              <w:fldChar w:fldCharType="begin"/>
            </w:r>
            <w:r w:rsidRPr="009C0620">
              <w:rPr>
                <w:rStyle w:val="a8"/>
                <w:noProof/>
              </w:rPr>
              <w:instrText xml:space="preserve"> </w:instrText>
            </w:r>
            <w:r>
              <w:rPr>
                <w:noProof/>
              </w:rPr>
              <w:instrText>HYPERLINK \l "_Toc512193175"</w:instrText>
            </w:r>
            <w:r w:rsidRPr="009C0620">
              <w:rPr>
                <w:rStyle w:val="a8"/>
                <w:noProof/>
              </w:rPr>
              <w:instrText xml:space="preserve"> </w:instrText>
            </w:r>
            <w:r w:rsidRPr="009C0620">
              <w:rPr>
                <w:rStyle w:val="a8"/>
                <w:noProof/>
              </w:rPr>
            </w:r>
            <w:r w:rsidRPr="009C0620">
              <w:rPr>
                <w:rStyle w:val="a8"/>
                <w:noProof/>
              </w:rPr>
              <w:fldChar w:fldCharType="separate"/>
            </w:r>
            <w:r w:rsidRPr="009C0620">
              <w:rPr>
                <w:rStyle w:val="a8"/>
                <w:noProof/>
              </w:rPr>
              <w:t>1.2 Use Cases</w:t>
            </w:r>
            <w:r>
              <w:rPr>
                <w:noProof/>
                <w:webHidden/>
              </w:rPr>
              <w:tab/>
            </w:r>
            <w:r>
              <w:rPr>
                <w:noProof/>
                <w:webHidden/>
              </w:rPr>
              <w:fldChar w:fldCharType="begin"/>
            </w:r>
            <w:r>
              <w:rPr>
                <w:noProof/>
                <w:webHidden/>
              </w:rPr>
              <w:instrText xml:space="preserve"> PAGEREF _Toc512193175 \h </w:instrText>
            </w:r>
            <w:r>
              <w:rPr>
                <w:noProof/>
                <w:webHidden/>
              </w:rPr>
            </w:r>
          </w:ins>
          <w:r>
            <w:rPr>
              <w:noProof/>
              <w:webHidden/>
            </w:rPr>
            <w:fldChar w:fldCharType="separate"/>
          </w:r>
          <w:ins w:id="34" w:author=" " w:date="2018-04-22T20:44:00Z">
            <w:r>
              <w:rPr>
                <w:noProof/>
                <w:webHidden/>
              </w:rPr>
              <w:t>6</w:t>
            </w:r>
            <w:r>
              <w:rPr>
                <w:noProof/>
                <w:webHidden/>
              </w:rPr>
              <w:fldChar w:fldCharType="end"/>
            </w:r>
            <w:r w:rsidRPr="009C0620">
              <w:rPr>
                <w:rStyle w:val="a8"/>
                <w:noProof/>
              </w:rPr>
              <w:fldChar w:fldCharType="end"/>
            </w:r>
          </w:ins>
        </w:p>
        <w:p w14:paraId="01A55E96" w14:textId="67E416F4" w:rsidR="0026480C" w:rsidRDefault="0026480C">
          <w:pPr>
            <w:pStyle w:val="21"/>
            <w:tabs>
              <w:tab w:val="right" w:leader="dot" w:pos="9016"/>
            </w:tabs>
            <w:ind w:left="400"/>
            <w:rPr>
              <w:ins w:id="35" w:author=" " w:date="2018-04-22T20:44:00Z"/>
              <w:noProof/>
              <w:szCs w:val="22"/>
            </w:rPr>
          </w:pPr>
          <w:ins w:id="36" w:author=" " w:date="2018-04-22T20:44:00Z">
            <w:r w:rsidRPr="009C0620">
              <w:rPr>
                <w:rStyle w:val="a8"/>
                <w:noProof/>
              </w:rPr>
              <w:fldChar w:fldCharType="begin"/>
            </w:r>
            <w:r w:rsidRPr="009C0620">
              <w:rPr>
                <w:rStyle w:val="a8"/>
                <w:noProof/>
              </w:rPr>
              <w:instrText xml:space="preserve"> </w:instrText>
            </w:r>
            <w:r>
              <w:rPr>
                <w:noProof/>
              </w:rPr>
              <w:instrText>HYPERLINK \l "_Toc512193176"</w:instrText>
            </w:r>
            <w:r w:rsidRPr="009C0620">
              <w:rPr>
                <w:rStyle w:val="a8"/>
                <w:noProof/>
              </w:rPr>
              <w:instrText xml:space="preserve"> </w:instrText>
            </w:r>
            <w:r w:rsidRPr="009C0620">
              <w:rPr>
                <w:rStyle w:val="a8"/>
                <w:noProof/>
              </w:rPr>
            </w:r>
            <w:r w:rsidRPr="009C0620">
              <w:rPr>
                <w:rStyle w:val="a8"/>
                <w:noProof/>
              </w:rPr>
              <w:fldChar w:fldCharType="separate"/>
            </w:r>
            <w:r w:rsidRPr="009C0620">
              <w:rPr>
                <w:rStyle w:val="a8"/>
                <w:noProof/>
              </w:rPr>
              <w:t>1.3 Features</w:t>
            </w:r>
            <w:r>
              <w:rPr>
                <w:noProof/>
                <w:webHidden/>
              </w:rPr>
              <w:tab/>
            </w:r>
            <w:r>
              <w:rPr>
                <w:noProof/>
                <w:webHidden/>
              </w:rPr>
              <w:fldChar w:fldCharType="begin"/>
            </w:r>
            <w:r>
              <w:rPr>
                <w:noProof/>
                <w:webHidden/>
              </w:rPr>
              <w:instrText xml:space="preserve"> PAGEREF _Toc512193176 \h </w:instrText>
            </w:r>
            <w:r>
              <w:rPr>
                <w:noProof/>
                <w:webHidden/>
              </w:rPr>
            </w:r>
          </w:ins>
          <w:r>
            <w:rPr>
              <w:noProof/>
              <w:webHidden/>
            </w:rPr>
            <w:fldChar w:fldCharType="separate"/>
          </w:r>
          <w:ins w:id="37" w:author=" " w:date="2018-04-22T20:44:00Z">
            <w:r>
              <w:rPr>
                <w:noProof/>
                <w:webHidden/>
              </w:rPr>
              <w:t>16</w:t>
            </w:r>
            <w:r>
              <w:rPr>
                <w:noProof/>
                <w:webHidden/>
              </w:rPr>
              <w:fldChar w:fldCharType="end"/>
            </w:r>
            <w:r w:rsidRPr="009C0620">
              <w:rPr>
                <w:rStyle w:val="a8"/>
                <w:noProof/>
              </w:rPr>
              <w:fldChar w:fldCharType="end"/>
            </w:r>
          </w:ins>
        </w:p>
        <w:p w14:paraId="402A5864" w14:textId="3FA096BD" w:rsidR="0026480C" w:rsidRDefault="0026480C">
          <w:pPr>
            <w:pStyle w:val="11"/>
            <w:rPr>
              <w:ins w:id="38" w:author=" " w:date="2018-04-22T20:44:00Z"/>
              <w:noProof/>
              <w:szCs w:val="22"/>
            </w:rPr>
          </w:pPr>
          <w:ins w:id="39" w:author=" " w:date="2018-04-22T20:44:00Z">
            <w:r w:rsidRPr="009C0620">
              <w:rPr>
                <w:rStyle w:val="a8"/>
                <w:noProof/>
              </w:rPr>
              <w:fldChar w:fldCharType="begin"/>
            </w:r>
            <w:r w:rsidRPr="009C0620">
              <w:rPr>
                <w:rStyle w:val="a8"/>
                <w:noProof/>
              </w:rPr>
              <w:instrText xml:space="preserve"> </w:instrText>
            </w:r>
            <w:r>
              <w:rPr>
                <w:noProof/>
              </w:rPr>
              <w:instrText>HYPERLINK \l "_Toc512193177"</w:instrText>
            </w:r>
            <w:r w:rsidRPr="009C0620">
              <w:rPr>
                <w:rStyle w:val="a8"/>
                <w:noProof/>
              </w:rPr>
              <w:instrText xml:space="preserve"> </w:instrText>
            </w:r>
            <w:r w:rsidRPr="009C0620">
              <w:rPr>
                <w:rStyle w:val="a8"/>
                <w:noProof/>
              </w:rPr>
            </w:r>
            <w:r w:rsidRPr="009C0620">
              <w:rPr>
                <w:rStyle w:val="a8"/>
                <w:noProof/>
              </w:rPr>
              <w:fldChar w:fldCharType="separate"/>
            </w:r>
            <w:r w:rsidRPr="009C0620">
              <w:rPr>
                <w:rStyle w:val="a8"/>
                <w:noProof/>
              </w:rPr>
              <w:t>2. 설계</w:t>
            </w:r>
            <w:r>
              <w:rPr>
                <w:noProof/>
                <w:webHidden/>
              </w:rPr>
              <w:tab/>
            </w:r>
            <w:r>
              <w:rPr>
                <w:noProof/>
                <w:webHidden/>
              </w:rPr>
              <w:fldChar w:fldCharType="begin"/>
            </w:r>
            <w:r>
              <w:rPr>
                <w:noProof/>
                <w:webHidden/>
              </w:rPr>
              <w:instrText xml:space="preserve"> PAGEREF _Toc512193177 \h </w:instrText>
            </w:r>
            <w:r>
              <w:rPr>
                <w:noProof/>
                <w:webHidden/>
              </w:rPr>
            </w:r>
          </w:ins>
          <w:r>
            <w:rPr>
              <w:noProof/>
              <w:webHidden/>
            </w:rPr>
            <w:fldChar w:fldCharType="separate"/>
          </w:r>
          <w:ins w:id="40" w:author=" " w:date="2018-04-22T20:44:00Z">
            <w:r>
              <w:rPr>
                <w:noProof/>
                <w:webHidden/>
              </w:rPr>
              <w:t>36</w:t>
            </w:r>
            <w:r>
              <w:rPr>
                <w:noProof/>
                <w:webHidden/>
              </w:rPr>
              <w:fldChar w:fldCharType="end"/>
            </w:r>
            <w:r w:rsidRPr="009C0620">
              <w:rPr>
                <w:rStyle w:val="a8"/>
                <w:noProof/>
              </w:rPr>
              <w:fldChar w:fldCharType="end"/>
            </w:r>
          </w:ins>
        </w:p>
        <w:p w14:paraId="338DBB23" w14:textId="3E1489DC" w:rsidR="0026480C" w:rsidRDefault="0026480C">
          <w:pPr>
            <w:pStyle w:val="21"/>
            <w:tabs>
              <w:tab w:val="right" w:leader="dot" w:pos="9016"/>
            </w:tabs>
            <w:ind w:left="400"/>
            <w:rPr>
              <w:ins w:id="41" w:author=" " w:date="2018-04-22T20:44:00Z"/>
              <w:noProof/>
              <w:szCs w:val="22"/>
            </w:rPr>
          </w:pPr>
          <w:ins w:id="42" w:author=" " w:date="2018-04-22T20:44:00Z">
            <w:r w:rsidRPr="009C0620">
              <w:rPr>
                <w:rStyle w:val="a8"/>
                <w:noProof/>
              </w:rPr>
              <w:fldChar w:fldCharType="begin"/>
            </w:r>
            <w:r w:rsidRPr="009C0620">
              <w:rPr>
                <w:rStyle w:val="a8"/>
                <w:noProof/>
              </w:rPr>
              <w:instrText xml:space="preserve"> </w:instrText>
            </w:r>
            <w:r>
              <w:rPr>
                <w:noProof/>
              </w:rPr>
              <w:instrText>HYPERLINK \l "_Toc512193178"</w:instrText>
            </w:r>
            <w:r w:rsidRPr="009C0620">
              <w:rPr>
                <w:rStyle w:val="a8"/>
                <w:noProof/>
              </w:rPr>
              <w:instrText xml:space="preserve"> </w:instrText>
            </w:r>
            <w:r w:rsidRPr="009C0620">
              <w:rPr>
                <w:rStyle w:val="a8"/>
                <w:noProof/>
              </w:rPr>
            </w:r>
            <w:r w:rsidRPr="009C0620">
              <w:rPr>
                <w:rStyle w:val="a8"/>
                <w:noProof/>
              </w:rPr>
              <w:fldChar w:fldCharType="separate"/>
            </w:r>
            <w:r w:rsidRPr="009C0620">
              <w:rPr>
                <w:rStyle w:val="a8"/>
                <w:noProof/>
              </w:rPr>
              <w:t>2.1 시스템 구조</w:t>
            </w:r>
            <w:r>
              <w:rPr>
                <w:noProof/>
                <w:webHidden/>
              </w:rPr>
              <w:tab/>
            </w:r>
            <w:r>
              <w:rPr>
                <w:noProof/>
                <w:webHidden/>
              </w:rPr>
              <w:fldChar w:fldCharType="begin"/>
            </w:r>
            <w:r>
              <w:rPr>
                <w:noProof/>
                <w:webHidden/>
              </w:rPr>
              <w:instrText xml:space="preserve"> PAGEREF _Toc512193178 \h </w:instrText>
            </w:r>
            <w:r>
              <w:rPr>
                <w:noProof/>
                <w:webHidden/>
              </w:rPr>
            </w:r>
          </w:ins>
          <w:r>
            <w:rPr>
              <w:noProof/>
              <w:webHidden/>
            </w:rPr>
            <w:fldChar w:fldCharType="separate"/>
          </w:r>
          <w:ins w:id="43" w:author=" " w:date="2018-04-22T20:44:00Z">
            <w:r>
              <w:rPr>
                <w:noProof/>
                <w:webHidden/>
              </w:rPr>
              <w:t>36</w:t>
            </w:r>
            <w:r>
              <w:rPr>
                <w:noProof/>
                <w:webHidden/>
              </w:rPr>
              <w:fldChar w:fldCharType="end"/>
            </w:r>
            <w:r w:rsidRPr="009C0620">
              <w:rPr>
                <w:rStyle w:val="a8"/>
                <w:noProof/>
              </w:rPr>
              <w:fldChar w:fldCharType="end"/>
            </w:r>
          </w:ins>
        </w:p>
        <w:p w14:paraId="5F51059B" w14:textId="211D9E9A" w:rsidR="0026480C" w:rsidRDefault="0026480C">
          <w:pPr>
            <w:pStyle w:val="31"/>
            <w:tabs>
              <w:tab w:val="right" w:leader="dot" w:pos="9016"/>
            </w:tabs>
            <w:ind w:left="800"/>
            <w:rPr>
              <w:ins w:id="44" w:author=" " w:date="2018-04-22T20:44:00Z"/>
              <w:noProof/>
              <w:szCs w:val="22"/>
            </w:rPr>
          </w:pPr>
          <w:ins w:id="45" w:author=" " w:date="2018-04-22T20:44:00Z">
            <w:r w:rsidRPr="009C0620">
              <w:rPr>
                <w:rStyle w:val="a8"/>
                <w:noProof/>
              </w:rPr>
              <w:fldChar w:fldCharType="begin"/>
            </w:r>
            <w:r w:rsidRPr="009C0620">
              <w:rPr>
                <w:rStyle w:val="a8"/>
                <w:noProof/>
              </w:rPr>
              <w:instrText xml:space="preserve"> </w:instrText>
            </w:r>
            <w:r>
              <w:rPr>
                <w:noProof/>
              </w:rPr>
              <w:instrText>HYPERLINK \l "_Toc512193179"</w:instrText>
            </w:r>
            <w:r w:rsidRPr="009C0620">
              <w:rPr>
                <w:rStyle w:val="a8"/>
                <w:noProof/>
              </w:rPr>
              <w:instrText xml:space="preserve"> </w:instrText>
            </w:r>
            <w:r w:rsidRPr="009C0620">
              <w:rPr>
                <w:rStyle w:val="a8"/>
                <w:noProof/>
              </w:rPr>
            </w:r>
            <w:r w:rsidRPr="009C0620">
              <w:rPr>
                <w:rStyle w:val="a8"/>
                <w:noProof/>
              </w:rPr>
              <w:fldChar w:fldCharType="separate"/>
            </w:r>
            <w:r w:rsidRPr="009C0620">
              <w:rPr>
                <w:rStyle w:val="a8"/>
                <w:noProof/>
              </w:rPr>
              <w:t>2.1.2 SW ARCHITECTURE</w:t>
            </w:r>
            <w:r>
              <w:rPr>
                <w:noProof/>
                <w:webHidden/>
              </w:rPr>
              <w:tab/>
            </w:r>
            <w:r>
              <w:rPr>
                <w:noProof/>
                <w:webHidden/>
              </w:rPr>
              <w:fldChar w:fldCharType="begin"/>
            </w:r>
            <w:r>
              <w:rPr>
                <w:noProof/>
                <w:webHidden/>
              </w:rPr>
              <w:instrText xml:space="preserve"> PAGEREF _Toc512193179 \h </w:instrText>
            </w:r>
            <w:r>
              <w:rPr>
                <w:noProof/>
                <w:webHidden/>
              </w:rPr>
            </w:r>
          </w:ins>
          <w:r>
            <w:rPr>
              <w:noProof/>
              <w:webHidden/>
            </w:rPr>
            <w:fldChar w:fldCharType="separate"/>
          </w:r>
          <w:ins w:id="46" w:author=" " w:date="2018-04-22T20:44:00Z">
            <w:r>
              <w:rPr>
                <w:noProof/>
                <w:webHidden/>
              </w:rPr>
              <w:t>38</w:t>
            </w:r>
            <w:r>
              <w:rPr>
                <w:noProof/>
                <w:webHidden/>
              </w:rPr>
              <w:fldChar w:fldCharType="end"/>
            </w:r>
            <w:r w:rsidRPr="009C0620">
              <w:rPr>
                <w:rStyle w:val="a8"/>
                <w:noProof/>
              </w:rPr>
              <w:fldChar w:fldCharType="end"/>
            </w:r>
          </w:ins>
        </w:p>
        <w:p w14:paraId="4250E79F" w14:textId="0FC4BFC4" w:rsidR="0026480C" w:rsidRDefault="0026480C">
          <w:pPr>
            <w:pStyle w:val="21"/>
            <w:tabs>
              <w:tab w:val="right" w:leader="dot" w:pos="9016"/>
            </w:tabs>
            <w:ind w:left="400"/>
            <w:rPr>
              <w:ins w:id="47" w:author=" " w:date="2018-04-22T20:44:00Z"/>
              <w:noProof/>
              <w:szCs w:val="22"/>
            </w:rPr>
          </w:pPr>
          <w:ins w:id="48" w:author=" " w:date="2018-04-22T20:44:00Z">
            <w:r w:rsidRPr="009C0620">
              <w:rPr>
                <w:rStyle w:val="a8"/>
                <w:noProof/>
              </w:rPr>
              <w:fldChar w:fldCharType="begin"/>
            </w:r>
            <w:r w:rsidRPr="009C0620">
              <w:rPr>
                <w:rStyle w:val="a8"/>
                <w:noProof/>
              </w:rPr>
              <w:instrText xml:space="preserve"> </w:instrText>
            </w:r>
            <w:r>
              <w:rPr>
                <w:noProof/>
              </w:rPr>
              <w:instrText>HYPERLINK \l "_Toc512193180"</w:instrText>
            </w:r>
            <w:r w:rsidRPr="009C0620">
              <w:rPr>
                <w:rStyle w:val="a8"/>
                <w:noProof/>
              </w:rPr>
              <w:instrText xml:space="preserve"> </w:instrText>
            </w:r>
            <w:r w:rsidRPr="009C0620">
              <w:rPr>
                <w:rStyle w:val="a8"/>
                <w:noProof/>
              </w:rPr>
            </w:r>
            <w:r w:rsidRPr="009C0620">
              <w:rPr>
                <w:rStyle w:val="a8"/>
                <w:noProof/>
              </w:rPr>
              <w:fldChar w:fldCharType="separate"/>
            </w:r>
            <w:r w:rsidRPr="009C0620">
              <w:rPr>
                <w:rStyle w:val="a8"/>
                <w:noProof/>
              </w:rPr>
              <w:t>2.2 Components</w:t>
            </w:r>
            <w:r>
              <w:rPr>
                <w:noProof/>
                <w:webHidden/>
              </w:rPr>
              <w:tab/>
            </w:r>
            <w:r>
              <w:rPr>
                <w:noProof/>
                <w:webHidden/>
              </w:rPr>
              <w:fldChar w:fldCharType="begin"/>
            </w:r>
            <w:r>
              <w:rPr>
                <w:noProof/>
                <w:webHidden/>
              </w:rPr>
              <w:instrText xml:space="preserve"> PAGEREF _Toc512193180 \h </w:instrText>
            </w:r>
            <w:r>
              <w:rPr>
                <w:noProof/>
                <w:webHidden/>
              </w:rPr>
            </w:r>
          </w:ins>
          <w:r>
            <w:rPr>
              <w:noProof/>
              <w:webHidden/>
            </w:rPr>
            <w:fldChar w:fldCharType="separate"/>
          </w:r>
          <w:ins w:id="49" w:author=" " w:date="2018-04-22T20:44:00Z">
            <w:r>
              <w:rPr>
                <w:noProof/>
                <w:webHidden/>
              </w:rPr>
              <w:t>39</w:t>
            </w:r>
            <w:r>
              <w:rPr>
                <w:noProof/>
                <w:webHidden/>
              </w:rPr>
              <w:fldChar w:fldCharType="end"/>
            </w:r>
            <w:r w:rsidRPr="009C0620">
              <w:rPr>
                <w:rStyle w:val="a8"/>
                <w:noProof/>
              </w:rPr>
              <w:fldChar w:fldCharType="end"/>
            </w:r>
          </w:ins>
        </w:p>
        <w:p w14:paraId="34D29036" w14:textId="4AF2A190" w:rsidR="0026480C" w:rsidRDefault="0026480C">
          <w:pPr>
            <w:pStyle w:val="21"/>
            <w:tabs>
              <w:tab w:val="right" w:leader="dot" w:pos="9016"/>
            </w:tabs>
            <w:ind w:left="400"/>
            <w:rPr>
              <w:ins w:id="50" w:author=" " w:date="2018-04-22T20:44:00Z"/>
              <w:noProof/>
              <w:szCs w:val="22"/>
            </w:rPr>
          </w:pPr>
          <w:ins w:id="51" w:author=" " w:date="2018-04-22T20:44:00Z">
            <w:r w:rsidRPr="009C0620">
              <w:rPr>
                <w:rStyle w:val="a8"/>
                <w:noProof/>
              </w:rPr>
              <w:fldChar w:fldCharType="begin"/>
            </w:r>
            <w:r w:rsidRPr="009C0620">
              <w:rPr>
                <w:rStyle w:val="a8"/>
                <w:noProof/>
              </w:rPr>
              <w:instrText xml:space="preserve"> </w:instrText>
            </w:r>
            <w:r>
              <w:rPr>
                <w:noProof/>
              </w:rPr>
              <w:instrText>HYPERLINK \l "_Toc512193181"</w:instrText>
            </w:r>
            <w:r w:rsidRPr="009C0620">
              <w:rPr>
                <w:rStyle w:val="a8"/>
                <w:noProof/>
              </w:rPr>
              <w:instrText xml:space="preserve"> </w:instrText>
            </w:r>
            <w:r w:rsidRPr="009C0620">
              <w:rPr>
                <w:rStyle w:val="a8"/>
                <w:noProof/>
              </w:rPr>
            </w:r>
            <w:r w:rsidRPr="009C0620">
              <w:rPr>
                <w:rStyle w:val="a8"/>
                <w:noProof/>
              </w:rPr>
              <w:fldChar w:fldCharType="separate"/>
            </w:r>
            <w:r w:rsidRPr="009C0620">
              <w:rPr>
                <w:rStyle w:val="a8"/>
                <w:noProof/>
              </w:rPr>
              <w:t>2.3 데이터 정의</w:t>
            </w:r>
            <w:r>
              <w:rPr>
                <w:noProof/>
                <w:webHidden/>
              </w:rPr>
              <w:tab/>
            </w:r>
            <w:r>
              <w:rPr>
                <w:noProof/>
                <w:webHidden/>
              </w:rPr>
              <w:fldChar w:fldCharType="begin"/>
            </w:r>
            <w:r>
              <w:rPr>
                <w:noProof/>
                <w:webHidden/>
              </w:rPr>
              <w:instrText xml:space="preserve"> PAGEREF _Toc512193181 \h </w:instrText>
            </w:r>
            <w:r>
              <w:rPr>
                <w:noProof/>
                <w:webHidden/>
              </w:rPr>
            </w:r>
          </w:ins>
          <w:r>
            <w:rPr>
              <w:noProof/>
              <w:webHidden/>
            </w:rPr>
            <w:fldChar w:fldCharType="separate"/>
          </w:r>
          <w:ins w:id="52" w:author=" " w:date="2018-04-22T20:44:00Z">
            <w:r>
              <w:rPr>
                <w:noProof/>
                <w:webHidden/>
              </w:rPr>
              <w:t>40</w:t>
            </w:r>
            <w:r>
              <w:rPr>
                <w:noProof/>
                <w:webHidden/>
              </w:rPr>
              <w:fldChar w:fldCharType="end"/>
            </w:r>
            <w:r w:rsidRPr="009C0620">
              <w:rPr>
                <w:rStyle w:val="a8"/>
                <w:noProof/>
              </w:rPr>
              <w:fldChar w:fldCharType="end"/>
            </w:r>
          </w:ins>
        </w:p>
        <w:p w14:paraId="0CF32C1B" w14:textId="48C206C0" w:rsidR="0026480C" w:rsidRDefault="0026480C">
          <w:pPr>
            <w:pStyle w:val="21"/>
            <w:tabs>
              <w:tab w:val="right" w:leader="dot" w:pos="9016"/>
            </w:tabs>
            <w:ind w:left="400"/>
            <w:rPr>
              <w:ins w:id="53" w:author=" " w:date="2018-04-22T20:44:00Z"/>
              <w:noProof/>
              <w:szCs w:val="22"/>
            </w:rPr>
          </w:pPr>
          <w:ins w:id="54" w:author=" " w:date="2018-04-22T20:44:00Z">
            <w:r w:rsidRPr="009C0620">
              <w:rPr>
                <w:rStyle w:val="a8"/>
                <w:noProof/>
              </w:rPr>
              <w:fldChar w:fldCharType="begin"/>
            </w:r>
            <w:r w:rsidRPr="009C0620">
              <w:rPr>
                <w:rStyle w:val="a8"/>
                <w:noProof/>
              </w:rPr>
              <w:instrText xml:space="preserve"> </w:instrText>
            </w:r>
            <w:r>
              <w:rPr>
                <w:noProof/>
              </w:rPr>
              <w:instrText>HYPERLINK \l "_Toc512193182"</w:instrText>
            </w:r>
            <w:r w:rsidRPr="009C0620">
              <w:rPr>
                <w:rStyle w:val="a8"/>
                <w:noProof/>
              </w:rPr>
              <w:instrText xml:space="preserve"> </w:instrText>
            </w:r>
            <w:r w:rsidRPr="009C0620">
              <w:rPr>
                <w:rStyle w:val="a8"/>
                <w:noProof/>
              </w:rPr>
            </w:r>
            <w:r w:rsidRPr="009C0620">
              <w:rPr>
                <w:rStyle w:val="a8"/>
                <w:noProof/>
              </w:rPr>
              <w:fldChar w:fldCharType="separate"/>
            </w:r>
            <w:r w:rsidRPr="009C0620">
              <w:rPr>
                <w:rStyle w:val="a8"/>
                <w:noProof/>
              </w:rPr>
              <w:t>2.4 API 및 Interface 정의</w:t>
            </w:r>
            <w:r>
              <w:rPr>
                <w:noProof/>
                <w:webHidden/>
              </w:rPr>
              <w:tab/>
            </w:r>
            <w:r>
              <w:rPr>
                <w:noProof/>
                <w:webHidden/>
              </w:rPr>
              <w:fldChar w:fldCharType="begin"/>
            </w:r>
            <w:r>
              <w:rPr>
                <w:noProof/>
                <w:webHidden/>
              </w:rPr>
              <w:instrText xml:space="preserve"> PAGEREF _Toc512193182 \h </w:instrText>
            </w:r>
            <w:r>
              <w:rPr>
                <w:noProof/>
                <w:webHidden/>
              </w:rPr>
            </w:r>
          </w:ins>
          <w:r>
            <w:rPr>
              <w:noProof/>
              <w:webHidden/>
            </w:rPr>
            <w:fldChar w:fldCharType="separate"/>
          </w:r>
          <w:ins w:id="55" w:author=" " w:date="2018-04-22T20:44:00Z">
            <w:r>
              <w:rPr>
                <w:noProof/>
                <w:webHidden/>
              </w:rPr>
              <w:t>43</w:t>
            </w:r>
            <w:r>
              <w:rPr>
                <w:noProof/>
                <w:webHidden/>
              </w:rPr>
              <w:fldChar w:fldCharType="end"/>
            </w:r>
            <w:r w:rsidRPr="009C0620">
              <w:rPr>
                <w:rStyle w:val="a8"/>
                <w:noProof/>
              </w:rPr>
              <w:fldChar w:fldCharType="end"/>
            </w:r>
          </w:ins>
        </w:p>
        <w:p w14:paraId="67EFBC08" w14:textId="62C03093" w:rsidR="0026480C" w:rsidRDefault="0026480C">
          <w:pPr>
            <w:pStyle w:val="31"/>
            <w:tabs>
              <w:tab w:val="right" w:leader="dot" w:pos="9016"/>
            </w:tabs>
            <w:ind w:left="800"/>
            <w:rPr>
              <w:ins w:id="56" w:author=" " w:date="2018-04-22T20:44:00Z"/>
              <w:noProof/>
              <w:szCs w:val="22"/>
            </w:rPr>
          </w:pPr>
          <w:ins w:id="57" w:author=" " w:date="2018-04-22T20:44:00Z">
            <w:r w:rsidRPr="009C0620">
              <w:rPr>
                <w:rStyle w:val="a8"/>
                <w:noProof/>
              </w:rPr>
              <w:fldChar w:fldCharType="begin"/>
            </w:r>
            <w:r w:rsidRPr="009C0620">
              <w:rPr>
                <w:rStyle w:val="a8"/>
                <w:noProof/>
              </w:rPr>
              <w:instrText xml:space="preserve"> </w:instrText>
            </w:r>
            <w:r>
              <w:rPr>
                <w:noProof/>
              </w:rPr>
              <w:instrText>HYPERLINK \l "_Toc512193183"</w:instrText>
            </w:r>
            <w:r w:rsidRPr="009C0620">
              <w:rPr>
                <w:rStyle w:val="a8"/>
                <w:noProof/>
              </w:rPr>
              <w:instrText xml:space="preserve"> </w:instrText>
            </w:r>
            <w:r w:rsidRPr="009C0620">
              <w:rPr>
                <w:rStyle w:val="a8"/>
                <w:noProof/>
              </w:rPr>
            </w:r>
            <w:r w:rsidRPr="009C0620">
              <w:rPr>
                <w:rStyle w:val="a8"/>
                <w:noProof/>
              </w:rPr>
              <w:fldChar w:fldCharType="separate"/>
            </w:r>
            <w:r w:rsidRPr="009C0620">
              <w:rPr>
                <w:rStyle w:val="a8"/>
                <w:noProof/>
              </w:rPr>
              <w:t>2.4.1 외부 API</w:t>
            </w:r>
            <w:r>
              <w:rPr>
                <w:noProof/>
                <w:webHidden/>
              </w:rPr>
              <w:tab/>
            </w:r>
            <w:r>
              <w:rPr>
                <w:noProof/>
                <w:webHidden/>
              </w:rPr>
              <w:fldChar w:fldCharType="begin"/>
            </w:r>
            <w:r>
              <w:rPr>
                <w:noProof/>
                <w:webHidden/>
              </w:rPr>
              <w:instrText xml:space="preserve"> PAGEREF _Toc512193183 \h </w:instrText>
            </w:r>
            <w:r>
              <w:rPr>
                <w:noProof/>
                <w:webHidden/>
              </w:rPr>
            </w:r>
          </w:ins>
          <w:r>
            <w:rPr>
              <w:noProof/>
              <w:webHidden/>
            </w:rPr>
            <w:fldChar w:fldCharType="separate"/>
          </w:r>
          <w:ins w:id="58" w:author=" " w:date="2018-04-22T20:44:00Z">
            <w:r>
              <w:rPr>
                <w:noProof/>
                <w:webHidden/>
              </w:rPr>
              <w:t>43</w:t>
            </w:r>
            <w:r>
              <w:rPr>
                <w:noProof/>
                <w:webHidden/>
              </w:rPr>
              <w:fldChar w:fldCharType="end"/>
            </w:r>
            <w:r w:rsidRPr="009C0620">
              <w:rPr>
                <w:rStyle w:val="a8"/>
                <w:noProof/>
              </w:rPr>
              <w:fldChar w:fldCharType="end"/>
            </w:r>
          </w:ins>
        </w:p>
        <w:p w14:paraId="730D6FE5" w14:textId="19CD0C9D" w:rsidR="0026480C" w:rsidRDefault="0026480C">
          <w:pPr>
            <w:pStyle w:val="31"/>
            <w:tabs>
              <w:tab w:val="right" w:leader="dot" w:pos="9016"/>
            </w:tabs>
            <w:ind w:left="800"/>
            <w:rPr>
              <w:ins w:id="59" w:author=" " w:date="2018-04-22T20:44:00Z"/>
              <w:noProof/>
              <w:szCs w:val="22"/>
            </w:rPr>
          </w:pPr>
          <w:ins w:id="60" w:author=" " w:date="2018-04-22T20:44:00Z">
            <w:r w:rsidRPr="009C0620">
              <w:rPr>
                <w:rStyle w:val="a8"/>
                <w:noProof/>
              </w:rPr>
              <w:fldChar w:fldCharType="begin"/>
            </w:r>
            <w:r w:rsidRPr="009C0620">
              <w:rPr>
                <w:rStyle w:val="a8"/>
                <w:noProof/>
              </w:rPr>
              <w:instrText xml:space="preserve"> </w:instrText>
            </w:r>
            <w:r>
              <w:rPr>
                <w:noProof/>
              </w:rPr>
              <w:instrText>HYPERLINK \l "_Toc512193184"</w:instrText>
            </w:r>
            <w:r w:rsidRPr="009C0620">
              <w:rPr>
                <w:rStyle w:val="a8"/>
                <w:noProof/>
              </w:rPr>
              <w:instrText xml:space="preserve"> </w:instrText>
            </w:r>
            <w:r w:rsidRPr="009C0620">
              <w:rPr>
                <w:rStyle w:val="a8"/>
                <w:noProof/>
              </w:rPr>
            </w:r>
            <w:r w:rsidRPr="009C0620">
              <w:rPr>
                <w:rStyle w:val="a8"/>
                <w:noProof/>
              </w:rPr>
              <w:fldChar w:fldCharType="separate"/>
            </w:r>
            <w:r w:rsidRPr="009C0620">
              <w:rPr>
                <w:rStyle w:val="a8"/>
                <w:noProof/>
              </w:rPr>
              <w:t>2.4.2 Restful API</w:t>
            </w:r>
            <w:r>
              <w:rPr>
                <w:noProof/>
                <w:webHidden/>
              </w:rPr>
              <w:tab/>
            </w:r>
            <w:r>
              <w:rPr>
                <w:noProof/>
                <w:webHidden/>
              </w:rPr>
              <w:fldChar w:fldCharType="begin"/>
            </w:r>
            <w:r>
              <w:rPr>
                <w:noProof/>
                <w:webHidden/>
              </w:rPr>
              <w:instrText xml:space="preserve"> PAGEREF _Toc512193184 \h </w:instrText>
            </w:r>
            <w:r>
              <w:rPr>
                <w:noProof/>
                <w:webHidden/>
              </w:rPr>
            </w:r>
          </w:ins>
          <w:r>
            <w:rPr>
              <w:noProof/>
              <w:webHidden/>
            </w:rPr>
            <w:fldChar w:fldCharType="separate"/>
          </w:r>
          <w:ins w:id="61" w:author=" " w:date="2018-04-22T20:44:00Z">
            <w:r>
              <w:rPr>
                <w:noProof/>
                <w:webHidden/>
              </w:rPr>
              <w:t>43</w:t>
            </w:r>
            <w:r>
              <w:rPr>
                <w:noProof/>
                <w:webHidden/>
              </w:rPr>
              <w:fldChar w:fldCharType="end"/>
            </w:r>
            <w:r w:rsidRPr="009C0620">
              <w:rPr>
                <w:rStyle w:val="a8"/>
                <w:noProof/>
              </w:rPr>
              <w:fldChar w:fldCharType="end"/>
            </w:r>
          </w:ins>
        </w:p>
        <w:p w14:paraId="658AA118" w14:textId="16561F3E" w:rsidR="0026480C" w:rsidRDefault="0026480C">
          <w:pPr>
            <w:pStyle w:val="11"/>
            <w:rPr>
              <w:ins w:id="62" w:author=" " w:date="2018-04-22T20:44:00Z"/>
              <w:noProof/>
              <w:szCs w:val="22"/>
            </w:rPr>
          </w:pPr>
          <w:ins w:id="63" w:author=" " w:date="2018-04-22T20:44:00Z">
            <w:r w:rsidRPr="009C0620">
              <w:rPr>
                <w:rStyle w:val="a8"/>
                <w:noProof/>
              </w:rPr>
              <w:fldChar w:fldCharType="begin"/>
            </w:r>
            <w:r w:rsidRPr="009C0620">
              <w:rPr>
                <w:rStyle w:val="a8"/>
                <w:noProof/>
              </w:rPr>
              <w:instrText xml:space="preserve"> </w:instrText>
            </w:r>
            <w:r>
              <w:rPr>
                <w:noProof/>
              </w:rPr>
              <w:instrText>HYPERLINK \l "_Toc512193185"</w:instrText>
            </w:r>
            <w:r w:rsidRPr="009C0620">
              <w:rPr>
                <w:rStyle w:val="a8"/>
                <w:noProof/>
              </w:rPr>
              <w:instrText xml:space="preserve"> </w:instrText>
            </w:r>
            <w:r w:rsidRPr="009C0620">
              <w:rPr>
                <w:rStyle w:val="a8"/>
                <w:noProof/>
              </w:rPr>
            </w:r>
            <w:r w:rsidRPr="009C0620">
              <w:rPr>
                <w:rStyle w:val="a8"/>
                <w:noProof/>
              </w:rPr>
              <w:fldChar w:fldCharType="separate"/>
            </w:r>
            <w:r w:rsidRPr="009C0620">
              <w:rPr>
                <w:rStyle w:val="a8"/>
                <w:noProof/>
              </w:rPr>
              <w:t>3. 수행 계획</w:t>
            </w:r>
            <w:r>
              <w:rPr>
                <w:noProof/>
                <w:webHidden/>
              </w:rPr>
              <w:tab/>
            </w:r>
            <w:r>
              <w:rPr>
                <w:noProof/>
                <w:webHidden/>
              </w:rPr>
              <w:fldChar w:fldCharType="begin"/>
            </w:r>
            <w:r>
              <w:rPr>
                <w:noProof/>
                <w:webHidden/>
              </w:rPr>
              <w:instrText xml:space="preserve"> PAGEREF _Toc512193185 \h </w:instrText>
            </w:r>
            <w:r>
              <w:rPr>
                <w:noProof/>
                <w:webHidden/>
              </w:rPr>
            </w:r>
          </w:ins>
          <w:r>
            <w:rPr>
              <w:noProof/>
              <w:webHidden/>
            </w:rPr>
            <w:fldChar w:fldCharType="separate"/>
          </w:r>
          <w:ins w:id="64" w:author=" " w:date="2018-04-22T20:44:00Z">
            <w:r>
              <w:rPr>
                <w:noProof/>
                <w:webHidden/>
              </w:rPr>
              <w:t>46</w:t>
            </w:r>
            <w:r>
              <w:rPr>
                <w:noProof/>
                <w:webHidden/>
              </w:rPr>
              <w:fldChar w:fldCharType="end"/>
            </w:r>
            <w:r w:rsidRPr="009C0620">
              <w:rPr>
                <w:rStyle w:val="a8"/>
                <w:noProof/>
              </w:rPr>
              <w:fldChar w:fldCharType="end"/>
            </w:r>
          </w:ins>
        </w:p>
        <w:p w14:paraId="12530E22" w14:textId="3C338E2D" w:rsidR="0026480C" w:rsidRDefault="0026480C">
          <w:pPr>
            <w:pStyle w:val="21"/>
            <w:tabs>
              <w:tab w:val="right" w:leader="dot" w:pos="9016"/>
            </w:tabs>
            <w:ind w:left="400"/>
            <w:rPr>
              <w:ins w:id="65" w:author=" " w:date="2018-04-22T20:44:00Z"/>
              <w:noProof/>
              <w:szCs w:val="22"/>
            </w:rPr>
          </w:pPr>
          <w:ins w:id="66" w:author=" " w:date="2018-04-22T20:44:00Z">
            <w:r w:rsidRPr="009C0620">
              <w:rPr>
                <w:rStyle w:val="a8"/>
                <w:noProof/>
              </w:rPr>
              <w:fldChar w:fldCharType="begin"/>
            </w:r>
            <w:r w:rsidRPr="009C0620">
              <w:rPr>
                <w:rStyle w:val="a8"/>
                <w:noProof/>
              </w:rPr>
              <w:instrText xml:space="preserve"> </w:instrText>
            </w:r>
            <w:r>
              <w:rPr>
                <w:noProof/>
              </w:rPr>
              <w:instrText>HYPERLINK \l "_Toc512193186"</w:instrText>
            </w:r>
            <w:r w:rsidRPr="009C0620">
              <w:rPr>
                <w:rStyle w:val="a8"/>
                <w:noProof/>
              </w:rPr>
              <w:instrText xml:space="preserve"> </w:instrText>
            </w:r>
            <w:r w:rsidRPr="009C0620">
              <w:rPr>
                <w:rStyle w:val="a8"/>
                <w:noProof/>
              </w:rPr>
            </w:r>
            <w:r w:rsidRPr="009C0620">
              <w:rPr>
                <w:rStyle w:val="a8"/>
                <w:noProof/>
              </w:rPr>
              <w:fldChar w:fldCharType="separate"/>
            </w:r>
            <w:r w:rsidRPr="009C0620">
              <w:rPr>
                <w:rStyle w:val="a8"/>
                <w:noProof/>
              </w:rPr>
              <w:t>3.1 개발환경</w:t>
            </w:r>
            <w:r>
              <w:rPr>
                <w:noProof/>
                <w:webHidden/>
              </w:rPr>
              <w:tab/>
            </w:r>
            <w:r>
              <w:rPr>
                <w:noProof/>
                <w:webHidden/>
              </w:rPr>
              <w:fldChar w:fldCharType="begin"/>
            </w:r>
            <w:r>
              <w:rPr>
                <w:noProof/>
                <w:webHidden/>
              </w:rPr>
              <w:instrText xml:space="preserve"> PAGEREF _Toc512193186 \h </w:instrText>
            </w:r>
            <w:r>
              <w:rPr>
                <w:noProof/>
                <w:webHidden/>
              </w:rPr>
            </w:r>
          </w:ins>
          <w:r>
            <w:rPr>
              <w:noProof/>
              <w:webHidden/>
            </w:rPr>
            <w:fldChar w:fldCharType="separate"/>
          </w:r>
          <w:ins w:id="67" w:author=" " w:date="2018-04-22T20:44:00Z">
            <w:r>
              <w:rPr>
                <w:noProof/>
                <w:webHidden/>
              </w:rPr>
              <w:t>46</w:t>
            </w:r>
            <w:r>
              <w:rPr>
                <w:noProof/>
                <w:webHidden/>
              </w:rPr>
              <w:fldChar w:fldCharType="end"/>
            </w:r>
            <w:r w:rsidRPr="009C0620">
              <w:rPr>
                <w:rStyle w:val="a8"/>
                <w:noProof/>
              </w:rPr>
              <w:fldChar w:fldCharType="end"/>
            </w:r>
          </w:ins>
        </w:p>
        <w:p w14:paraId="1751DDDC" w14:textId="278C37B8" w:rsidR="0026480C" w:rsidRDefault="0026480C">
          <w:pPr>
            <w:pStyle w:val="21"/>
            <w:tabs>
              <w:tab w:val="right" w:leader="dot" w:pos="9016"/>
            </w:tabs>
            <w:ind w:left="400"/>
            <w:rPr>
              <w:ins w:id="68" w:author=" " w:date="2018-04-22T20:44:00Z"/>
              <w:noProof/>
              <w:szCs w:val="22"/>
            </w:rPr>
          </w:pPr>
          <w:ins w:id="69" w:author=" " w:date="2018-04-22T20:44:00Z">
            <w:r w:rsidRPr="009C0620">
              <w:rPr>
                <w:rStyle w:val="a8"/>
                <w:noProof/>
              </w:rPr>
              <w:fldChar w:fldCharType="begin"/>
            </w:r>
            <w:r w:rsidRPr="009C0620">
              <w:rPr>
                <w:rStyle w:val="a8"/>
                <w:noProof/>
              </w:rPr>
              <w:instrText xml:space="preserve"> </w:instrText>
            </w:r>
            <w:r>
              <w:rPr>
                <w:noProof/>
              </w:rPr>
              <w:instrText>HYPERLINK \l "_Toc512193187"</w:instrText>
            </w:r>
            <w:r w:rsidRPr="009C0620">
              <w:rPr>
                <w:rStyle w:val="a8"/>
                <w:noProof/>
              </w:rPr>
              <w:instrText xml:space="preserve"> </w:instrText>
            </w:r>
            <w:r w:rsidRPr="009C0620">
              <w:rPr>
                <w:rStyle w:val="a8"/>
                <w:noProof/>
              </w:rPr>
            </w:r>
            <w:r w:rsidRPr="009C0620">
              <w:rPr>
                <w:rStyle w:val="a8"/>
                <w:noProof/>
              </w:rPr>
              <w:fldChar w:fldCharType="separate"/>
            </w:r>
            <w:r w:rsidRPr="009C0620">
              <w:rPr>
                <w:rStyle w:val="a8"/>
                <w:noProof/>
              </w:rPr>
              <w:t>3.2 리스크 분석</w:t>
            </w:r>
            <w:r>
              <w:rPr>
                <w:noProof/>
                <w:webHidden/>
              </w:rPr>
              <w:tab/>
            </w:r>
            <w:r>
              <w:rPr>
                <w:noProof/>
                <w:webHidden/>
              </w:rPr>
              <w:fldChar w:fldCharType="begin"/>
            </w:r>
            <w:r>
              <w:rPr>
                <w:noProof/>
                <w:webHidden/>
              </w:rPr>
              <w:instrText xml:space="preserve"> PAGEREF _Toc512193187 \h </w:instrText>
            </w:r>
            <w:r>
              <w:rPr>
                <w:noProof/>
                <w:webHidden/>
              </w:rPr>
            </w:r>
          </w:ins>
          <w:r>
            <w:rPr>
              <w:noProof/>
              <w:webHidden/>
            </w:rPr>
            <w:fldChar w:fldCharType="separate"/>
          </w:r>
          <w:ins w:id="70" w:author=" " w:date="2018-04-22T20:44:00Z">
            <w:r>
              <w:rPr>
                <w:noProof/>
                <w:webHidden/>
              </w:rPr>
              <w:t>47</w:t>
            </w:r>
            <w:r>
              <w:rPr>
                <w:noProof/>
                <w:webHidden/>
              </w:rPr>
              <w:fldChar w:fldCharType="end"/>
            </w:r>
            <w:r w:rsidRPr="009C0620">
              <w:rPr>
                <w:rStyle w:val="a8"/>
                <w:noProof/>
              </w:rPr>
              <w:fldChar w:fldCharType="end"/>
            </w:r>
          </w:ins>
        </w:p>
        <w:p w14:paraId="3AB8FA8B" w14:textId="26254B65" w:rsidR="0026480C" w:rsidRDefault="0026480C">
          <w:pPr>
            <w:pStyle w:val="21"/>
            <w:tabs>
              <w:tab w:val="right" w:leader="dot" w:pos="9016"/>
            </w:tabs>
            <w:ind w:left="400"/>
            <w:rPr>
              <w:ins w:id="71" w:author=" " w:date="2018-04-22T20:44:00Z"/>
              <w:noProof/>
              <w:szCs w:val="22"/>
            </w:rPr>
          </w:pPr>
          <w:ins w:id="72" w:author=" " w:date="2018-04-22T20:44:00Z">
            <w:r w:rsidRPr="009C0620">
              <w:rPr>
                <w:rStyle w:val="a8"/>
                <w:noProof/>
              </w:rPr>
              <w:fldChar w:fldCharType="begin"/>
            </w:r>
            <w:r w:rsidRPr="009C0620">
              <w:rPr>
                <w:rStyle w:val="a8"/>
                <w:noProof/>
              </w:rPr>
              <w:instrText xml:space="preserve"> </w:instrText>
            </w:r>
            <w:r>
              <w:rPr>
                <w:noProof/>
              </w:rPr>
              <w:instrText>HYPERLINK \l "_Toc512193188"</w:instrText>
            </w:r>
            <w:r w:rsidRPr="009C0620">
              <w:rPr>
                <w:rStyle w:val="a8"/>
                <w:noProof/>
              </w:rPr>
              <w:instrText xml:space="preserve"> </w:instrText>
            </w:r>
            <w:r w:rsidRPr="009C0620">
              <w:rPr>
                <w:rStyle w:val="a8"/>
                <w:noProof/>
              </w:rPr>
            </w:r>
            <w:r w:rsidRPr="009C0620">
              <w:rPr>
                <w:rStyle w:val="a8"/>
                <w:noProof/>
              </w:rPr>
              <w:fldChar w:fldCharType="separate"/>
            </w:r>
            <w:r w:rsidRPr="009C0620">
              <w:rPr>
                <w:rStyle w:val="a8"/>
                <w:noProof/>
              </w:rPr>
              <w:t>3.3 개발 일정</w:t>
            </w:r>
            <w:r>
              <w:rPr>
                <w:noProof/>
                <w:webHidden/>
              </w:rPr>
              <w:tab/>
            </w:r>
            <w:r>
              <w:rPr>
                <w:noProof/>
                <w:webHidden/>
              </w:rPr>
              <w:fldChar w:fldCharType="begin"/>
            </w:r>
            <w:r>
              <w:rPr>
                <w:noProof/>
                <w:webHidden/>
              </w:rPr>
              <w:instrText xml:space="preserve"> PAGEREF _Toc512193188 \h </w:instrText>
            </w:r>
            <w:r>
              <w:rPr>
                <w:noProof/>
                <w:webHidden/>
              </w:rPr>
            </w:r>
          </w:ins>
          <w:r>
            <w:rPr>
              <w:noProof/>
              <w:webHidden/>
            </w:rPr>
            <w:fldChar w:fldCharType="separate"/>
          </w:r>
          <w:ins w:id="73" w:author=" " w:date="2018-04-22T20:44:00Z">
            <w:r>
              <w:rPr>
                <w:noProof/>
                <w:webHidden/>
              </w:rPr>
              <w:t>48</w:t>
            </w:r>
            <w:r>
              <w:rPr>
                <w:noProof/>
                <w:webHidden/>
              </w:rPr>
              <w:fldChar w:fldCharType="end"/>
            </w:r>
            <w:r w:rsidRPr="009C0620">
              <w:rPr>
                <w:rStyle w:val="a8"/>
                <w:noProof/>
              </w:rPr>
              <w:fldChar w:fldCharType="end"/>
            </w:r>
          </w:ins>
        </w:p>
        <w:p w14:paraId="6570741F" w14:textId="25DB837B" w:rsidR="0026480C" w:rsidRDefault="0026480C">
          <w:pPr>
            <w:pStyle w:val="21"/>
            <w:tabs>
              <w:tab w:val="right" w:leader="dot" w:pos="9016"/>
            </w:tabs>
            <w:ind w:left="400"/>
            <w:rPr>
              <w:ins w:id="74" w:author=" " w:date="2018-04-22T20:44:00Z"/>
              <w:noProof/>
              <w:szCs w:val="22"/>
            </w:rPr>
          </w:pPr>
          <w:ins w:id="75" w:author=" " w:date="2018-04-22T20:44:00Z">
            <w:r w:rsidRPr="009C0620">
              <w:rPr>
                <w:rStyle w:val="a8"/>
                <w:noProof/>
              </w:rPr>
              <w:fldChar w:fldCharType="begin"/>
            </w:r>
            <w:r w:rsidRPr="009C0620">
              <w:rPr>
                <w:rStyle w:val="a8"/>
                <w:noProof/>
              </w:rPr>
              <w:instrText xml:space="preserve"> </w:instrText>
            </w:r>
            <w:r>
              <w:rPr>
                <w:noProof/>
              </w:rPr>
              <w:instrText>HYPERLINK \l "_Toc512193189"</w:instrText>
            </w:r>
            <w:r w:rsidRPr="009C0620">
              <w:rPr>
                <w:rStyle w:val="a8"/>
                <w:noProof/>
              </w:rPr>
              <w:instrText xml:space="preserve"> </w:instrText>
            </w:r>
            <w:r w:rsidRPr="009C0620">
              <w:rPr>
                <w:rStyle w:val="a8"/>
                <w:noProof/>
              </w:rPr>
            </w:r>
            <w:r w:rsidRPr="009C0620">
              <w:rPr>
                <w:rStyle w:val="a8"/>
                <w:noProof/>
              </w:rPr>
              <w:fldChar w:fldCharType="separate"/>
            </w:r>
            <w:r w:rsidRPr="009C0620">
              <w:rPr>
                <w:rStyle w:val="a8"/>
                <w:noProof/>
              </w:rPr>
              <w:t>3.4 비용 분석</w:t>
            </w:r>
            <w:r>
              <w:rPr>
                <w:noProof/>
                <w:webHidden/>
              </w:rPr>
              <w:tab/>
            </w:r>
            <w:r>
              <w:rPr>
                <w:noProof/>
                <w:webHidden/>
              </w:rPr>
              <w:fldChar w:fldCharType="begin"/>
            </w:r>
            <w:r>
              <w:rPr>
                <w:noProof/>
                <w:webHidden/>
              </w:rPr>
              <w:instrText xml:space="preserve"> PAGEREF _Toc512193189 \h </w:instrText>
            </w:r>
            <w:r>
              <w:rPr>
                <w:noProof/>
                <w:webHidden/>
              </w:rPr>
            </w:r>
          </w:ins>
          <w:r>
            <w:rPr>
              <w:noProof/>
              <w:webHidden/>
            </w:rPr>
            <w:fldChar w:fldCharType="separate"/>
          </w:r>
          <w:ins w:id="76" w:author=" " w:date="2018-04-22T20:44:00Z">
            <w:r>
              <w:rPr>
                <w:noProof/>
                <w:webHidden/>
              </w:rPr>
              <w:t>50</w:t>
            </w:r>
            <w:r>
              <w:rPr>
                <w:noProof/>
                <w:webHidden/>
              </w:rPr>
              <w:fldChar w:fldCharType="end"/>
            </w:r>
            <w:r w:rsidRPr="009C0620">
              <w:rPr>
                <w:rStyle w:val="a8"/>
                <w:noProof/>
              </w:rPr>
              <w:fldChar w:fldCharType="end"/>
            </w:r>
          </w:ins>
        </w:p>
        <w:p w14:paraId="2623A9FF" w14:textId="36D5EDE3" w:rsidR="0026480C" w:rsidRDefault="0026480C">
          <w:pPr>
            <w:pStyle w:val="21"/>
            <w:tabs>
              <w:tab w:val="right" w:leader="dot" w:pos="9016"/>
            </w:tabs>
            <w:ind w:left="400"/>
            <w:rPr>
              <w:ins w:id="77" w:author=" " w:date="2018-04-22T20:44:00Z"/>
              <w:noProof/>
              <w:szCs w:val="22"/>
            </w:rPr>
          </w:pPr>
          <w:ins w:id="78" w:author=" " w:date="2018-04-22T20:44:00Z">
            <w:r w:rsidRPr="009C0620">
              <w:rPr>
                <w:rStyle w:val="a8"/>
                <w:noProof/>
              </w:rPr>
              <w:fldChar w:fldCharType="begin"/>
            </w:r>
            <w:r w:rsidRPr="009C0620">
              <w:rPr>
                <w:rStyle w:val="a8"/>
                <w:noProof/>
              </w:rPr>
              <w:instrText xml:space="preserve"> </w:instrText>
            </w:r>
            <w:r>
              <w:rPr>
                <w:noProof/>
              </w:rPr>
              <w:instrText>HYPERLINK \l "_Toc512193190"</w:instrText>
            </w:r>
            <w:r w:rsidRPr="009C0620">
              <w:rPr>
                <w:rStyle w:val="a8"/>
                <w:noProof/>
              </w:rPr>
              <w:instrText xml:space="preserve"> </w:instrText>
            </w:r>
            <w:r w:rsidRPr="009C0620">
              <w:rPr>
                <w:rStyle w:val="a8"/>
                <w:noProof/>
              </w:rPr>
            </w:r>
            <w:r w:rsidRPr="009C0620">
              <w:rPr>
                <w:rStyle w:val="a8"/>
                <w:noProof/>
              </w:rPr>
              <w:fldChar w:fldCharType="separate"/>
            </w:r>
            <w:r w:rsidRPr="009C0620">
              <w:rPr>
                <w:rStyle w:val="a8"/>
                <w:noProof/>
              </w:rPr>
              <w:t>3.5 업무분장 계획</w:t>
            </w:r>
            <w:r>
              <w:rPr>
                <w:noProof/>
                <w:webHidden/>
              </w:rPr>
              <w:tab/>
            </w:r>
            <w:r>
              <w:rPr>
                <w:noProof/>
                <w:webHidden/>
              </w:rPr>
              <w:fldChar w:fldCharType="begin"/>
            </w:r>
            <w:r>
              <w:rPr>
                <w:noProof/>
                <w:webHidden/>
              </w:rPr>
              <w:instrText xml:space="preserve"> PAGEREF _Toc512193190 \h </w:instrText>
            </w:r>
            <w:r>
              <w:rPr>
                <w:noProof/>
                <w:webHidden/>
              </w:rPr>
            </w:r>
          </w:ins>
          <w:r>
            <w:rPr>
              <w:noProof/>
              <w:webHidden/>
            </w:rPr>
            <w:fldChar w:fldCharType="separate"/>
          </w:r>
          <w:ins w:id="79" w:author=" " w:date="2018-04-22T20:44:00Z">
            <w:r>
              <w:rPr>
                <w:noProof/>
                <w:webHidden/>
              </w:rPr>
              <w:t>50</w:t>
            </w:r>
            <w:r>
              <w:rPr>
                <w:noProof/>
                <w:webHidden/>
              </w:rPr>
              <w:fldChar w:fldCharType="end"/>
            </w:r>
            <w:r w:rsidRPr="009C0620">
              <w:rPr>
                <w:rStyle w:val="a8"/>
                <w:noProof/>
              </w:rPr>
              <w:fldChar w:fldCharType="end"/>
            </w:r>
          </w:ins>
        </w:p>
        <w:p w14:paraId="413D6238" w14:textId="1F7538AC" w:rsidR="0026480C" w:rsidRDefault="0026480C">
          <w:pPr>
            <w:pStyle w:val="31"/>
            <w:tabs>
              <w:tab w:val="right" w:leader="dot" w:pos="9016"/>
            </w:tabs>
            <w:ind w:left="800"/>
            <w:rPr>
              <w:ins w:id="80" w:author=" " w:date="2018-04-22T20:44:00Z"/>
              <w:noProof/>
              <w:szCs w:val="22"/>
            </w:rPr>
          </w:pPr>
          <w:ins w:id="81" w:author=" " w:date="2018-04-22T20:44:00Z">
            <w:r w:rsidRPr="009C0620">
              <w:rPr>
                <w:rStyle w:val="a8"/>
                <w:noProof/>
              </w:rPr>
              <w:fldChar w:fldCharType="begin"/>
            </w:r>
            <w:r w:rsidRPr="009C0620">
              <w:rPr>
                <w:rStyle w:val="a8"/>
                <w:noProof/>
              </w:rPr>
              <w:instrText xml:space="preserve"> </w:instrText>
            </w:r>
            <w:r>
              <w:rPr>
                <w:noProof/>
              </w:rPr>
              <w:instrText>HYPERLINK \l "_Toc512193191"</w:instrText>
            </w:r>
            <w:r w:rsidRPr="009C0620">
              <w:rPr>
                <w:rStyle w:val="a8"/>
                <w:noProof/>
              </w:rPr>
              <w:instrText xml:space="preserve"> </w:instrText>
            </w:r>
            <w:r w:rsidRPr="009C0620">
              <w:rPr>
                <w:rStyle w:val="a8"/>
                <w:noProof/>
              </w:rPr>
            </w:r>
            <w:r w:rsidRPr="009C0620">
              <w:rPr>
                <w:rStyle w:val="a8"/>
                <w:noProof/>
              </w:rPr>
              <w:fldChar w:fldCharType="separate"/>
            </w:r>
            <w:r w:rsidRPr="009C0620">
              <w:rPr>
                <w:rStyle w:val="a8"/>
                <w:noProof/>
              </w:rPr>
              <w:t>3.5.1 Feature / 컴포넌트 기반</w:t>
            </w:r>
            <w:r>
              <w:rPr>
                <w:noProof/>
                <w:webHidden/>
              </w:rPr>
              <w:tab/>
            </w:r>
            <w:r>
              <w:rPr>
                <w:noProof/>
                <w:webHidden/>
              </w:rPr>
              <w:fldChar w:fldCharType="begin"/>
            </w:r>
            <w:r>
              <w:rPr>
                <w:noProof/>
                <w:webHidden/>
              </w:rPr>
              <w:instrText xml:space="preserve"> PAGEREF _Toc512193191 \h </w:instrText>
            </w:r>
            <w:r>
              <w:rPr>
                <w:noProof/>
                <w:webHidden/>
              </w:rPr>
            </w:r>
          </w:ins>
          <w:r>
            <w:rPr>
              <w:noProof/>
              <w:webHidden/>
            </w:rPr>
            <w:fldChar w:fldCharType="separate"/>
          </w:r>
          <w:ins w:id="82" w:author=" " w:date="2018-04-22T20:44:00Z">
            <w:r>
              <w:rPr>
                <w:noProof/>
                <w:webHidden/>
              </w:rPr>
              <w:t>50</w:t>
            </w:r>
            <w:r>
              <w:rPr>
                <w:noProof/>
                <w:webHidden/>
              </w:rPr>
              <w:fldChar w:fldCharType="end"/>
            </w:r>
            <w:r w:rsidRPr="009C0620">
              <w:rPr>
                <w:rStyle w:val="a8"/>
                <w:noProof/>
              </w:rPr>
              <w:fldChar w:fldCharType="end"/>
            </w:r>
          </w:ins>
        </w:p>
        <w:p w14:paraId="6AEDDC3A" w14:textId="61376DE3" w:rsidR="0026480C" w:rsidRDefault="0026480C">
          <w:pPr>
            <w:pStyle w:val="31"/>
            <w:tabs>
              <w:tab w:val="right" w:leader="dot" w:pos="9016"/>
            </w:tabs>
            <w:ind w:left="800"/>
            <w:rPr>
              <w:ins w:id="83" w:author=" " w:date="2018-04-22T20:44:00Z"/>
              <w:noProof/>
              <w:szCs w:val="22"/>
            </w:rPr>
          </w:pPr>
          <w:ins w:id="84" w:author=" " w:date="2018-04-22T20:44:00Z">
            <w:r w:rsidRPr="009C0620">
              <w:rPr>
                <w:rStyle w:val="a8"/>
                <w:noProof/>
              </w:rPr>
              <w:fldChar w:fldCharType="begin"/>
            </w:r>
            <w:r w:rsidRPr="009C0620">
              <w:rPr>
                <w:rStyle w:val="a8"/>
                <w:noProof/>
              </w:rPr>
              <w:instrText xml:space="preserve"> </w:instrText>
            </w:r>
            <w:r>
              <w:rPr>
                <w:noProof/>
              </w:rPr>
              <w:instrText>HYPERLINK \l "_Toc512193192"</w:instrText>
            </w:r>
            <w:r w:rsidRPr="009C0620">
              <w:rPr>
                <w:rStyle w:val="a8"/>
                <w:noProof/>
              </w:rPr>
              <w:instrText xml:space="preserve"> </w:instrText>
            </w:r>
            <w:r w:rsidRPr="009C0620">
              <w:rPr>
                <w:rStyle w:val="a8"/>
                <w:noProof/>
              </w:rPr>
            </w:r>
            <w:r w:rsidRPr="009C0620">
              <w:rPr>
                <w:rStyle w:val="a8"/>
                <w:noProof/>
              </w:rPr>
              <w:fldChar w:fldCharType="separate"/>
            </w:r>
            <w:r w:rsidRPr="009C0620">
              <w:rPr>
                <w:rStyle w:val="a8"/>
                <w:noProof/>
              </w:rPr>
              <w:t>3.5.2 기타 과제관리/Deploy/발표 등 부가적 업무 분장</w:t>
            </w:r>
            <w:r>
              <w:rPr>
                <w:noProof/>
                <w:webHidden/>
              </w:rPr>
              <w:tab/>
            </w:r>
            <w:r>
              <w:rPr>
                <w:noProof/>
                <w:webHidden/>
              </w:rPr>
              <w:fldChar w:fldCharType="begin"/>
            </w:r>
            <w:r>
              <w:rPr>
                <w:noProof/>
                <w:webHidden/>
              </w:rPr>
              <w:instrText xml:space="preserve"> PAGEREF _Toc512193192 \h </w:instrText>
            </w:r>
            <w:r>
              <w:rPr>
                <w:noProof/>
                <w:webHidden/>
              </w:rPr>
            </w:r>
          </w:ins>
          <w:r>
            <w:rPr>
              <w:noProof/>
              <w:webHidden/>
            </w:rPr>
            <w:fldChar w:fldCharType="separate"/>
          </w:r>
          <w:ins w:id="85" w:author=" " w:date="2018-04-22T20:44:00Z">
            <w:r>
              <w:rPr>
                <w:noProof/>
                <w:webHidden/>
              </w:rPr>
              <w:t>51</w:t>
            </w:r>
            <w:r>
              <w:rPr>
                <w:noProof/>
                <w:webHidden/>
              </w:rPr>
              <w:fldChar w:fldCharType="end"/>
            </w:r>
            <w:r w:rsidRPr="009C0620">
              <w:rPr>
                <w:rStyle w:val="a8"/>
                <w:noProof/>
              </w:rPr>
              <w:fldChar w:fldCharType="end"/>
            </w:r>
          </w:ins>
        </w:p>
        <w:p w14:paraId="42268DC3" w14:textId="1771ADF0" w:rsidR="0026480C" w:rsidRDefault="0026480C">
          <w:pPr>
            <w:pStyle w:val="21"/>
            <w:tabs>
              <w:tab w:val="right" w:leader="dot" w:pos="9016"/>
            </w:tabs>
            <w:ind w:left="400"/>
            <w:rPr>
              <w:ins w:id="86" w:author=" " w:date="2018-04-22T20:44:00Z"/>
              <w:noProof/>
              <w:szCs w:val="22"/>
            </w:rPr>
          </w:pPr>
          <w:ins w:id="87" w:author=" " w:date="2018-04-22T20:44:00Z">
            <w:r w:rsidRPr="009C0620">
              <w:rPr>
                <w:rStyle w:val="a8"/>
                <w:noProof/>
              </w:rPr>
              <w:fldChar w:fldCharType="begin"/>
            </w:r>
            <w:r w:rsidRPr="009C0620">
              <w:rPr>
                <w:rStyle w:val="a8"/>
                <w:noProof/>
              </w:rPr>
              <w:instrText xml:space="preserve"> </w:instrText>
            </w:r>
            <w:r>
              <w:rPr>
                <w:noProof/>
              </w:rPr>
              <w:instrText>HYPERLINK \l "_Toc512193193"</w:instrText>
            </w:r>
            <w:r w:rsidRPr="009C0620">
              <w:rPr>
                <w:rStyle w:val="a8"/>
                <w:noProof/>
              </w:rPr>
              <w:instrText xml:space="preserve"> </w:instrText>
            </w:r>
            <w:r w:rsidRPr="009C0620">
              <w:rPr>
                <w:rStyle w:val="a8"/>
                <w:noProof/>
              </w:rPr>
            </w:r>
            <w:r w:rsidRPr="009C0620">
              <w:rPr>
                <w:rStyle w:val="a8"/>
                <w:noProof/>
              </w:rPr>
              <w:fldChar w:fldCharType="separate"/>
            </w:r>
            <w:r w:rsidRPr="009C0620">
              <w:rPr>
                <w:rStyle w:val="a8"/>
                <w:noProof/>
              </w:rPr>
              <w:t>3.6 협업 방안</w:t>
            </w:r>
            <w:r>
              <w:rPr>
                <w:noProof/>
                <w:webHidden/>
              </w:rPr>
              <w:tab/>
            </w:r>
            <w:r>
              <w:rPr>
                <w:noProof/>
                <w:webHidden/>
              </w:rPr>
              <w:fldChar w:fldCharType="begin"/>
            </w:r>
            <w:r>
              <w:rPr>
                <w:noProof/>
                <w:webHidden/>
              </w:rPr>
              <w:instrText xml:space="preserve"> PAGEREF _Toc512193193 \h </w:instrText>
            </w:r>
            <w:r>
              <w:rPr>
                <w:noProof/>
                <w:webHidden/>
              </w:rPr>
            </w:r>
          </w:ins>
          <w:r>
            <w:rPr>
              <w:noProof/>
              <w:webHidden/>
            </w:rPr>
            <w:fldChar w:fldCharType="separate"/>
          </w:r>
          <w:ins w:id="88" w:author=" " w:date="2018-04-22T20:44:00Z">
            <w:r>
              <w:rPr>
                <w:noProof/>
                <w:webHidden/>
              </w:rPr>
              <w:t>52</w:t>
            </w:r>
            <w:r>
              <w:rPr>
                <w:noProof/>
                <w:webHidden/>
              </w:rPr>
              <w:fldChar w:fldCharType="end"/>
            </w:r>
            <w:r w:rsidRPr="009C0620">
              <w:rPr>
                <w:rStyle w:val="a8"/>
                <w:noProof/>
              </w:rPr>
              <w:fldChar w:fldCharType="end"/>
            </w:r>
          </w:ins>
        </w:p>
        <w:p w14:paraId="5C1952DF" w14:textId="6B1A0EBD" w:rsidR="0026480C" w:rsidRDefault="0026480C">
          <w:pPr>
            <w:pStyle w:val="31"/>
            <w:tabs>
              <w:tab w:val="right" w:leader="dot" w:pos="9016"/>
            </w:tabs>
            <w:ind w:left="800"/>
            <w:rPr>
              <w:ins w:id="89" w:author=" " w:date="2018-04-22T20:44:00Z"/>
              <w:noProof/>
              <w:szCs w:val="22"/>
            </w:rPr>
          </w:pPr>
          <w:ins w:id="90" w:author=" " w:date="2018-04-22T20:44:00Z">
            <w:r w:rsidRPr="009C0620">
              <w:rPr>
                <w:rStyle w:val="a8"/>
                <w:noProof/>
              </w:rPr>
              <w:fldChar w:fldCharType="begin"/>
            </w:r>
            <w:r w:rsidRPr="009C0620">
              <w:rPr>
                <w:rStyle w:val="a8"/>
                <w:noProof/>
              </w:rPr>
              <w:instrText xml:space="preserve"> </w:instrText>
            </w:r>
            <w:r>
              <w:rPr>
                <w:noProof/>
              </w:rPr>
              <w:instrText>HYPERLINK \l "_Toc512193194"</w:instrText>
            </w:r>
            <w:r w:rsidRPr="009C0620">
              <w:rPr>
                <w:rStyle w:val="a8"/>
                <w:noProof/>
              </w:rPr>
              <w:instrText xml:space="preserve"> </w:instrText>
            </w:r>
            <w:r w:rsidRPr="009C0620">
              <w:rPr>
                <w:rStyle w:val="a8"/>
                <w:noProof/>
              </w:rPr>
            </w:r>
            <w:r w:rsidRPr="009C0620">
              <w:rPr>
                <w:rStyle w:val="a8"/>
                <w:noProof/>
              </w:rPr>
              <w:fldChar w:fldCharType="separate"/>
            </w:r>
            <w:r w:rsidRPr="009C0620">
              <w:rPr>
                <w:rStyle w:val="a8"/>
                <w:noProof/>
              </w:rPr>
              <w:t>3.6.1 소스코드 관리</w:t>
            </w:r>
            <w:r>
              <w:rPr>
                <w:noProof/>
                <w:webHidden/>
              </w:rPr>
              <w:tab/>
            </w:r>
            <w:r>
              <w:rPr>
                <w:noProof/>
                <w:webHidden/>
              </w:rPr>
              <w:fldChar w:fldCharType="begin"/>
            </w:r>
            <w:r>
              <w:rPr>
                <w:noProof/>
                <w:webHidden/>
              </w:rPr>
              <w:instrText xml:space="preserve"> PAGEREF _Toc512193194 \h </w:instrText>
            </w:r>
            <w:r>
              <w:rPr>
                <w:noProof/>
                <w:webHidden/>
              </w:rPr>
            </w:r>
          </w:ins>
          <w:r>
            <w:rPr>
              <w:noProof/>
              <w:webHidden/>
            </w:rPr>
            <w:fldChar w:fldCharType="separate"/>
          </w:r>
          <w:ins w:id="91" w:author=" " w:date="2018-04-22T20:44:00Z">
            <w:r>
              <w:rPr>
                <w:noProof/>
                <w:webHidden/>
              </w:rPr>
              <w:t>52</w:t>
            </w:r>
            <w:r>
              <w:rPr>
                <w:noProof/>
                <w:webHidden/>
              </w:rPr>
              <w:fldChar w:fldCharType="end"/>
            </w:r>
            <w:r w:rsidRPr="009C0620">
              <w:rPr>
                <w:rStyle w:val="a8"/>
                <w:noProof/>
              </w:rPr>
              <w:fldChar w:fldCharType="end"/>
            </w:r>
          </w:ins>
        </w:p>
        <w:p w14:paraId="528D1777" w14:textId="2F89325E" w:rsidR="0026480C" w:rsidRDefault="0026480C">
          <w:pPr>
            <w:pStyle w:val="31"/>
            <w:tabs>
              <w:tab w:val="right" w:leader="dot" w:pos="9016"/>
            </w:tabs>
            <w:ind w:left="800"/>
            <w:rPr>
              <w:ins w:id="92" w:author=" " w:date="2018-04-22T20:44:00Z"/>
              <w:noProof/>
              <w:szCs w:val="22"/>
            </w:rPr>
          </w:pPr>
          <w:ins w:id="93" w:author=" " w:date="2018-04-22T20:44:00Z">
            <w:r w:rsidRPr="009C0620">
              <w:rPr>
                <w:rStyle w:val="a8"/>
                <w:noProof/>
              </w:rPr>
              <w:fldChar w:fldCharType="begin"/>
            </w:r>
            <w:r w:rsidRPr="009C0620">
              <w:rPr>
                <w:rStyle w:val="a8"/>
                <w:noProof/>
              </w:rPr>
              <w:instrText xml:space="preserve"> </w:instrText>
            </w:r>
            <w:r>
              <w:rPr>
                <w:noProof/>
              </w:rPr>
              <w:instrText>HYPERLINK \l "_Toc512193195"</w:instrText>
            </w:r>
            <w:r w:rsidRPr="009C0620">
              <w:rPr>
                <w:rStyle w:val="a8"/>
                <w:noProof/>
              </w:rPr>
              <w:instrText xml:space="preserve"> </w:instrText>
            </w:r>
            <w:r w:rsidRPr="009C0620">
              <w:rPr>
                <w:rStyle w:val="a8"/>
                <w:noProof/>
              </w:rPr>
            </w:r>
            <w:r w:rsidRPr="009C0620">
              <w:rPr>
                <w:rStyle w:val="a8"/>
                <w:noProof/>
              </w:rPr>
              <w:fldChar w:fldCharType="separate"/>
            </w:r>
            <w:r w:rsidRPr="009C0620">
              <w:rPr>
                <w:rStyle w:val="a8"/>
                <w:noProof/>
              </w:rPr>
              <w:t>3.6.2 통합 및 테스트</w:t>
            </w:r>
            <w:r>
              <w:rPr>
                <w:noProof/>
                <w:webHidden/>
              </w:rPr>
              <w:tab/>
            </w:r>
            <w:r>
              <w:rPr>
                <w:noProof/>
                <w:webHidden/>
              </w:rPr>
              <w:fldChar w:fldCharType="begin"/>
            </w:r>
            <w:r>
              <w:rPr>
                <w:noProof/>
                <w:webHidden/>
              </w:rPr>
              <w:instrText xml:space="preserve"> PAGEREF _Toc512193195 \h </w:instrText>
            </w:r>
            <w:r>
              <w:rPr>
                <w:noProof/>
                <w:webHidden/>
              </w:rPr>
            </w:r>
          </w:ins>
          <w:r>
            <w:rPr>
              <w:noProof/>
              <w:webHidden/>
            </w:rPr>
            <w:fldChar w:fldCharType="separate"/>
          </w:r>
          <w:ins w:id="94" w:author=" " w:date="2018-04-22T20:44:00Z">
            <w:r>
              <w:rPr>
                <w:noProof/>
                <w:webHidden/>
              </w:rPr>
              <w:t>52</w:t>
            </w:r>
            <w:r>
              <w:rPr>
                <w:noProof/>
                <w:webHidden/>
              </w:rPr>
              <w:fldChar w:fldCharType="end"/>
            </w:r>
            <w:r w:rsidRPr="009C0620">
              <w:rPr>
                <w:rStyle w:val="a8"/>
                <w:noProof/>
              </w:rPr>
              <w:fldChar w:fldCharType="end"/>
            </w:r>
          </w:ins>
        </w:p>
        <w:p w14:paraId="09CA2400" w14:textId="4DB258BC" w:rsidR="0026480C" w:rsidRDefault="0026480C">
          <w:pPr>
            <w:pStyle w:val="31"/>
            <w:tabs>
              <w:tab w:val="right" w:leader="dot" w:pos="9016"/>
            </w:tabs>
            <w:ind w:left="800"/>
            <w:rPr>
              <w:ins w:id="95" w:author=" " w:date="2018-04-22T20:44:00Z"/>
              <w:noProof/>
              <w:szCs w:val="22"/>
            </w:rPr>
          </w:pPr>
          <w:ins w:id="96" w:author=" " w:date="2018-04-22T20:44:00Z">
            <w:r w:rsidRPr="009C0620">
              <w:rPr>
                <w:rStyle w:val="a8"/>
                <w:noProof/>
              </w:rPr>
              <w:fldChar w:fldCharType="begin"/>
            </w:r>
            <w:r w:rsidRPr="009C0620">
              <w:rPr>
                <w:rStyle w:val="a8"/>
                <w:noProof/>
              </w:rPr>
              <w:instrText xml:space="preserve"> </w:instrText>
            </w:r>
            <w:r>
              <w:rPr>
                <w:noProof/>
              </w:rPr>
              <w:instrText>HYPERLINK \l "_Toc512193196"</w:instrText>
            </w:r>
            <w:r w:rsidRPr="009C0620">
              <w:rPr>
                <w:rStyle w:val="a8"/>
                <w:noProof/>
              </w:rPr>
              <w:instrText xml:space="preserve"> </w:instrText>
            </w:r>
            <w:r w:rsidRPr="009C0620">
              <w:rPr>
                <w:rStyle w:val="a8"/>
                <w:noProof/>
              </w:rPr>
            </w:r>
            <w:r w:rsidRPr="009C0620">
              <w:rPr>
                <w:rStyle w:val="a8"/>
                <w:noProof/>
              </w:rPr>
              <w:fldChar w:fldCharType="separate"/>
            </w:r>
            <w:r w:rsidRPr="009C0620">
              <w:rPr>
                <w:rStyle w:val="a8"/>
                <w:noProof/>
              </w:rPr>
              <w:t>3.6.3 이슈 관리</w:t>
            </w:r>
            <w:r>
              <w:rPr>
                <w:noProof/>
                <w:webHidden/>
              </w:rPr>
              <w:tab/>
            </w:r>
            <w:r>
              <w:rPr>
                <w:noProof/>
                <w:webHidden/>
              </w:rPr>
              <w:fldChar w:fldCharType="begin"/>
            </w:r>
            <w:r>
              <w:rPr>
                <w:noProof/>
                <w:webHidden/>
              </w:rPr>
              <w:instrText xml:space="preserve"> PAGEREF _Toc512193196 \h </w:instrText>
            </w:r>
            <w:r>
              <w:rPr>
                <w:noProof/>
                <w:webHidden/>
              </w:rPr>
            </w:r>
          </w:ins>
          <w:r>
            <w:rPr>
              <w:noProof/>
              <w:webHidden/>
            </w:rPr>
            <w:fldChar w:fldCharType="separate"/>
          </w:r>
          <w:ins w:id="97" w:author=" " w:date="2018-04-22T20:44:00Z">
            <w:r>
              <w:rPr>
                <w:noProof/>
                <w:webHidden/>
              </w:rPr>
              <w:t>53</w:t>
            </w:r>
            <w:r>
              <w:rPr>
                <w:noProof/>
                <w:webHidden/>
              </w:rPr>
              <w:fldChar w:fldCharType="end"/>
            </w:r>
            <w:r w:rsidRPr="009C0620">
              <w:rPr>
                <w:rStyle w:val="a8"/>
                <w:noProof/>
              </w:rPr>
              <w:fldChar w:fldCharType="end"/>
            </w:r>
          </w:ins>
        </w:p>
        <w:p w14:paraId="2AD3B977" w14:textId="7C4F3F3E" w:rsidR="0026480C" w:rsidRDefault="0026480C">
          <w:pPr>
            <w:pStyle w:val="11"/>
            <w:rPr>
              <w:ins w:id="98" w:author=" " w:date="2018-04-22T20:44:00Z"/>
              <w:noProof/>
              <w:szCs w:val="22"/>
            </w:rPr>
          </w:pPr>
          <w:ins w:id="99" w:author=" " w:date="2018-04-22T20:44:00Z">
            <w:r w:rsidRPr="009C0620">
              <w:rPr>
                <w:rStyle w:val="a8"/>
                <w:noProof/>
              </w:rPr>
              <w:fldChar w:fldCharType="begin"/>
            </w:r>
            <w:r w:rsidRPr="009C0620">
              <w:rPr>
                <w:rStyle w:val="a8"/>
                <w:noProof/>
              </w:rPr>
              <w:instrText xml:space="preserve"> </w:instrText>
            </w:r>
            <w:r>
              <w:rPr>
                <w:noProof/>
              </w:rPr>
              <w:instrText>HYPERLINK \l "_Toc512193197"</w:instrText>
            </w:r>
            <w:r w:rsidRPr="009C0620">
              <w:rPr>
                <w:rStyle w:val="a8"/>
                <w:noProof/>
              </w:rPr>
              <w:instrText xml:space="preserve"> </w:instrText>
            </w:r>
            <w:r w:rsidRPr="009C0620">
              <w:rPr>
                <w:rStyle w:val="a8"/>
                <w:noProof/>
              </w:rPr>
            </w:r>
            <w:r w:rsidRPr="009C0620">
              <w:rPr>
                <w:rStyle w:val="a8"/>
                <w:noProof/>
              </w:rPr>
              <w:fldChar w:fldCharType="separate"/>
            </w:r>
            <w:r w:rsidRPr="009C0620">
              <w:rPr>
                <w:rStyle w:val="a8"/>
                <w:noProof/>
              </w:rPr>
              <w:t>4. 출시 계획</w:t>
            </w:r>
            <w:r>
              <w:rPr>
                <w:noProof/>
                <w:webHidden/>
              </w:rPr>
              <w:tab/>
            </w:r>
            <w:r>
              <w:rPr>
                <w:noProof/>
                <w:webHidden/>
              </w:rPr>
              <w:fldChar w:fldCharType="begin"/>
            </w:r>
            <w:r>
              <w:rPr>
                <w:noProof/>
                <w:webHidden/>
              </w:rPr>
              <w:instrText xml:space="preserve"> PAGEREF _Toc512193197 \h </w:instrText>
            </w:r>
            <w:r>
              <w:rPr>
                <w:noProof/>
                <w:webHidden/>
              </w:rPr>
            </w:r>
          </w:ins>
          <w:r>
            <w:rPr>
              <w:noProof/>
              <w:webHidden/>
            </w:rPr>
            <w:fldChar w:fldCharType="separate"/>
          </w:r>
          <w:ins w:id="100" w:author=" " w:date="2018-04-22T20:44:00Z">
            <w:r>
              <w:rPr>
                <w:noProof/>
                <w:webHidden/>
              </w:rPr>
              <w:t>53</w:t>
            </w:r>
            <w:r>
              <w:rPr>
                <w:noProof/>
                <w:webHidden/>
              </w:rPr>
              <w:fldChar w:fldCharType="end"/>
            </w:r>
            <w:r w:rsidRPr="009C0620">
              <w:rPr>
                <w:rStyle w:val="a8"/>
                <w:noProof/>
              </w:rPr>
              <w:fldChar w:fldCharType="end"/>
            </w:r>
          </w:ins>
        </w:p>
        <w:p w14:paraId="177EDD2E" w14:textId="2DB893AD" w:rsidR="0026480C" w:rsidRDefault="0026480C">
          <w:pPr>
            <w:pStyle w:val="21"/>
            <w:tabs>
              <w:tab w:val="right" w:leader="dot" w:pos="9016"/>
            </w:tabs>
            <w:ind w:left="400"/>
            <w:rPr>
              <w:ins w:id="101" w:author=" " w:date="2018-04-22T20:44:00Z"/>
              <w:noProof/>
              <w:szCs w:val="22"/>
            </w:rPr>
          </w:pPr>
          <w:ins w:id="102" w:author=" " w:date="2018-04-22T20:44:00Z">
            <w:r w:rsidRPr="009C0620">
              <w:rPr>
                <w:rStyle w:val="a8"/>
                <w:noProof/>
              </w:rPr>
              <w:fldChar w:fldCharType="begin"/>
            </w:r>
            <w:r w:rsidRPr="009C0620">
              <w:rPr>
                <w:rStyle w:val="a8"/>
                <w:noProof/>
              </w:rPr>
              <w:instrText xml:space="preserve"> </w:instrText>
            </w:r>
            <w:r>
              <w:rPr>
                <w:noProof/>
              </w:rPr>
              <w:instrText>HYPERLINK \l "_Toc512193198"</w:instrText>
            </w:r>
            <w:r w:rsidRPr="009C0620">
              <w:rPr>
                <w:rStyle w:val="a8"/>
                <w:noProof/>
              </w:rPr>
              <w:instrText xml:space="preserve"> </w:instrText>
            </w:r>
            <w:r w:rsidRPr="009C0620">
              <w:rPr>
                <w:rStyle w:val="a8"/>
                <w:noProof/>
              </w:rPr>
            </w:r>
            <w:r w:rsidRPr="009C0620">
              <w:rPr>
                <w:rStyle w:val="a8"/>
                <w:noProof/>
              </w:rPr>
              <w:fldChar w:fldCharType="separate"/>
            </w:r>
            <w:r w:rsidRPr="009C0620">
              <w:rPr>
                <w:rStyle w:val="a8"/>
                <w:noProof/>
              </w:rPr>
              <w:t>4.1 성과 측정 방안</w:t>
            </w:r>
            <w:r>
              <w:rPr>
                <w:noProof/>
                <w:webHidden/>
              </w:rPr>
              <w:tab/>
            </w:r>
            <w:r>
              <w:rPr>
                <w:noProof/>
                <w:webHidden/>
              </w:rPr>
              <w:fldChar w:fldCharType="begin"/>
            </w:r>
            <w:r>
              <w:rPr>
                <w:noProof/>
                <w:webHidden/>
              </w:rPr>
              <w:instrText xml:space="preserve"> PAGEREF _Toc512193198 \h </w:instrText>
            </w:r>
            <w:r>
              <w:rPr>
                <w:noProof/>
                <w:webHidden/>
              </w:rPr>
            </w:r>
          </w:ins>
          <w:r>
            <w:rPr>
              <w:noProof/>
              <w:webHidden/>
            </w:rPr>
            <w:fldChar w:fldCharType="separate"/>
          </w:r>
          <w:ins w:id="103" w:author=" " w:date="2018-04-22T20:44:00Z">
            <w:r>
              <w:rPr>
                <w:noProof/>
                <w:webHidden/>
              </w:rPr>
              <w:t>53</w:t>
            </w:r>
            <w:r>
              <w:rPr>
                <w:noProof/>
                <w:webHidden/>
              </w:rPr>
              <w:fldChar w:fldCharType="end"/>
            </w:r>
            <w:r w:rsidRPr="009C0620">
              <w:rPr>
                <w:rStyle w:val="a8"/>
                <w:noProof/>
              </w:rPr>
              <w:fldChar w:fldCharType="end"/>
            </w:r>
          </w:ins>
        </w:p>
        <w:p w14:paraId="78F7E41B" w14:textId="32C8662A" w:rsidR="0026480C" w:rsidRDefault="0026480C">
          <w:pPr>
            <w:pStyle w:val="21"/>
            <w:tabs>
              <w:tab w:val="right" w:leader="dot" w:pos="9016"/>
            </w:tabs>
            <w:ind w:left="400"/>
            <w:rPr>
              <w:ins w:id="104" w:author=" " w:date="2018-04-22T20:44:00Z"/>
              <w:noProof/>
              <w:szCs w:val="22"/>
            </w:rPr>
          </w:pPr>
          <w:ins w:id="105" w:author=" " w:date="2018-04-22T20:44:00Z">
            <w:r w:rsidRPr="009C0620">
              <w:rPr>
                <w:rStyle w:val="a8"/>
                <w:noProof/>
              </w:rPr>
              <w:fldChar w:fldCharType="begin"/>
            </w:r>
            <w:r w:rsidRPr="009C0620">
              <w:rPr>
                <w:rStyle w:val="a8"/>
                <w:noProof/>
              </w:rPr>
              <w:instrText xml:space="preserve"> </w:instrText>
            </w:r>
            <w:r>
              <w:rPr>
                <w:noProof/>
              </w:rPr>
              <w:instrText>HYPERLINK \l "_Toc512193199"</w:instrText>
            </w:r>
            <w:r w:rsidRPr="009C0620">
              <w:rPr>
                <w:rStyle w:val="a8"/>
                <w:noProof/>
              </w:rPr>
              <w:instrText xml:space="preserve"> </w:instrText>
            </w:r>
            <w:r w:rsidRPr="009C0620">
              <w:rPr>
                <w:rStyle w:val="a8"/>
                <w:noProof/>
              </w:rPr>
            </w:r>
            <w:r w:rsidRPr="009C0620">
              <w:rPr>
                <w:rStyle w:val="a8"/>
                <w:noProof/>
              </w:rPr>
              <w:fldChar w:fldCharType="separate"/>
            </w:r>
            <w:r w:rsidRPr="009C0620">
              <w:rPr>
                <w:rStyle w:val="a8"/>
                <w:noProof/>
              </w:rPr>
              <w:t>4.2 데모 시나리오</w:t>
            </w:r>
            <w:r>
              <w:rPr>
                <w:noProof/>
                <w:webHidden/>
              </w:rPr>
              <w:tab/>
            </w:r>
            <w:r>
              <w:rPr>
                <w:noProof/>
                <w:webHidden/>
              </w:rPr>
              <w:fldChar w:fldCharType="begin"/>
            </w:r>
            <w:r>
              <w:rPr>
                <w:noProof/>
                <w:webHidden/>
              </w:rPr>
              <w:instrText xml:space="preserve"> PAGEREF _Toc512193199 \h </w:instrText>
            </w:r>
            <w:r>
              <w:rPr>
                <w:noProof/>
                <w:webHidden/>
              </w:rPr>
            </w:r>
          </w:ins>
          <w:r>
            <w:rPr>
              <w:noProof/>
              <w:webHidden/>
            </w:rPr>
            <w:fldChar w:fldCharType="separate"/>
          </w:r>
          <w:ins w:id="106" w:author=" " w:date="2018-04-22T20:44:00Z">
            <w:r>
              <w:rPr>
                <w:noProof/>
                <w:webHidden/>
              </w:rPr>
              <w:t>55</w:t>
            </w:r>
            <w:r>
              <w:rPr>
                <w:noProof/>
                <w:webHidden/>
              </w:rPr>
              <w:fldChar w:fldCharType="end"/>
            </w:r>
            <w:r w:rsidRPr="009C0620">
              <w:rPr>
                <w:rStyle w:val="a8"/>
                <w:noProof/>
              </w:rPr>
              <w:fldChar w:fldCharType="end"/>
            </w:r>
          </w:ins>
        </w:p>
        <w:p w14:paraId="58F6DB10" w14:textId="79AEB6E3" w:rsidR="0026480C" w:rsidRDefault="0026480C">
          <w:pPr>
            <w:pStyle w:val="31"/>
            <w:tabs>
              <w:tab w:val="right" w:leader="dot" w:pos="9016"/>
            </w:tabs>
            <w:ind w:left="800"/>
            <w:rPr>
              <w:ins w:id="107" w:author=" " w:date="2018-04-22T20:44:00Z"/>
              <w:noProof/>
              <w:szCs w:val="22"/>
            </w:rPr>
          </w:pPr>
          <w:ins w:id="108" w:author=" " w:date="2018-04-22T20:44:00Z">
            <w:r w:rsidRPr="009C0620">
              <w:rPr>
                <w:rStyle w:val="a8"/>
                <w:noProof/>
              </w:rPr>
              <w:fldChar w:fldCharType="begin"/>
            </w:r>
            <w:r w:rsidRPr="009C0620">
              <w:rPr>
                <w:rStyle w:val="a8"/>
                <w:noProof/>
              </w:rPr>
              <w:instrText xml:space="preserve"> </w:instrText>
            </w:r>
            <w:r>
              <w:rPr>
                <w:noProof/>
              </w:rPr>
              <w:instrText>HYPERLINK \l "_Toc512193200"</w:instrText>
            </w:r>
            <w:r w:rsidRPr="009C0620">
              <w:rPr>
                <w:rStyle w:val="a8"/>
                <w:noProof/>
              </w:rPr>
              <w:instrText xml:space="preserve"> </w:instrText>
            </w:r>
            <w:r w:rsidRPr="009C0620">
              <w:rPr>
                <w:rStyle w:val="a8"/>
                <w:noProof/>
              </w:rPr>
            </w:r>
            <w:r w:rsidRPr="009C0620">
              <w:rPr>
                <w:rStyle w:val="a8"/>
                <w:noProof/>
              </w:rPr>
              <w:fldChar w:fldCharType="separate"/>
            </w:r>
            <w:r w:rsidRPr="009C0620">
              <w:rPr>
                <w:rStyle w:val="a8"/>
                <w:noProof/>
              </w:rPr>
              <w:t>4.2.1 데모 시나리오 1</w:t>
            </w:r>
            <w:r>
              <w:rPr>
                <w:noProof/>
                <w:webHidden/>
              </w:rPr>
              <w:tab/>
            </w:r>
            <w:r>
              <w:rPr>
                <w:noProof/>
                <w:webHidden/>
              </w:rPr>
              <w:fldChar w:fldCharType="begin"/>
            </w:r>
            <w:r>
              <w:rPr>
                <w:noProof/>
                <w:webHidden/>
              </w:rPr>
              <w:instrText xml:space="preserve"> PAGEREF _Toc512193200 \h </w:instrText>
            </w:r>
            <w:r>
              <w:rPr>
                <w:noProof/>
                <w:webHidden/>
              </w:rPr>
            </w:r>
          </w:ins>
          <w:r>
            <w:rPr>
              <w:noProof/>
              <w:webHidden/>
            </w:rPr>
            <w:fldChar w:fldCharType="separate"/>
          </w:r>
          <w:ins w:id="109" w:author=" " w:date="2018-04-22T20:44:00Z">
            <w:r>
              <w:rPr>
                <w:noProof/>
                <w:webHidden/>
              </w:rPr>
              <w:t>55</w:t>
            </w:r>
            <w:r>
              <w:rPr>
                <w:noProof/>
                <w:webHidden/>
              </w:rPr>
              <w:fldChar w:fldCharType="end"/>
            </w:r>
            <w:r w:rsidRPr="009C0620">
              <w:rPr>
                <w:rStyle w:val="a8"/>
                <w:noProof/>
              </w:rPr>
              <w:fldChar w:fldCharType="end"/>
            </w:r>
          </w:ins>
        </w:p>
        <w:p w14:paraId="113EED60" w14:textId="652DF711" w:rsidR="0026480C" w:rsidRDefault="0026480C">
          <w:pPr>
            <w:pStyle w:val="31"/>
            <w:tabs>
              <w:tab w:val="right" w:leader="dot" w:pos="9016"/>
            </w:tabs>
            <w:ind w:left="800"/>
            <w:rPr>
              <w:ins w:id="110" w:author=" " w:date="2018-04-22T20:44:00Z"/>
              <w:noProof/>
              <w:szCs w:val="22"/>
            </w:rPr>
          </w:pPr>
          <w:ins w:id="111" w:author=" " w:date="2018-04-22T20:44:00Z">
            <w:r w:rsidRPr="009C0620">
              <w:rPr>
                <w:rStyle w:val="a8"/>
                <w:noProof/>
              </w:rPr>
              <w:fldChar w:fldCharType="begin"/>
            </w:r>
            <w:r w:rsidRPr="009C0620">
              <w:rPr>
                <w:rStyle w:val="a8"/>
                <w:noProof/>
              </w:rPr>
              <w:instrText xml:space="preserve"> </w:instrText>
            </w:r>
            <w:r>
              <w:rPr>
                <w:noProof/>
              </w:rPr>
              <w:instrText>HYPERLINK \l "_Toc512193201"</w:instrText>
            </w:r>
            <w:r w:rsidRPr="009C0620">
              <w:rPr>
                <w:rStyle w:val="a8"/>
                <w:noProof/>
              </w:rPr>
              <w:instrText xml:space="preserve"> </w:instrText>
            </w:r>
            <w:r w:rsidRPr="009C0620">
              <w:rPr>
                <w:rStyle w:val="a8"/>
                <w:noProof/>
              </w:rPr>
            </w:r>
            <w:r w:rsidRPr="009C0620">
              <w:rPr>
                <w:rStyle w:val="a8"/>
                <w:noProof/>
              </w:rPr>
              <w:fldChar w:fldCharType="separate"/>
            </w:r>
            <w:r w:rsidRPr="009C0620">
              <w:rPr>
                <w:rStyle w:val="a8"/>
                <w:noProof/>
              </w:rPr>
              <w:t>4.2.2 데모시나리오 2</w:t>
            </w:r>
            <w:r>
              <w:rPr>
                <w:noProof/>
                <w:webHidden/>
              </w:rPr>
              <w:tab/>
            </w:r>
            <w:r>
              <w:rPr>
                <w:noProof/>
                <w:webHidden/>
              </w:rPr>
              <w:fldChar w:fldCharType="begin"/>
            </w:r>
            <w:r>
              <w:rPr>
                <w:noProof/>
                <w:webHidden/>
              </w:rPr>
              <w:instrText xml:space="preserve"> PAGEREF _Toc512193201 \h </w:instrText>
            </w:r>
            <w:r>
              <w:rPr>
                <w:noProof/>
                <w:webHidden/>
              </w:rPr>
            </w:r>
          </w:ins>
          <w:r>
            <w:rPr>
              <w:noProof/>
              <w:webHidden/>
            </w:rPr>
            <w:fldChar w:fldCharType="separate"/>
          </w:r>
          <w:ins w:id="112" w:author=" " w:date="2018-04-22T20:44:00Z">
            <w:r>
              <w:rPr>
                <w:noProof/>
                <w:webHidden/>
              </w:rPr>
              <w:t>56</w:t>
            </w:r>
            <w:r>
              <w:rPr>
                <w:noProof/>
                <w:webHidden/>
              </w:rPr>
              <w:fldChar w:fldCharType="end"/>
            </w:r>
            <w:r w:rsidRPr="009C0620">
              <w:rPr>
                <w:rStyle w:val="a8"/>
                <w:noProof/>
              </w:rPr>
              <w:fldChar w:fldCharType="end"/>
            </w:r>
          </w:ins>
        </w:p>
        <w:p w14:paraId="36253951" w14:textId="672A4A22" w:rsidR="0026480C" w:rsidRDefault="0026480C">
          <w:pPr>
            <w:pStyle w:val="31"/>
            <w:tabs>
              <w:tab w:val="right" w:leader="dot" w:pos="9016"/>
            </w:tabs>
            <w:ind w:left="800"/>
            <w:rPr>
              <w:ins w:id="113" w:author=" " w:date="2018-04-22T20:44:00Z"/>
              <w:noProof/>
              <w:szCs w:val="22"/>
            </w:rPr>
          </w:pPr>
          <w:ins w:id="114" w:author=" " w:date="2018-04-22T20:44:00Z">
            <w:r w:rsidRPr="009C0620">
              <w:rPr>
                <w:rStyle w:val="a8"/>
                <w:noProof/>
              </w:rPr>
              <w:fldChar w:fldCharType="begin"/>
            </w:r>
            <w:r w:rsidRPr="009C0620">
              <w:rPr>
                <w:rStyle w:val="a8"/>
                <w:noProof/>
              </w:rPr>
              <w:instrText xml:space="preserve"> </w:instrText>
            </w:r>
            <w:r>
              <w:rPr>
                <w:noProof/>
              </w:rPr>
              <w:instrText>HYPERLINK \l "_Toc512193202"</w:instrText>
            </w:r>
            <w:r w:rsidRPr="009C0620">
              <w:rPr>
                <w:rStyle w:val="a8"/>
                <w:noProof/>
              </w:rPr>
              <w:instrText xml:space="preserve"> </w:instrText>
            </w:r>
            <w:r w:rsidRPr="009C0620">
              <w:rPr>
                <w:rStyle w:val="a8"/>
                <w:noProof/>
              </w:rPr>
            </w:r>
            <w:r w:rsidRPr="009C0620">
              <w:rPr>
                <w:rStyle w:val="a8"/>
                <w:noProof/>
              </w:rPr>
              <w:fldChar w:fldCharType="separate"/>
            </w:r>
            <w:r w:rsidRPr="009C0620">
              <w:rPr>
                <w:rStyle w:val="a8"/>
                <w:noProof/>
              </w:rPr>
              <w:t>4.2.3. 데모시나리오 3</w:t>
            </w:r>
            <w:r>
              <w:rPr>
                <w:noProof/>
                <w:webHidden/>
              </w:rPr>
              <w:tab/>
            </w:r>
            <w:r>
              <w:rPr>
                <w:noProof/>
                <w:webHidden/>
              </w:rPr>
              <w:fldChar w:fldCharType="begin"/>
            </w:r>
            <w:r>
              <w:rPr>
                <w:noProof/>
                <w:webHidden/>
              </w:rPr>
              <w:instrText xml:space="preserve"> PAGEREF _Toc512193202 \h </w:instrText>
            </w:r>
            <w:r>
              <w:rPr>
                <w:noProof/>
                <w:webHidden/>
              </w:rPr>
            </w:r>
          </w:ins>
          <w:r>
            <w:rPr>
              <w:noProof/>
              <w:webHidden/>
            </w:rPr>
            <w:fldChar w:fldCharType="separate"/>
          </w:r>
          <w:ins w:id="115" w:author=" " w:date="2018-04-22T20:44:00Z">
            <w:r>
              <w:rPr>
                <w:noProof/>
                <w:webHidden/>
              </w:rPr>
              <w:t>56</w:t>
            </w:r>
            <w:r>
              <w:rPr>
                <w:noProof/>
                <w:webHidden/>
              </w:rPr>
              <w:fldChar w:fldCharType="end"/>
            </w:r>
            <w:r w:rsidRPr="009C0620">
              <w:rPr>
                <w:rStyle w:val="a8"/>
                <w:noProof/>
              </w:rPr>
              <w:fldChar w:fldCharType="end"/>
            </w:r>
          </w:ins>
        </w:p>
        <w:p w14:paraId="4D14B02B" w14:textId="74D2BC16" w:rsidR="0026480C" w:rsidRDefault="0026480C">
          <w:pPr>
            <w:pStyle w:val="31"/>
            <w:tabs>
              <w:tab w:val="right" w:leader="dot" w:pos="9016"/>
            </w:tabs>
            <w:ind w:left="800"/>
            <w:rPr>
              <w:ins w:id="116" w:author=" " w:date="2018-04-22T20:44:00Z"/>
              <w:noProof/>
              <w:szCs w:val="22"/>
            </w:rPr>
          </w:pPr>
          <w:ins w:id="117" w:author=" " w:date="2018-04-22T20:44:00Z">
            <w:r w:rsidRPr="009C0620">
              <w:rPr>
                <w:rStyle w:val="a8"/>
                <w:noProof/>
              </w:rPr>
              <w:fldChar w:fldCharType="begin"/>
            </w:r>
            <w:r w:rsidRPr="009C0620">
              <w:rPr>
                <w:rStyle w:val="a8"/>
                <w:noProof/>
              </w:rPr>
              <w:instrText xml:space="preserve"> </w:instrText>
            </w:r>
            <w:r>
              <w:rPr>
                <w:noProof/>
              </w:rPr>
              <w:instrText>HYPERLINK \l "_Toc512193203"</w:instrText>
            </w:r>
            <w:r w:rsidRPr="009C0620">
              <w:rPr>
                <w:rStyle w:val="a8"/>
                <w:noProof/>
              </w:rPr>
              <w:instrText xml:space="preserve"> </w:instrText>
            </w:r>
            <w:r w:rsidRPr="009C0620">
              <w:rPr>
                <w:rStyle w:val="a8"/>
                <w:noProof/>
              </w:rPr>
            </w:r>
            <w:r w:rsidRPr="009C0620">
              <w:rPr>
                <w:rStyle w:val="a8"/>
                <w:noProof/>
              </w:rPr>
              <w:fldChar w:fldCharType="separate"/>
            </w:r>
            <w:r w:rsidRPr="009C0620">
              <w:rPr>
                <w:rStyle w:val="a8"/>
                <w:noProof/>
              </w:rPr>
              <w:t>4.2.4. 데모시나리오 4</w:t>
            </w:r>
            <w:r>
              <w:rPr>
                <w:noProof/>
                <w:webHidden/>
              </w:rPr>
              <w:tab/>
            </w:r>
            <w:r>
              <w:rPr>
                <w:noProof/>
                <w:webHidden/>
              </w:rPr>
              <w:fldChar w:fldCharType="begin"/>
            </w:r>
            <w:r>
              <w:rPr>
                <w:noProof/>
                <w:webHidden/>
              </w:rPr>
              <w:instrText xml:space="preserve"> PAGEREF _Toc512193203 \h </w:instrText>
            </w:r>
            <w:r>
              <w:rPr>
                <w:noProof/>
                <w:webHidden/>
              </w:rPr>
            </w:r>
          </w:ins>
          <w:r>
            <w:rPr>
              <w:noProof/>
              <w:webHidden/>
            </w:rPr>
            <w:fldChar w:fldCharType="separate"/>
          </w:r>
          <w:ins w:id="118" w:author=" " w:date="2018-04-22T20:44:00Z">
            <w:r>
              <w:rPr>
                <w:noProof/>
                <w:webHidden/>
              </w:rPr>
              <w:t>57</w:t>
            </w:r>
            <w:r>
              <w:rPr>
                <w:noProof/>
                <w:webHidden/>
              </w:rPr>
              <w:fldChar w:fldCharType="end"/>
            </w:r>
            <w:r w:rsidRPr="009C0620">
              <w:rPr>
                <w:rStyle w:val="a8"/>
                <w:noProof/>
              </w:rPr>
              <w:fldChar w:fldCharType="end"/>
            </w:r>
          </w:ins>
        </w:p>
        <w:p w14:paraId="2DB72FFF" w14:textId="26079748" w:rsidR="0026480C" w:rsidRDefault="0026480C">
          <w:pPr>
            <w:pStyle w:val="31"/>
            <w:tabs>
              <w:tab w:val="right" w:leader="dot" w:pos="9016"/>
            </w:tabs>
            <w:ind w:left="800"/>
            <w:rPr>
              <w:ins w:id="119" w:author=" " w:date="2018-04-22T20:44:00Z"/>
              <w:noProof/>
              <w:szCs w:val="22"/>
            </w:rPr>
          </w:pPr>
          <w:ins w:id="120" w:author=" " w:date="2018-04-22T20:44:00Z">
            <w:r w:rsidRPr="009C0620">
              <w:rPr>
                <w:rStyle w:val="a8"/>
                <w:noProof/>
              </w:rPr>
              <w:fldChar w:fldCharType="begin"/>
            </w:r>
            <w:r w:rsidRPr="009C0620">
              <w:rPr>
                <w:rStyle w:val="a8"/>
                <w:noProof/>
              </w:rPr>
              <w:instrText xml:space="preserve"> </w:instrText>
            </w:r>
            <w:r>
              <w:rPr>
                <w:noProof/>
              </w:rPr>
              <w:instrText>HYPERLINK \l "_Toc512193204"</w:instrText>
            </w:r>
            <w:r w:rsidRPr="009C0620">
              <w:rPr>
                <w:rStyle w:val="a8"/>
                <w:noProof/>
              </w:rPr>
              <w:instrText xml:space="preserve"> </w:instrText>
            </w:r>
            <w:r w:rsidRPr="009C0620">
              <w:rPr>
                <w:rStyle w:val="a8"/>
                <w:noProof/>
              </w:rPr>
            </w:r>
            <w:r w:rsidRPr="009C0620">
              <w:rPr>
                <w:rStyle w:val="a8"/>
                <w:noProof/>
              </w:rPr>
              <w:fldChar w:fldCharType="separate"/>
            </w:r>
            <w:r w:rsidRPr="009C0620">
              <w:rPr>
                <w:rStyle w:val="a8"/>
                <w:noProof/>
              </w:rPr>
              <w:t>4.2.5. 데모시나리오 5</w:t>
            </w:r>
            <w:r>
              <w:rPr>
                <w:noProof/>
                <w:webHidden/>
              </w:rPr>
              <w:tab/>
            </w:r>
            <w:r>
              <w:rPr>
                <w:noProof/>
                <w:webHidden/>
              </w:rPr>
              <w:fldChar w:fldCharType="begin"/>
            </w:r>
            <w:r>
              <w:rPr>
                <w:noProof/>
                <w:webHidden/>
              </w:rPr>
              <w:instrText xml:space="preserve"> PAGEREF _Toc512193204 \h </w:instrText>
            </w:r>
            <w:r>
              <w:rPr>
                <w:noProof/>
                <w:webHidden/>
              </w:rPr>
            </w:r>
          </w:ins>
          <w:r>
            <w:rPr>
              <w:noProof/>
              <w:webHidden/>
            </w:rPr>
            <w:fldChar w:fldCharType="separate"/>
          </w:r>
          <w:ins w:id="121" w:author=" " w:date="2018-04-22T20:44:00Z">
            <w:r>
              <w:rPr>
                <w:noProof/>
                <w:webHidden/>
              </w:rPr>
              <w:t>58</w:t>
            </w:r>
            <w:r>
              <w:rPr>
                <w:noProof/>
                <w:webHidden/>
              </w:rPr>
              <w:fldChar w:fldCharType="end"/>
            </w:r>
            <w:r w:rsidRPr="009C0620">
              <w:rPr>
                <w:rStyle w:val="a8"/>
                <w:noProof/>
              </w:rPr>
              <w:fldChar w:fldCharType="end"/>
            </w:r>
          </w:ins>
        </w:p>
        <w:p w14:paraId="67B92353" w14:textId="420B1B40" w:rsidR="0026480C" w:rsidRDefault="0026480C">
          <w:pPr>
            <w:pStyle w:val="31"/>
            <w:tabs>
              <w:tab w:val="right" w:leader="dot" w:pos="9016"/>
            </w:tabs>
            <w:ind w:left="800"/>
            <w:rPr>
              <w:ins w:id="122" w:author=" " w:date="2018-04-22T20:44:00Z"/>
              <w:noProof/>
              <w:szCs w:val="22"/>
            </w:rPr>
          </w:pPr>
          <w:ins w:id="123" w:author=" " w:date="2018-04-22T20:44:00Z">
            <w:r w:rsidRPr="009C0620">
              <w:rPr>
                <w:rStyle w:val="a8"/>
                <w:noProof/>
              </w:rPr>
              <w:fldChar w:fldCharType="begin"/>
            </w:r>
            <w:r w:rsidRPr="009C0620">
              <w:rPr>
                <w:rStyle w:val="a8"/>
                <w:noProof/>
              </w:rPr>
              <w:instrText xml:space="preserve"> </w:instrText>
            </w:r>
            <w:r>
              <w:rPr>
                <w:noProof/>
              </w:rPr>
              <w:instrText>HYPERLINK \l "_Toc512193205"</w:instrText>
            </w:r>
            <w:r w:rsidRPr="009C0620">
              <w:rPr>
                <w:rStyle w:val="a8"/>
                <w:noProof/>
              </w:rPr>
              <w:instrText xml:space="preserve"> </w:instrText>
            </w:r>
            <w:r w:rsidRPr="009C0620">
              <w:rPr>
                <w:rStyle w:val="a8"/>
                <w:noProof/>
              </w:rPr>
            </w:r>
            <w:r w:rsidRPr="009C0620">
              <w:rPr>
                <w:rStyle w:val="a8"/>
                <w:noProof/>
              </w:rPr>
              <w:fldChar w:fldCharType="separate"/>
            </w:r>
            <w:r w:rsidRPr="009C0620">
              <w:rPr>
                <w:rStyle w:val="a8"/>
                <w:noProof/>
              </w:rPr>
              <w:t>4.2.5. 데모시나리오 6</w:t>
            </w:r>
            <w:r>
              <w:rPr>
                <w:noProof/>
                <w:webHidden/>
              </w:rPr>
              <w:tab/>
            </w:r>
            <w:r>
              <w:rPr>
                <w:noProof/>
                <w:webHidden/>
              </w:rPr>
              <w:fldChar w:fldCharType="begin"/>
            </w:r>
            <w:r>
              <w:rPr>
                <w:noProof/>
                <w:webHidden/>
              </w:rPr>
              <w:instrText xml:space="preserve"> PAGEREF _Toc512193205 \h </w:instrText>
            </w:r>
            <w:r>
              <w:rPr>
                <w:noProof/>
                <w:webHidden/>
              </w:rPr>
            </w:r>
          </w:ins>
          <w:r>
            <w:rPr>
              <w:noProof/>
              <w:webHidden/>
            </w:rPr>
            <w:fldChar w:fldCharType="separate"/>
          </w:r>
          <w:ins w:id="124" w:author=" " w:date="2018-04-22T20:44:00Z">
            <w:r>
              <w:rPr>
                <w:noProof/>
                <w:webHidden/>
              </w:rPr>
              <w:t>59</w:t>
            </w:r>
            <w:r>
              <w:rPr>
                <w:noProof/>
                <w:webHidden/>
              </w:rPr>
              <w:fldChar w:fldCharType="end"/>
            </w:r>
            <w:r w:rsidRPr="009C0620">
              <w:rPr>
                <w:rStyle w:val="a8"/>
                <w:noProof/>
              </w:rPr>
              <w:fldChar w:fldCharType="end"/>
            </w:r>
          </w:ins>
        </w:p>
        <w:p w14:paraId="4BC4F109" w14:textId="03497C2A" w:rsidR="00DD591C" w:rsidDel="00597193" w:rsidRDefault="00DD591C">
          <w:pPr>
            <w:pStyle w:val="11"/>
            <w:rPr>
              <w:ins w:id="125" w:author="고광표" w:date="2018-04-19T19:06:00Z"/>
              <w:del w:id="126" w:author=" " w:date="2018-04-22T20:43:00Z"/>
              <w:noProof/>
              <w:szCs w:val="22"/>
            </w:rPr>
          </w:pPr>
          <w:ins w:id="127" w:author="고광표" w:date="2018-04-19T19:06:00Z">
            <w:del w:id="128" w:author=" " w:date="2018-04-22T20:43:00Z">
              <w:r w:rsidRPr="00597193" w:rsidDel="00597193">
                <w:rPr>
                  <w:rStyle w:val="a8"/>
                  <w:noProof/>
                  <w:rPrChange w:id="129" w:author=" " w:date="2018-04-22T20:43:00Z">
                    <w:rPr>
                      <w:rStyle w:val="a8"/>
                      <w:noProof/>
                    </w:rPr>
                  </w:rPrChange>
                </w:rPr>
                <w:delText>1. 프로젝트 개요/배경</w:delText>
              </w:r>
              <w:r w:rsidDel="00597193">
                <w:rPr>
                  <w:noProof/>
                  <w:webHidden/>
                </w:rPr>
                <w:tab/>
              </w:r>
            </w:del>
          </w:ins>
          <w:ins w:id="130" w:author="고광표" w:date="2018-04-19T19:08:00Z">
            <w:del w:id="131" w:author=" " w:date="2018-04-22T20:43:00Z">
              <w:r w:rsidR="004E1911" w:rsidDel="00597193">
                <w:rPr>
                  <w:noProof/>
                  <w:webHidden/>
                </w:rPr>
                <w:delText>6</w:delText>
              </w:r>
            </w:del>
          </w:ins>
        </w:p>
        <w:p w14:paraId="5D5FCF2B" w14:textId="278EC909" w:rsidR="00DD591C" w:rsidDel="00597193" w:rsidRDefault="00DD591C">
          <w:pPr>
            <w:pStyle w:val="21"/>
            <w:tabs>
              <w:tab w:val="right" w:leader="dot" w:pos="9016"/>
            </w:tabs>
            <w:ind w:left="400"/>
            <w:rPr>
              <w:ins w:id="132" w:author="고광표" w:date="2018-04-19T19:06:00Z"/>
              <w:del w:id="133" w:author=" " w:date="2018-04-22T20:43:00Z"/>
              <w:noProof/>
              <w:szCs w:val="22"/>
            </w:rPr>
          </w:pPr>
          <w:ins w:id="134" w:author="고광표" w:date="2018-04-19T19:06:00Z">
            <w:del w:id="135" w:author=" " w:date="2018-04-22T20:43:00Z">
              <w:r w:rsidRPr="00597193" w:rsidDel="00597193">
                <w:rPr>
                  <w:rStyle w:val="a8"/>
                  <w:noProof/>
                  <w:rPrChange w:id="136" w:author=" " w:date="2018-04-22T20:43:00Z">
                    <w:rPr>
                      <w:rStyle w:val="a8"/>
                      <w:noProof/>
                    </w:rPr>
                  </w:rPrChange>
                </w:rPr>
                <w:delText>1.1 문제 정의</w:delText>
              </w:r>
              <w:r w:rsidDel="00597193">
                <w:rPr>
                  <w:noProof/>
                  <w:webHidden/>
                </w:rPr>
                <w:tab/>
              </w:r>
            </w:del>
          </w:ins>
          <w:ins w:id="137" w:author="고광표" w:date="2018-04-19T19:08:00Z">
            <w:del w:id="138" w:author=" " w:date="2018-04-22T20:43:00Z">
              <w:r w:rsidR="004E1911" w:rsidDel="00597193">
                <w:rPr>
                  <w:noProof/>
                  <w:webHidden/>
                </w:rPr>
                <w:delText>6</w:delText>
              </w:r>
            </w:del>
          </w:ins>
        </w:p>
        <w:p w14:paraId="3F9B89D9" w14:textId="1D4CA19F" w:rsidR="00DD591C" w:rsidDel="00597193" w:rsidRDefault="00DD591C">
          <w:pPr>
            <w:pStyle w:val="31"/>
            <w:tabs>
              <w:tab w:val="right" w:leader="dot" w:pos="9016"/>
            </w:tabs>
            <w:ind w:left="800"/>
            <w:rPr>
              <w:ins w:id="139" w:author="고광표" w:date="2018-04-19T19:06:00Z"/>
              <w:del w:id="140" w:author=" " w:date="2018-04-22T20:43:00Z"/>
              <w:noProof/>
              <w:szCs w:val="22"/>
            </w:rPr>
          </w:pPr>
          <w:ins w:id="141" w:author="고광표" w:date="2018-04-19T19:06:00Z">
            <w:del w:id="142" w:author=" " w:date="2018-04-22T20:43:00Z">
              <w:r w:rsidRPr="00597193" w:rsidDel="00597193">
                <w:rPr>
                  <w:rStyle w:val="a8"/>
                  <w:noProof/>
                  <w:rPrChange w:id="143" w:author=" " w:date="2018-04-22T20:43:00Z">
                    <w:rPr>
                      <w:rStyle w:val="a8"/>
                      <w:noProof/>
                    </w:rPr>
                  </w:rPrChange>
                </w:rPr>
                <w:delText>1.1.1 장애인 및 환자가 외출 시 겪는 불편함</w:delText>
              </w:r>
              <w:r w:rsidDel="00597193">
                <w:rPr>
                  <w:noProof/>
                  <w:webHidden/>
                </w:rPr>
                <w:tab/>
              </w:r>
            </w:del>
          </w:ins>
          <w:ins w:id="144" w:author="고광표" w:date="2018-04-19T19:08:00Z">
            <w:del w:id="145" w:author=" " w:date="2018-04-22T20:43:00Z">
              <w:r w:rsidR="004E1911" w:rsidDel="00597193">
                <w:rPr>
                  <w:noProof/>
                  <w:webHidden/>
                </w:rPr>
                <w:delText>6</w:delText>
              </w:r>
            </w:del>
          </w:ins>
        </w:p>
        <w:p w14:paraId="4D0432E2" w14:textId="325732C3" w:rsidR="00DD591C" w:rsidDel="00597193" w:rsidRDefault="00DD591C">
          <w:pPr>
            <w:pStyle w:val="31"/>
            <w:tabs>
              <w:tab w:val="right" w:leader="dot" w:pos="9016"/>
            </w:tabs>
            <w:ind w:left="800"/>
            <w:rPr>
              <w:ins w:id="146" w:author="고광표" w:date="2018-04-19T19:06:00Z"/>
              <w:del w:id="147" w:author=" " w:date="2018-04-22T20:43:00Z"/>
              <w:noProof/>
              <w:szCs w:val="22"/>
            </w:rPr>
          </w:pPr>
          <w:ins w:id="148" w:author="고광표" w:date="2018-04-19T19:06:00Z">
            <w:del w:id="149" w:author=" " w:date="2018-04-22T20:43:00Z">
              <w:r w:rsidRPr="00597193" w:rsidDel="00597193">
                <w:rPr>
                  <w:rStyle w:val="a8"/>
                  <w:noProof/>
                  <w:rPrChange w:id="150" w:author=" " w:date="2018-04-22T20:43:00Z">
                    <w:rPr>
                      <w:rStyle w:val="a8"/>
                      <w:noProof/>
                    </w:rPr>
                  </w:rPrChange>
                </w:rPr>
                <w:delText>1.1.2 노약자의 빈번한 사고 발생</w:delText>
              </w:r>
              <w:r w:rsidDel="00597193">
                <w:rPr>
                  <w:noProof/>
                  <w:webHidden/>
                </w:rPr>
                <w:tab/>
              </w:r>
            </w:del>
          </w:ins>
          <w:ins w:id="151" w:author="고광표" w:date="2018-04-19T19:08:00Z">
            <w:del w:id="152" w:author=" " w:date="2018-04-22T20:43:00Z">
              <w:r w:rsidR="004E1911" w:rsidDel="00597193">
                <w:rPr>
                  <w:noProof/>
                  <w:webHidden/>
                </w:rPr>
                <w:delText>6</w:delText>
              </w:r>
            </w:del>
          </w:ins>
        </w:p>
        <w:p w14:paraId="3520D4E7" w14:textId="162C9BF3" w:rsidR="00DD591C" w:rsidDel="00597193" w:rsidRDefault="00DD591C">
          <w:pPr>
            <w:pStyle w:val="31"/>
            <w:tabs>
              <w:tab w:val="right" w:leader="dot" w:pos="9016"/>
            </w:tabs>
            <w:ind w:left="800"/>
            <w:rPr>
              <w:ins w:id="153" w:author="고광표" w:date="2018-04-19T19:06:00Z"/>
              <w:del w:id="154" w:author=" " w:date="2018-04-22T20:43:00Z"/>
              <w:noProof/>
              <w:szCs w:val="22"/>
            </w:rPr>
          </w:pPr>
          <w:ins w:id="155" w:author="고광표" w:date="2018-04-19T19:06:00Z">
            <w:del w:id="156" w:author=" " w:date="2018-04-22T20:43:00Z">
              <w:r w:rsidRPr="00597193" w:rsidDel="00597193">
                <w:rPr>
                  <w:rStyle w:val="a8"/>
                  <w:noProof/>
                  <w:rPrChange w:id="157" w:author=" " w:date="2018-04-22T20:43:00Z">
                    <w:rPr>
                      <w:rStyle w:val="a8"/>
                      <w:noProof/>
                    </w:rPr>
                  </w:rPrChange>
                </w:rPr>
                <w:delText>1.1.3 학생들의 무의미한 봉사활동</w:delText>
              </w:r>
              <w:r w:rsidDel="00597193">
                <w:rPr>
                  <w:noProof/>
                  <w:webHidden/>
                </w:rPr>
                <w:tab/>
              </w:r>
            </w:del>
          </w:ins>
          <w:ins w:id="158" w:author="고광표" w:date="2018-04-19T19:08:00Z">
            <w:del w:id="159" w:author=" " w:date="2018-04-22T20:43:00Z">
              <w:r w:rsidR="004E1911" w:rsidDel="00597193">
                <w:rPr>
                  <w:noProof/>
                  <w:webHidden/>
                </w:rPr>
                <w:delText>7</w:delText>
              </w:r>
            </w:del>
          </w:ins>
        </w:p>
        <w:p w14:paraId="479482BA" w14:textId="4B02C509" w:rsidR="00DD591C" w:rsidDel="00597193" w:rsidRDefault="00DD591C">
          <w:pPr>
            <w:pStyle w:val="21"/>
            <w:tabs>
              <w:tab w:val="right" w:leader="dot" w:pos="9016"/>
            </w:tabs>
            <w:ind w:left="400"/>
            <w:rPr>
              <w:ins w:id="160" w:author="고광표" w:date="2018-04-19T19:06:00Z"/>
              <w:del w:id="161" w:author=" " w:date="2018-04-22T20:43:00Z"/>
              <w:noProof/>
              <w:szCs w:val="22"/>
            </w:rPr>
          </w:pPr>
          <w:ins w:id="162" w:author="고광표" w:date="2018-04-19T19:06:00Z">
            <w:del w:id="163" w:author=" " w:date="2018-04-22T20:43:00Z">
              <w:r w:rsidRPr="00597193" w:rsidDel="00597193">
                <w:rPr>
                  <w:rStyle w:val="a8"/>
                  <w:noProof/>
                  <w:rPrChange w:id="164" w:author=" " w:date="2018-04-22T20:43:00Z">
                    <w:rPr>
                      <w:rStyle w:val="a8"/>
                      <w:noProof/>
                    </w:rPr>
                  </w:rPrChange>
                </w:rPr>
                <w:delText>1.2 타겟 및 stake holders</w:delText>
              </w:r>
              <w:r w:rsidDel="00597193">
                <w:rPr>
                  <w:noProof/>
                  <w:webHidden/>
                </w:rPr>
                <w:tab/>
              </w:r>
            </w:del>
          </w:ins>
          <w:ins w:id="165" w:author="고광표" w:date="2018-04-19T19:08:00Z">
            <w:del w:id="166" w:author=" " w:date="2018-04-22T20:43:00Z">
              <w:r w:rsidR="004E1911" w:rsidDel="00597193">
                <w:rPr>
                  <w:noProof/>
                  <w:webHidden/>
                </w:rPr>
                <w:delText>8</w:delText>
              </w:r>
            </w:del>
          </w:ins>
        </w:p>
        <w:p w14:paraId="2767E71F" w14:textId="1E82E971" w:rsidR="00DD591C" w:rsidDel="00597193" w:rsidRDefault="00DD591C">
          <w:pPr>
            <w:pStyle w:val="31"/>
            <w:tabs>
              <w:tab w:val="right" w:leader="dot" w:pos="9016"/>
            </w:tabs>
            <w:ind w:left="800"/>
            <w:rPr>
              <w:ins w:id="167" w:author="고광표" w:date="2018-04-19T19:06:00Z"/>
              <w:del w:id="168" w:author=" " w:date="2018-04-22T20:43:00Z"/>
              <w:noProof/>
              <w:szCs w:val="22"/>
            </w:rPr>
          </w:pPr>
          <w:ins w:id="169" w:author="고광표" w:date="2018-04-19T19:06:00Z">
            <w:del w:id="170" w:author=" " w:date="2018-04-22T20:43:00Z">
              <w:r w:rsidRPr="00597193" w:rsidDel="00597193">
                <w:rPr>
                  <w:rStyle w:val="a8"/>
                  <w:noProof/>
                  <w:rPrChange w:id="171" w:author=" " w:date="2018-04-22T20:43:00Z">
                    <w:rPr>
                      <w:rStyle w:val="a8"/>
                      <w:noProof/>
                    </w:rPr>
                  </w:rPrChange>
                </w:rPr>
                <w:delText>1.2.1 Target Customers</w:delText>
              </w:r>
              <w:r w:rsidDel="00597193">
                <w:rPr>
                  <w:noProof/>
                  <w:webHidden/>
                </w:rPr>
                <w:tab/>
              </w:r>
            </w:del>
          </w:ins>
          <w:ins w:id="172" w:author="고광표" w:date="2018-04-19T19:08:00Z">
            <w:del w:id="173" w:author=" " w:date="2018-04-22T20:43:00Z">
              <w:r w:rsidR="004E1911" w:rsidDel="00597193">
                <w:rPr>
                  <w:noProof/>
                  <w:webHidden/>
                </w:rPr>
                <w:delText>8</w:delText>
              </w:r>
            </w:del>
          </w:ins>
        </w:p>
        <w:p w14:paraId="581A6A06" w14:textId="68638443" w:rsidR="00DD591C" w:rsidDel="00597193" w:rsidRDefault="00DD591C">
          <w:pPr>
            <w:pStyle w:val="31"/>
            <w:tabs>
              <w:tab w:val="right" w:leader="dot" w:pos="9016"/>
            </w:tabs>
            <w:ind w:left="800"/>
            <w:rPr>
              <w:ins w:id="174" w:author="고광표" w:date="2018-04-19T19:06:00Z"/>
              <w:del w:id="175" w:author=" " w:date="2018-04-22T20:43:00Z"/>
              <w:noProof/>
              <w:szCs w:val="22"/>
            </w:rPr>
          </w:pPr>
          <w:ins w:id="176" w:author="고광표" w:date="2018-04-19T19:06:00Z">
            <w:del w:id="177" w:author=" " w:date="2018-04-22T20:43:00Z">
              <w:r w:rsidRPr="00597193" w:rsidDel="00597193">
                <w:rPr>
                  <w:rStyle w:val="a8"/>
                  <w:noProof/>
                  <w:rPrChange w:id="178" w:author=" " w:date="2018-04-22T20:43:00Z">
                    <w:rPr>
                      <w:rStyle w:val="a8"/>
                      <w:noProof/>
                    </w:rPr>
                  </w:rPrChange>
                </w:rPr>
                <w:delText>1.2.2 Stakeholders</w:delText>
              </w:r>
              <w:r w:rsidDel="00597193">
                <w:rPr>
                  <w:noProof/>
                  <w:webHidden/>
                </w:rPr>
                <w:tab/>
              </w:r>
            </w:del>
          </w:ins>
          <w:ins w:id="179" w:author="고광표" w:date="2018-04-19T19:08:00Z">
            <w:del w:id="180" w:author=" " w:date="2018-04-22T20:43:00Z">
              <w:r w:rsidR="004E1911" w:rsidDel="00597193">
                <w:rPr>
                  <w:noProof/>
                  <w:webHidden/>
                </w:rPr>
                <w:delText>8</w:delText>
              </w:r>
            </w:del>
          </w:ins>
        </w:p>
        <w:p w14:paraId="08625940" w14:textId="36B229DB" w:rsidR="00DD591C" w:rsidDel="00597193" w:rsidRDefault="00DD591C">
          <w:pPr>
            <w:pStyle w:val="21"/>
            <w:tabs>
              <w:tab w:val="right" w:leader="dot" w:pos="9016"/>
            </w:tabs>
            <w:ind w:left="400"/>
            <w:rPr>
              <w:ins w:id="181" w:author="고광표" w:date="2018-04-19T19:06:00Z"/>
              <w:del w:id="182" w:author=" " w:date="2018-04-22T20:43:00Z"/>
              <w:noProof/>
              <w:szCs w:val="22"/>
            </w:rPr>
          </w:pPr>
          <w:ins w:id="183" w:author="고광표" w:date="2018-04-19T19:06:00Z">
            <w:del w:id="184" w:author=" " w:date="2018-04-22T20:43:00Z">
              <w:r w:rsidRPr="00597193" w:rsidDel="00597193">
                <w:rPr>
                  <w:rStyle w:val="a8"/>
                  <w:noProof/>
                  <w:rPrChange w:id="185" w:author=" " w:date="2018-04-22T20:43:00Z">
                    <w:rPr>
                      <w:rStyle w:val="a8"/>
                      <w:noProof/>
                    </w:rPr>
                  </w:rPrChange>
                </w:rPr>
                <w:delText>1.3 타겟 및 각 stake holder 관점의 가치</w:delText>
              </w:r>
              <w:r w:rsidDel="00597193">
                <w:rPr>
                  <w:noProof/>
                  <w:webHidden/>
                </w:rPr>
                <w:tab/>
              </w:r>
            </w:del>
          </w:ins>
          <w:ins w:id="186" w:author="고광표" w:date="2018-04-19T19:08:00Z">
            <w:del w:id="187" w:author=" " w:date="2018-04-22T20:43:00Z">
              <w:r w:rsidR="004E1911" w:rsidDel="00597193">
                <w:rPr>
                  <w:noProof/>
                  <w:webHidden/>
                </w:rPr>
                <w:delText>8</w:delText>
              </w:r>
            </w:del>
          </w:ins>
        </w:p>
        <w:p w14:paraId="4006A366" w14:textId="1B6D76C0" w:rsidR="00DD591C" w:rsidDel="00597193" w:rsidRDefault="00DD591C">
          <w:pPr>
            <w:pStyle w:val="31"/>
            <w:tabs>
              <w:tab w:val="right" w:leader="dot" w:pos="9016"/>
            </w:tabs>
            <w:ind w:left="800"/>
            <w:rPr>
              <w:ins w:id="188" w:author="고광표" w:date="2018-04-19T19:06:00Z"/>
              <w:del w:id="189" w:author=" " w:date="2018-04-22T20:43:00Z"/>
              <w:noProof/>
              <w:szCs w:val="22"/>
            </w:rPr>
          </w:pPr>
          <w:ins w:id="190" w:author="고광표" w:date="2018-04-19T19:06:00Z">
            <w:del w:id="191" w:author=" " w:date="2018-04-22T20:43:00Z">
              <w:r w:rsidRPr="00597193" w:rsidDel="00597193">
                <w:rPr>
                  <w:rStyle w:val="a8"/>
                  <w:noProof/>
                  <w:rPrChange w:id="192" w:author=" " w:date="2018-04-22T20:43:00Z">
                    <w:rPr>
                      <w:rStyle w:val="a8"/>
                      <w:noProof/>
                    </w:rPr>
                  </w:rPrChange>
                </w:rPr>
                <w:delText>1.3.1 사용자</w:delText>
              </w:r>
              <w:r w:rsidDel="00597193">
                <w:rPr>
                  <w:noProof/>
                  <w:webHidden/>
                </w:rPr>
                <w:tab/>
              </w:r>
            </w:del>
          </w:ins>
          <w:ins w:id="193" w:author="고광표" w:date="2018-04-19T19:08:00Z">
            <w:del w:id="194" w:author=" " w:date="2018-04-22T20:43:00Z">
              <w:r w:rsidR="004E1911" w:rsidDel="00597193">
                <w:rPr>
                  <w:noProof/>
                  <w:webHidden/>
                </w:rPr>
                <w:delText>8</w:delText>
              </w:r>
            </w:del>
          </w:ins>
        </w:p>
        <w:p w14:paraId="59B74DE7" w14:textId="27EF7909" w:rsidR="00DD591C" w:rsidDel="00597193" w:rsidRDefault="00DD591C">
          <w:pPr>
            <w:pStyle w:val="31"/>
            <w:tabs>
              <w:tab w:val="right" w:leader="dot" w:pos="9016"/>
            </w:tabs>
            <w:ind w:left="800"/>
            <w:rPr>
              <w:ins w:id="195" w:author="고광표" w:date="2018-04-19T19:06:00Z"/>
              <w:del w:id="196" w:author=" " w:date="2018-04-22T20:43:00Z"/>
              <w:noProof/>
              <w:szCs w:val="22"/>
            </w:rPr>
          </w:pPr>
          <w:ins w:id="197" w:author="고광표" w:date="2018-04-19T19:06:00Z">
            <w:del w:id="198" w:author=" " w:date="2018-04-22T20:43:00Z">
              <w:r w:rsidRPr="00597193" w:rsidDel="00597193">
                <w:rPr>
                  <w:rStyle w:val="a8"/>
                  <w:noProof/>
                  <w:rPrChange w:id="199" w:author=" " w:date="2018-04-22T20:43:00Z">
                    <w:rPr>
                      <w:rStyle w:val="a8"/>
                      <w:noProof/>
                    </w:rPr>
                  </w:rPrChange>
                </w:rPr>
                <w:delText>1.3.2 관련 국가 기관</w:delText>
              </w:r>
              <w:r w:rsidDel="00597193">
                <w:rPr>
                  <w:noProof/>
                  <w:webHidden/>
                </w:rPr>
                <w:tab/>
              </w:r>
            </w:del>
          </w:ins>
          <w:ins w:id="200" w:author="고광표" w:date="2018-04-19T19:08:00Z">
            <w:del w:id="201" w:author=" " w:date="2018-04-22T20:43:00Z">
              <w:r w:rsidR="004E1911" w:rsidDel="00597193">
                <w:rPr>
                  <w:noProof/>
                  <w:webHidden/>
                </w:rPr>
                <w:delText>9</w:delText>
              </w:r>
            </w:del>
          </w:ins>
        </w:p>
        <w:p w14:paraId="68348C8E" w14:textId="562E92CD" w:rsidR="00DD591C" w:rsidDel="00597193" w:rsidRDefault="00DD591C">
          <w:pPr>
            <w:pStyle w:val="11"/>
            <w:rPr>
              <w:ins w:id="202" w:author="고광표" w:date="2018-04-19T19:06:00Z"/>
              <w:del w:id="203" w:author=" " w:date="2018-04-22T20:43:00Z"/>
              <w:noProof/>
              <w:szCs w:val="22"/>
            </w:rPr>
          </w:pPr>
          <w:ins w:id="204" w:author="고광표" w:date="2018-04-19T19:06:00Z">
            <w:del w:id="205" w:author=" " w:date="2018-04-22T20:43:00Z">
              <w:r w:rsidRPr="00597193" w:rsidDel="00597193">
                <w:rPr>
                  <w:rStyle w:val="a8"/>
                  <w:noProof/>
                  <w:rPrChange w:id="206" w:author=" " w:date="2018-04-22T20:43:00Z">
                    <w:rPr>
                      <w:rStyle w:val="a8"/>
                      <w:noProof/>
                    </w:rPr>
                  </w:rPrChange>
                </w:rPr>
                <w:delText>2. 기존 사례분석</w:delText>
              </w:r>
              <w:r w:rsidDel="00597193">
                <w:rPr>
                  <w:noProof/>
                  <w:webHidden/>
                </w:rPr>
                <w:tab/>
              </w:r>
            </w:del>
          </w:ins>
          <w:ins w:id="207" w:author="고광표" w:date="2018-04-19T19:08:00Z">
            <w:del w:id="208" w:author=" " w:date="2018-04-22T20:43:00Z">
              <w:r w:rsidR="004E1911" w:rsidDel="00597193">
                <w:rPr>
                  <w:noProof/>
                  <w:webHidden/>
                </w:rPr>
                <w:delText>9</w:delText>
              </w:r>
            </w:del>
          </w:ins>
        </w:p>
        <w:p w14:paraId="4301042B" w14:textId="6D6E5CA0" w:rsidR="00DD591C" w:rsidDel="00597193" w:rsidRDefault="00DD591C">
          <w:pPr>
            <w:pStyle w:val="21"/>
            <w:tabs>
              <w:tab w:val="right" w:leader="dot" w:pos="9016"/>
            </w:tabs>
            <w:ind w:left="400"/>
            <w:rPr>
              <w:ins w:id="209" w:author="고광표" w:date="2018-04-19T19:06:00Z"/>
              <w:del w:id="210" w:author=" " w:date="2018-04-22T20:43:00Z"/>
              <w:noProof/>
              <w:szCs w:val="22"/>
            </w:rPr>
          </w:pPr>
          <w:ins w:id="211" w:author="고광표" w:date="2018-04-19T19:06:00Z">
            <w:del w:id="212" w:author=" " w:date="2018-04-22T20:43:00Z">
              <w:r w:rsidRPr="00597193" w:rsidDel="00597193">
                <w:rPr>
                  <w:rStyle w:val="a8"/>
                  <w:noProof/>
                  <w:rPrChange w:id="213" w:author=" " w:date="2018-04-22T20:43:00Z">
                    <w:rPr>
                      <w:rStyle w:val="a8"/>
                      <w:noProof/>
                    </w:rPr>
                  </w:rPrChange>
                </w:rPr>
                <w:delText>2.1 유사제품/서비스</w:delText>
              </w:r>
              <w:r w:rsidDel="00597193">
                <w:rPr>
                  <w:noProof/>
                  <w:webHidden/>
                </w:rPr>
                <w:tab/>
              </w:r>
            </w:del>
          </w:ins>
          <w:ins w:id="214" w:author="고광표" w:date="2018-04-19T19:08:00Z">
            <w:del w:id="215" w:author=" " w:date="2018-04-22T20:43:00Z">
              <w:r w:rsidR="004E1911" w:rsidDel="00597193">
                <w:rPr>
                  <w:noProof/>
                  <w:webHidden/>
                </w:rPr>
                <w:delText>9</w:delText>
              </w:r>
            </w:del>
          </w:ins>
        </w:p>
        <w:p w14:paraId="1909C4A2" w14:textId="71AEDCD0" w:rsidR="00DD591C" w:rsidDel="00597193" w:rsidRDefault="00DD591C">
          <w:pPr>
            <w:pStyle w:val="31"/>
            <w:tabs>
              <w:tab w:val="right" w:leader="dot" w:pos="9016"/>
            </w:tabs>
            <w:ind w:left="800"/>
            <w:rPr>
              <w:ins w:id="216" w:author="고광표" w:date="2018-04-19T19:06:00Z"/>
              <w:del w:id="217" w:author=" " w:date="2018-04-22T20:43:00Z"/>
              <w:noProof/>
              <w:szCs w:val="22"/>
            </w:rPr>
          </w:pPr>
          <w:ins w:id="218" w:author="고광표" w:date="2018-04-19T19:06:00Z">
            <w:del w:id="219" w:author=" " w:date="2018-04-22T20:43:00Z">
              <w:r w:rsidRPr="00597193" w:rsidDel="00597193">
                <w:rPr>
                  <w:rStyle w:val="a8"/>
                  <w:noProof/>
                  <w:rPrChange w:id="220" w:author=" " w:date="2018-04-22T20:43:00Z">
                    <w:rPr>
                      <w:rStyle w:val="a8"/>
                      <w:noProof/>
                    </w:rPr>
                  </w:rPrChange>
                </w:rPr>
                <w:delText>2.1.1 Be My Eyes</w:delText>
              </w:r>
              <w:r w:rsidDel="00597193">
                <w:rPr>
                  <w:noProof/>
                  <w:webHidden/>
                </w:rPr>
                <w:tab/>
              </w:r>
            </w:del>
          </w:ins>
          <w:ins w:id="221" w:author="고광표" w:date="2018-04-19T19:08:00Z">
            <w:del w:id="222" w:author=" " w:date="2018-04-22T20:43:00Z">
              <w:r w:rsidR="004E1911" w:rsidDel="00597193">
                <w:rPr>
                  <w:noProof/>
                  <w:webHidden/>
                </w:rPr>
                <w:delText>10</w:delText>
              </w:r>
            </w:del>
          </w:ins>
        </w:p>
        <w:p w14:paraId="26C93A9E" w14:textId="22110760" w:rsidR="00DD591C" w:rsidDel="00597193" w:rsidRDefault="00DD591C">
          <w:pPr>
            <w:pStyle w:val="31"/>
            <w:tabs>
              <w:tab w:val="right" w:leader="dot" w:pos="9016"/>
            </w:tabs>
            <w:ind w:left="800"/>
            <w:rPr>
              <w:ins w:id="223" w:author="고광표" w:date="2018-04-19T19:06:00Z"/>
              <w:del w:id="224" w:author=" " w:date="2018-04-22T20:43:00Z"/>
              <w:noProof/>
              <w:szCs w:val="22"/>
            </w:rPr>
          </w:pPr>
          <w:ins w:id="225" w:author="고광표" w:date="2018-04-19T19:06:00Z">
            <w:del w:id="226" w:author=" " w:date="2018-04-22T20:43:00Z">
              <w:r w:rsidRPr="00597193" w:rsidDel="00597193">
                <w:rPr>
                  <w:rStyle w:val="a8"/>
                  <w:noProof/>
                  <w:rPrChange w:id="227" w:author=" " w:date="2018-04-22T20:43:00Z">
                    <w:rPr>
                      <w:rStyle w:val="a8"/>
                      <w:noProof/>
                    </w:rPr>
                  </w:rPrChange>
                </w:rPr>
                <w:delText>2.1.2 1365 자원봉사포털</w:delText>
              </w:r>
              <w:r w:rsidDel="00597193">
                <w:rPr>
                  <w:noProof/>
                  <w:webHidden/>
                </w:rPr>
                <w:tab/>
              </w:r>
            </w:del>
          </w:ins>
          <w:ins w:id="228" w:author="고광표" w:date="2018-04-19T19:08:00Z">
            <w:del w:id="229" w:author=" " w:date="2018-04-22T20:43:00Z">
              <w:r w:rsidR="004E1911" w:rsidDel="00597193">
                <w:rPr>
                  <w:noProof/>
                  <w:webHidden/>
                </w:rPr>
                <w:delText>10</w:delText>
              </w:r>
            </w:del>
          </w:ins>
        </w:p>
        <w:p w14:paraId="10DA88FB" w14:textId="1243538F" w:rsidR="00DD591C" w:rsidDel="00597193" w:rsidRDefault="00DD591C">
          <w:pPr>
            <w:pStyle w:val="31"/>
            <w:tabs>
              <w:tab w:val="right" w:leader="dot" w:pos="9016"/>
            </w:tabs>
            <w:ind w:left="800"/>
            <w:rPr>
              <w:ins w:id="230" w:author="고광표" w:date="2018-04-19T19:06:00Z"/>
              <w:del w:id="231" w:author=" " w:date="2018-04-22T20:43:00Z"/>
              <w:noProof/>
              <w:szCs w:val="22"/>
            </w:rPr>
          </w:pPr>
          <w:ins w:id="232" w:author="고광표" w:date="2018-04-19T19:06:00Z">
            <w:del w:id="233" w:author=" " w:date="2018-04-22T20:43:00Z">
              <w:r w:rsidRPr="00597193" w:rsidDel="00597193">
                <w:rPr>
                  <w:rStyle w:val="a8"/>
                  <w:noProof/>
                  <w:rPrChange w:id="234" w:author=" " w:date="2018-04-22T20:43:00Z">
                    <w:rPr>
                      <w:rStyle w:val="a8"/>
                      <w:noProof/>
                    </w:rPr>
                  </w:rPrChange>
                </w:rPr>
                <w:delText>2.1.3 사회복지자원봉사 활동기관 찾기 앱</w:delText>
              </w:r>
              <w:r w:rsidDel="00597193">
                <w:rPr>
                  <w:noProof/>
                  <w:webHidden/>
                </w:rPr>
                <w:tab/>
              </w:r>
            </w:del>
          </w:ins>
          <w:ins w:id="235" w:author="고광표" w:date="2018-04-19T19:08:00Z">
            <w:del w:id="236" w:author=" " w:date="2018-04-22T20:43:00Z">
              <w:r w:rsidR="004E1911" w:rsidDel="00597193">
                <w:rPr>
                  <w:noProof/>
                  <w:webHidden/>
                </w:rPr>
                <w:delText>11</w:delText>
              </w:r>
            </w:del>
          </w:ins>
        </w:p>
        <w:p w14:paraId="2AC5C6E6" w14:textId="35FFB3A7" w:rsidR="00DD591C" w:rsidDel="00597193" w:rsidRDefault="00DD591C">
          <w:pPr>
            <w:pStyle w:val="21"/>
            <w:tabs>
              <w:tab w:val="right" w:leader="dot" w:pos="9016"/>
            </w:tabs>
            <w:ind w:left="400"/>
            <w:rPr>
              <w:ins w:id="237" w:author="고광표" w:date="2018-04-19T19:06:00Z"/>
              <w:del w:id="238" w:author=" " w:date="2018-04-22T20:43:00Z"/>
              <w:noProof/>
              <w:szCs w:val="22"/>
            </w:rPr>
          </w:pPr>
          <w:ins w:id="239" w:author="고광표" w:date="2018-04-19T19:06:00Z">
            <w:del w:id="240" w:author=" " w:date="2018-04-22T20:43:00Z">
              <w:r w:rsidRPr="00597193" w:rsidDel="00597193">
                <w:rPr>
                  <w:rStyle w:val="a8"/>
                  <w:noProof/>
                  <w:rPrChange w:id="241" w:author=" " w:date="2018-04-22T20:43:00Z">
                    <w:rPr>
                      <w:rStyle w:val="a8"/>
                      <w:noProof/>
                    </w:rPr>
                  </w:rPrChange>
                </w:rPr>
                <w:delText>2.2 관련기술 동향</w:delText>
              </w:r>
              <w:r w:rsidDel="00597193">
                <w:rPr>
                  <w:noProof/>
                  <w:webHidden/>
                </w:rPr>
                <w:tab/>
              </w:r>
            </w:del>
          </w:ins>
          <w:ins w:id="242" w:author="고광표" w:date="2018-04-19T19:08:00Z">
            <w:del w:id="243" w:author=" " w:date="2018-04-22T20:43:00Z">
              <w:r w:rsidR="004E1911" w:rsidDel="00597193">
                <w:rPr>
                  <w:noProof/>
                  <w:webHidden/>
                </w:rPr>
                <w:delText>12</w:delText>
              </w:r>
            </w:del>
          </w:ins>
        </w:p>
        <w:p w14:paraId="006C2480" w14:textId="06D74A6B" w:rsidR="00DD591C" w:rsidDel="00597193" w:rsidRDefault="00DD591C">
          <w:pPr>
            <w:pStyle w:val="21"/>
            <w:tabs>
              <w:tab w:val="right" w:leader="dot" w:pos="9016"/>
            </w:tabs>
            <w:ind w:left="400"/>
            <w:rPr>
              <w:ins w:id="244" w:author="고광표" w:date="2018-04-19T19:06:00Z"/>
              <w:del w:id="245" w:author=" " w:date="2018-04-22T20:43:00Z"/>
              <w:noProof/>
              <w:szCs w:val="22"/>
            </w:rPr>
          </w:pPr>
          <w:ins w:id="246" w:author="고광표" w:date="2018-04-19T19:06:00Z">
            <w:del w:id="247" w:author=" " w:date="2018-04-22T20:43:00Z">
              <w:r w:rsidRPr="00597193" w:rsidDel="00597193">
                <w:rPr>
                  <w:rStyle w:val="a8"/>
                  <w:noProof/>
                  <w:rPrChange w:id="248" w:author=" " w:date="2018-04-22T20:43:00Z">
                    <w:rPr>
                      <w:rStyle w:val="a8"/>
                      <w:noProof/>
                    </w:rPr>
                  </w:rPrChange>
                </w:rPr>
                <w:delText>2.3 인사이트(insight) 및 차별성</w:delText>
              </w:r>
              <w:r w:rsidDel="00597193">
                <w:rPr>
                  <w:noProof/>
                  <w:webHidden/>
                </w:rPr>
                <w:tab/>
              </w:r>
            </w:del>
          </w:ins>
          <w:ins w:id="249" w:author="고광표" w:date="2018-04-19T19:08:00Z">
            <w:del w:id="250" w:author=" " w:date="2018-04-22T20:43:00Z">
              <w:r w:rsidR="004E1911" w:rsidDel="00597193">
                <w:rPr>
                  <w:noProof/>
                  <w:webHidden/>
                </w:rPr>
                <w:delText>14</w:delText>
              </w:r>
            </w:del>
          </w:ins>
        </w:p>
        <w:p w14:paraId="4FC0E5CA" w14:textId="044E8BDE" w:rsidR="00DD591C" w:rsidDel="00597193" w:rsidRDefault="00DD591C">
          <w:pPr>
            <w:pStyle w:val="11"/>
            <w:rPr>
              <w:ins w:id="251" w:author="고광표" w:date="2018-04-19T19:06:00Z"/>
              <w:del w:id="252" w:author=" " w:date="2018-04-22T20:43:00Z"/>
              <w:noProof/>
              <w:szCs w:val="22"/>
            </w:rPr>
          </w:pPr>
          <w:ins w:id="253" w:author="고광표" w:date="2018-04-19T19:06:00Z">
            <w:del w:id="254" w:author=" " w:date="2018-04-22T20:43:00Z">
              <w:r w:rsidRPr="00597193" w:rsidDel="00597193">
                <w:rPr>
                  <w:rStyle w:val="a8"/>
                  <w:noProof/>
                  <w:rPrChange w:id="255" w:author=" " w:date="2018-04-22T20:43:00Z">
                    <w:rPr>
                      <w:rStyle w:val="a8"/>
                      <w:noProof/>
                    </w:rPr>
                  </w:rPrChange>
                </w:rPr>
                <w:delText>3. 개발 내용</w:delText>
              </w:r>
              <w:r w:rsidDel="00597193">
                <w:rPr>
                  <w:noProof/>
                  <w:webHidden/>
                </w:rPr>
                <w:tab/>
              </w:r>
            </w:del>
          </w:ins>
          <w:ins w:id="256" w:author="고광표" w:date="2018-04-19T19:08:00Z">
            <w:del w:id="257" w:author=" " w:date="2018-04-22T20:43:00Z">
              <w:r w:rsidR="004E1911" w:rsidDel="00597193">
                <w:rPr>
                  <w:noProof/>
                  <w:webHidden/>
                </w:rPr>
                <w:delText>15</w:delText>
              </w:r>
            </w:del>
          </w:ins>
        </w:p>
        <w:p w14:paraId="363C656E" w14:textId="63997244" w:rsidR="00DD591C" w:rsidDel="00597193" w:rsidRDefault="00DD591C">
          <w:pPr>
            <w:pStyle w:val="21"/>
            <w:tabs>
              <w:tab w:val="right" w:leader="dot" w:pos="9016"/>
            </w:tabs>
            <w:ind w:left="400"/>
            <w:rPr>
              <w:ins w:id="258" w:author="고광표" w:date="2018-04-19T19:06:00Z"/>
              <w:del w:id="259" w:author=" " w:date="2018-04-22T20:43:00Z"/>
              <w:noProof/>
              <w:szCs w:val="22"/>
            </w:rPr>
          </w:pPr>
          <w:ins w:id="260" w:author="고광표" w:date="2018-04-19T19:06:00Z">
            <w:del w:id="261" w:author=" " w:date="2018-04-22T20:43:00Z">
              <w:r w:rsidRPr="00597193" w:rsidDel="00597193">
                <w:rPr>
                  <w:rStyle w:val="a8"/>
                  <w:noProof/>
                  <w:rPrChange w:id="262" w:author=" " w:date="2018-04-22T20:43:00Z">
                    <w:rPr>
                      <w:rStyle w:val="a8"/>
                      <w:noProof/>
                    </w:rPr>
                  </w:rPrChange>
                </w:rPr>
                <w:delText>3.1 개발 목표</w:delText>
              </w:r>
              <w:r w:rsidDel="00597193">
                <w:rPr>
                  <w:noProof/>
                  <w:webHidden/>
                </w:rPr>
                <w:tab/>
              </w:r>
            </w:del>
          </w:ins>
          <w:ins w:id="263" w:author="고광표" w:date="2018-04-19T19:08:00Z">
            <w:del w:id="264" w:author=" " w:date="2018-04-22T20:43:00Z">
              <w:r w:rsidR="004E1911" w:rsidDel="00597193">
                <w:rPr>
                  <w:noProof/>
                  <w:webHidden/>
                </w:rPr>
                <w:delText>15</w:delText>
              </w:r>
            </w:del>
          </w:ins>
        </w:p>
        <w:p w14:paraId="460BF33E" w14:textId="230875A0" w:rsidR="00DD591C" w:rsidDel="00597193" w:rsidRDefault="00DD591C">
          <w:pPr>
            <w:pStyle w:val="21"/>
            <w:tabs>
              <w:tab w:val="right" w:leader="dot" w:pos="9016"/>
            </w:tabs>
            <w:ind w:left="400"/>
            <w:rPr>
              <w:ins w:id="265" w:author="고광표" w:date="2018-04-19T19:06:00Z"/>
              <w:del w:id="266" w:author=" " w:date="2018-04-22T20:43:00Z"/>
              <w:noProof/>
              <w:szCs w:val="22"/>
            </w:rPr>
          </w:pPr>
          <w:ins w:id="267" w:author="고광표" w:date="2018-04-19T19:06:00Z">
            <w:del w:id="268" w:author=" " w:date="2018-04-22T20:43:00Z">
              <w:r w:rsidRPr="00597193" w:rsidDel="00597193">
                <w:rPr>
                  <w:rStyle w:val="a8"/>
                  <w:noProof/>
                  <w:rPrChange w:id="269" w:author=" " w:date="2018-04-22T20:43:00Z">
                    <w:rPr>
                      <w:rStyle w:val="a8"/>
                      <w:noProof/>
                    </w:rPr>
                  </w:rPrChange>
                </w:rPr>
                <w:delText>3.2 Use Cases</w:delText>
              </w:r>
              <w:r w:rsidDel="00597193">
                <w:rPr>
                  <w:noProof/>
                  <w:webHidden/>
                </w:rPr>
                <w:tab/>
              </w:r>
            </w:del>
          </w:ins>
          <w:ins w:id="270" w:author="고광표" w:date="2018-04-19T19:08:00Z">
            <w:del w:id="271" w:author=" " w:date="2018-04-22T20:43:00Z">
              <w:r w:rsidR="004E1911" w:rsidDel="00597193">
                <w:rPr>
                  <w:noProof/>
                  <w:webHidden/>
                </w:rPr>
                <w:delText>16</w:delText>
              </w:r>
            </w:del>
          </w:ins>
        </w:p>
        <w:p w14:paraId="537F79E6" w14:textId="22AFCD3F" w:rsidR="00DD591C" w:rsidDel="00597193" w:rsidRDefault="00DD591C">
          <w:pPr>
            <w:pStyle w:val="21"/>
            <w:tabs>
              <w:tab w:val="right" w:leader="dot" w:pos="9016"/>
            </w:tabs>
            <w:ind w:left="400"/>
            <w:rPr>
              <w:ins w:id="272" w:author="고광표" w:date="2018-04-19T19:06:00Z"/>
              <w:del w:id="273" w:author=" " w:date="2018-04-22T20:43:00Z"/>
              <w:noProof/>
              <w:szCs w:val="22"/>
            </w:rPr>
          </w:pPr>
          <w:ins w:id="274" w:author="고광표" w:date="2018-04-19T19:06:00Z">
            <w:del w:id="275" w:author=" " w:date="2018-04-22T20:43:00Z">
              <w:r w:rsidRPr="00597193" w:rsidDel="00597193">
                <w:rPr>
                  <w:rStyle w:val="a8"/>
                  <w:noProof/>
                  <w:rPrChange w:id="276" w:author=" " w:date="2018-04-22T20:43:00Z">
                    <w:rPr>
                      <w:rStyle w:val="a8"/>
                      <w:noProof/>
                    </w:rPr>
                  </w:rPrChange>
                </w:rPr>
                <w:delText>3.3 Features</w:delText>
              </w:r>
              <w:r w:rsidDel="00597193">
                <w:rPr>
                  <w:noProof/>
                  <w:webHidden/>
                </w:rPr>
                <w:tab/>
              </w:r>
            </w:del>
          </w:ins>
          <w:ins w:id="277" w:author="고광표" w:date="2018-04-19T19:08:00Z">
            <w:del w:id="278" w:author=" " w:date="2018-04-22T20:43:00Z">
              <w:r w:rsidR="004E1911" w:rsidDel="00597193">
                <w:rPr>
                  <w:noProof/>
                  <w:webHidden/>
                </w:rPr>
                <w:delText>26</w:delText>
              </w:r>
            </w:del>
          </w:ins>
        </w:p>
        <w:p w14:paraId="5C74475E" w14:textId="1FB1E2D6" w:rsidR="00DD591C" w:rsidDel="00597193" w:rsidRDefault="00DD591C">
          <w:pPr>
            <w:pStyle w:val="11"/>
            <w:rPr>
              <w:ins w:id="279" w:author="고광표" w:date="2018-04-19T19:06:00Z"/>
              <w:del w:id="280" w:author=" " w:date="2018-04-22T20:43:00Z"/>
              <w:noProof/>
              <w:szCs w:val="22"/>
            </w:rPr>
          </w:pPr>
          <w:ins w:id="281" w:author="고광표" w:date="2018-04-19T19:06:00Z">
            <w:del w:id="282" w:author=" " w:date="2018-04-22T20:43:00Z">
              <w:r w:rsidRPr="00597193" w:rsidDel="00597193">
                <w:rPr>
                  <w:rStyle w:val="a8"/>
                  <w:noProof/>
                  <w:rPrChange w:id="283" w:author=" " w:date="2018-04-22T20:43:00Z">
                    <w:rPr>
                      <w:rStyle w:val="a8"/>
                      <w:noProof/>
                    </w:rPr>
                  </w:rPrChange>
                </w:rPr>
                <w:delText>4. 설계</w:delText>
              </w:r>
              <w:r w:rsidDel="00597193">
                <w:rPr>
                  <w:noProof/>
                  <w:webHidden/>
                </w:rPr>
                <w:tab/>
              </w:r>
            </w:del>
          </w:ins>
          <w:ins w:id="284" w:author="고광표" w:date="2018-04-19T19:08:00Z">
            <w:del w:id="285" w:author=" " w:date="2018-04-22T20:43:00Z">
              <w:r w:rsidR="004E1911" w:rsidDel="00597193">
                <w:rPr>
                  <w:noProof/>
                  <w:webHidden/>
                </w:rPr>
                <w:delText>46</w:delText>
              </w:r>
            </w:del>
          </w:ins>
        </w:p>
        <w:p w14:paraId="73E2C0AE" w14:textId="264B675A" w:rsidR="00DD591C" w:rsidDel="00597193" w:rsidRDefault="00DD591C">
          <w:pPr>
            <w:pStyle w:val="21"/>
            <w:tabs>
              <w:tab w:val="right" w:leader="dot" w:pos="9016"/>
            </w:tabs>
            <w:ind w:left="400"/>
            <w:rPr>
              <w:ins w:id="286" w:author="고광표" w:date="2018-04-19T19:06:00Z"/>
              <w:del w:id="287" w:author=" " w:date="2018-04-22T20:43:00Z"/>
              <w:noProof/>
              <w:szCs w:val="22"/>
            </w:rPr>
          </w:pPr>
          <w:ins w:id="288" w:author="고광표" w:date="2018-04-19T19:06:00Z">
            <w:del w:id="289" w:author=" " w:date="2018-04-22T20:43:00Z">
              <w:r w:rsidRPr="00597193" w:rsidDel="00597193">
                <w:rPr>
                  <w:rStyle w:val="a8"/>
                  <w:noProof/>
                  <w:rPrChange w:id="290" w:author=" " w:date="2018-04-22T20:43:00Z">
                    <w:rPr>
                      <w:rStyle w:val="a8"/>
                      <w:noProof/>
                    </w:rPr>
                  </w:rPrChange>
                </w:rPr>
                <w:delText>4.1 시스템 구조</w:delText>
              </w:r>
              <w:r w:rsidDel="00597193">
                <w:rPr>
                  <w:noProof/>
                  <w:webHidden/>
                </w:rPr>
                <w:tab/>
              </w:r>
            </w:del>
          </w:ins>
          <w:ins w:id="291" w:author="고광표" w:date="2018-04-19T19:08:00Z">
            <w:del w:id="292" w:author=" " w:date="2018-04-22T20:43:00Z">
              <w:r w:rsidR="004E1911" w:rsidDel="00597193">
                <w:rPr>
                  <w:noProof/>
                  <w:webHidden/>
                </w:rPr>
                <w:delText>46</w:delText>
              </w:r>
            </w:del>
          </w:ins>
        </w:p>
        <w:p w14:paraId="5D06C3C0" w14:textId="5FD5FC24" w:rsidR="00DD591C" w:rsidDel="00597193" w:rsidRDefault="00DD591C">
          <w:pPr>
            <w:pStyle w:val="31"/>
            <w:tabs>
              <w:tab w:val="right" w:leader="dot" w:pos="9016"/>
            </w:tabs>
            <w:ind w:left="800"/>
            <w:rPr>
              <w:ins w:id="293" w:author="고광표" w:date="2018-04-19T19:06:00Z"/>
              <w:del w:id="294" w:author=" " w:date="2018-04-22T20:43:00Z"/>
              <w:noProof/>
              <w:szCs w:val="22"/>
            </w:rPr>
          </w:pPr>
          <w:ins w:id="295" w:author="고광표" w:date="2018-04-19T19:06:00Z">
            <w:del w:id="296" w:author=" " w:date="2018-04-22T20:43:00Z">
              <w:r w:rsidRPr="00597193" w:rsidDel="00597193">
                <w:rPr>
                  <w:rStyle w:val="a8"/>
                  <w:noProof/>
                  <w:rPrChange w:id="297" w:author=" " w:date="2018-04-22T20:43:00Z">
                    <w:rPr>
                      <w:rStyle w:val="a8"/>
                      <w:noProof/>
                    </w:rPr>
                  </w:rPrChange>
                </w:rPr>
                <w:delText>4.1.2 SW ARCHITECTURE</w:delText>
              </w:r>
              <w:r w:rsidDel="00597193">
                <w:rPr>
                  <w:noProof/>
                  <w:webHidden/>
                </w:rPr>
                <w:tab/>
              </w:r>
            </w:del>
          </w:ins>
          <w:ins w:id="298" w:author="고광표" w:date="2018-04-19T19:08:00Z">
            <w:del w:id="299" w:author=" " w:date="2018-04-22T20:43:00Z">
              <w:r w:rsidR="004E1911" w:rsidDel="00597193">
                <w:rPr>
                  <w:noProof/>
                  <w:webHidden/>
                </w:rPr>
                <w:delText>48</w:delText>
              </w:r>
            </w:del>
          </w:ins>
        </w:p>
        <w:p w14:paraId="6790965B" w14:textId="70082BB7" w:rsidR="00DD591C" w:rsidDel="00597193" w:rsidRDefault="00DD591C">
          <w:pPr>
            <w:pStyle w:val="21"/>
            <w:tabs>
              <w:tab w:val="right" w:leader="dot" w:pos="9016"/>
            </w:tabs>
            <w:ind w:left="400"/>
            <w:rPr>
              <w:ins w:id="300" w:author="고광표" w:date="2018-04-19T19:06:00Z"/>
              <w:del w:id="301" w:author=" " w:date="2018-04-22T20:43:00Z"/>
              <w:noProof/>
              <w:szCs w:val="22"/>
            </w:rPr>
          </w:pPr>
          <w:ins w:id="302" w:author="고광표" w:date="2018-04-19T19:06:00Z">
            <w:del w:id="303" w:author=" " w:date="2018-04-22T20:43:00Z">
              <w:r w:rsidRPr="00597193" w:rsidDel="00597193">
                <w:rPr>
                  <w:rStyle w:val="a8"/>
                  <w:noProof/>
                  <w:rPrChange w:id="304" w:author=" " w:date="2018-04-22T20:43:00Z">
                    <w:rPr>
                      <w:rStyle w:val="a8"/>
                      <w:noProof/>
                    </w:rPr>
                  </w:rPrChange>
                </w:rPr>
                <w:delText>4.2 Components</w:delText>
              </w:r>
              <w:r w:rsidDel="00597193">
                <w:rPr>
                  <w:noProof/>
                  <w:webHidden/>
                </w:rPr>
                <w:tab/>
              </w:r>
            </w:del>
          </w:ins>
          <w:ins w:id="305" w:author="고광표" w:date="2018-04-19T19:08:00Z">
            <w:del w:id="306" w:author=" " w:date="2018-04-22T20:43:00Z">
              <w:r w:rsidR="004E1911" w:rsidDel="00597193">
                <w:rPr>
                  <w:noProof/>
                  <w:webHidden/>
                </w:rPr>
                <w:delText>49</w:delText>
              </w:r>
            </w:del>
          </w:ins>
        </w:p>
        <w:p w14:paraId="30E519B2" w14:textId="4EF4497F" w:rsidR="00DD591C" w:rsidDel="00597193" w:rsidRDefault="00DD591C">
          <w:pPr>
            <w:pStyle w:val="21"/>
            <w:tabs>
              <w:tab w:val="right" w:leader="dot" w:pos="9016"/>
            </w:tabs>
            <w:ind w:left="400"/>
            <w:rPr>
              <w:ins w:id="307" w:author="고광표" w:date="2018-04-19T19:06:00Z"/>
              <w:del w:id="308" w:author=" " w:date="2018-04-22T20:43:00Z"/>
              <w:noProof/>
              <w:szCs w:val="22"/>
            </w:rPr>
          </w:pPr>
          <w:ins w:id="309" w:author="고광표" w:date="2018-04-19T19:06:00Z">
            <w:del w:id="310" w:author=" " w:date="2018-04-22T20:43:00Z">
              <w:r w:rsidRPr="00597193" w:rsidDel="00597193">
                <w:rPr>
                  <w:rStyle w:val="a8"/>
                  <w:noProof/>
                  <w:rPrChange w:id="311" w:author=" " w:date="2018-04-22T20:43:00Z">
                    <w:rPr>
                      <w:rStyle w:val="a8"/>
                      <w:noProof/>
                    </w:rPr>
                  </w:rPrChange>
                </w:rPr>
                <w:delText>4.3 데이터 정의</w:delText>
              </w:r>
              <w:r w:rsidDel="00597193">
                <w:rPr>
                  <w:noProof/>
                  <w:webHidden/>
                </w:rPr>
                <w:tab/>
              </w:r>
            </w:del>
          </w:ins>
          <w:ins w:id="312" w:author="고광표" w:date="2018-04-19T19:08:00Z">
            <w:del w:id="313" w:author=" " w:date="2018-04-22T20:43:00Z">
              <w:r w:rsidR="004E1911" w:rsidDel="00597193">
                <w:rPr>
                  <w:noProof/>
                  <w:webHidden/>
                </w:rPr>
                <w:delText>50</w:delText>
              </w:r>
            </w:del>
          </w:ins>
        </w:p>
        <w:p w14:paraId="60178612" w14:textId="413428AA" w:rsidR="00DD591C" w:rsidDel="00597193" w:rsidRDefault="00DD591C">
          <w:pPr>
            <w:pStyle w:val="21"/>
            <w:tabs>
              <w:tab w:val="right" w:leader="dot" w:pos="9016"/>
            </w:tabs>
            <w:ind w:left="400"/>
            <w:rPr>
              <w:ins w:id="314" w:author="고광표" w:date="2018-04-19T19:06:00Z"/>
              <w:del w:id="315" w:author=" " w:date="2018-04-22T20:43:00Z"/>
              <w:noProof/>
              <w:szCs w:val="22"/>
            </w:rPr>
          </w:pPr>
          <w:ins w:id="316" w:author="고광표" w:date="2018-04-19T19:06:00Z">
            <w:del w:id="317" w:author=" " w:date="2018-04-22T20:43:00Z">
              <w:r w:rsidRPr="00597193" w:rsidDel="00597193">
                <w:rPr>
                  <w:rStyle w:val="a8"/>
                  <w:noProof/>
                  <w:rPrChange w:id="318" w:author=" " w:date="2018-04-22T20:43:00Z">
                    <w:rPr>
                      <w:rStyle w:val="a8"/>
                      <w:noProof/>
                    </w:rPr>
                  </w:rPrChange>
                </w:rPr>
                <w:delText>4.4 API 및 Interface 정의</w:delText>
              </w:r>
              <w:r w:rsidDel="00597193">
                <w:rPr>
                  <w:noProof/>
                  <w:webHidden/>
                </w:rPr>
                <w:tab/>
              </w:r>
            </w:del>
          </w:ins>
          <w:ins w:id="319" w:author="고광표" w:date="2018-04-19T19:08:00Z">
            <w:del w:id="320" w:author=" " w:date="2018-04-22T20:43:00Z">
              <w:r w:rsidR="004E1911" w:rsidDel="00597193">
                <w:rPr>
                  <w:noProof/>
                  <w:webHidden/>
                </w:rPr>
                <w:delText>53</w:delText>
              </w:r>
            </w:del>
          </w:ins>
        </w:p>
        <w:p w14:paraId="017F5A87" w14:textId="1B386AE4" w:rsidR="00DD591C" w:rsidDel="00597193" w:rsidRDefault="00DD591C">
          <w:pPr>
            <w:pStyle w:val="31"/>
            <w:tabs>
              <w:tab w:val="right" w:leader="dot" w:pos="9016"/>
            </w:tabs>
            <w:ind w:left="800"/>
            <w:rPr>
              <w:ins w:id="321" w:author="고광표" w:date="2018-04-19T19:06:00Z"/>
              <w:del w:id="322" w:author=" " w:date="2018-04-22T20:43:00Z"/>
              <w:noProof/>
              <w:szCs w:val="22"/>
            </w:rPr>
          </w:pPr>
          <w:ins w:id="323" w:author="고광표" w:date="2018-04-19T19:06:00Z">
            <w:del w:id="324" w:author=" " w:date="2018-04-22T20:43:00Z">
              <w:r w:rsidRPr="00597193" w:rsidDel="00597193">
                <w:rPr>
                  <w:rStyle w:val="a8"/>
                  <w:noProof/>
                  <w:rPrChange w:id="325" w:author=" " w:date="2018-04-22T20:43:00Z">
                    <w:rPr>
                      <w:rStyle w:val="a8"/>
                      <w:noProof/>
                    </w:rPr>
                  </w:rPrChange>
                </w:rPr>
                <w:delText>4.4.1 외부 API</w:delText>
              </w:r>
              <w:r w:rsidDel="00597193">
                <w:rPr>
                  <w:noProof/>
                  <w:webHidden/>
                </w:rPr>
                <w:tab/>
              </w:r>
            </w:del>
          </w:ins>
          <w:ins w:id="326" w:author="고광표" w:date="2018-04-19T19:08:00Z">
            <w:del w:id="327" w:author=" " w:date="2018-04-22T20:43:00Z">
              <w:r w:rsidR="004E1911" w:rsidDel="00597193">
                <w:rPr>
                  <w:noProof/>
                  <w:webHidden/>
                </w:rPr>
                <w:delText>53</w:delText>
              </w:r>
            </w:del>
          </w:ins>
        </w:p>
        <w:p w14:paraId="0DC0956F" w14:textId="5BE5325F" w:rsidR="00DD591C" w:rsidDel="00597193" w:rsidRDefault="00DD591C">
          <w:pPr>
            <w:pStyle w:val="31"/>
            <w:tabs>
              <w:tab w:val="right" w:leader="dot" w:pos="9016"/>
            </w:tabs>
            <w:ind w:left="800"/>
            <w:rPr>
              <w:ins w:id="328" w:author="고광표" w:date="2018-04-19T19:06:00Z"/>
              <w:del w:id="329" w:author=" " w:date="2018-04-22T20:43:00Z"/>
              <w:noProof/>
              <w:szCs w:val="22"/>
            </w:rPr>
          </w:pPr>
          <w:ins w:id="330" w:author="고광표" w:date="2018-04-19T19:06:00Z">
            <w:del w:id="331" w:author=" " w:date="2018-04-22T20:43:00Z">
              <w:r w:rsidRPr="00597193" w:rsidDel="00597193">
                <w:rPr>
                  <w:rStyle w:val="a8"/>
                  <w:noProof/>
                  <w:rPrChange w:id="332" w:author=" " w:date="2018-04-22T20:43:00Z">
                    <w:rPr>
                      <w:rStyle w:val="a8"/>
                      <w:noProof/>
                    </w:rPr>
                  </w:rPrChange>
                </w:rPr>
                <w:delText>4.4.2 Restful API</w:delText>
              </w:r>
              <w:r w:rsidDel="00597193">
                <w:rPr>
                  <w:noProof/>
                  <w:webHidden/>
                </w:rPr>
                <w:tab/>
              </w:r>
            </w:del>
          </w:ins>
          <w:ins w:id="333" w:author="고광표" w:date="2018-04-19T19:08:00Z">
            <w:del w:id="334" w:author=" " w:date="2018-04-22T20:43:00Z">
              <w:r w:rsidR="004E1911" w:rsidDel="00597193">
                <w:rPr>
                  <w:noProof/>
                  <w:webHidden/>
                </w:rPr>
                <w:delText>53</w:delText>
              </w:r>
            </w:del>
          </w:ins>
        </w:p>
        <w:p w14:paraId="30317322" w14:textId="0606EDE4" w:rsidR="00DD591C" w:rsidDel="00597193" w:rsidRDefault="00DD591C">
          <w:pPr>
            <w:pStyle w:val="11"/>
            <w:rPr>
              <w:ins w:id="335" w:author="고광표" w:date="2018-04-19T19:06:00Z"/>
              <w:del w:id="336" w:author=" " w:date="2018-04-22T20:43:00Z"/>
              <w:noProof/>
              <w:szCs w:val="22"/>
            </w:rPr>
          </w:pPr>
          <w:ins w:id="337" w:author="고광표" w:date="2018-04-19T19:06:00Z">
            <w:del w:id="338" w:author=" " w:date="2018-04-22T20:43:00Z">
              <w:r w:rsidRPr="00597193" w:rsidDel="00597193">
                <w:rPr>
                  <w:rStyle w:val="a8"/>
                  <w:noProof/>
                  <w:rPrChange w:id="339" w:author=" " w:date="2018-04-22T20:43:00Z">
                    <w:rPr>
                      <w:rStyle w:val="a8"/>
                      <w:noProof/>
                    </w:rPr>
                  </w:rPrChange>
                </w:rPr>
                <w:delText>5. 수행 계획</w:delText>
              </w:r>
              <w:r w:rsidDel="00597193">
                <w:rPr>
                  <w:noProof/>
                  <w:webHidden/>
                </w:rPr>
                <w:tab/>
              </w:r>
            </w:del>
          </w:ins>
          <w:ins w:id="340" w:author="고광표" w:date="2018-04-19T19:08:00Z">
            <w:del w:id="341" w:author=" " w:date="2018-04-22T20:43:00Z">
              <w:r w:rsidR="004E1911" w:rsidDel="00597193">
                <w:rPr>
                  <w:noProof/>
                  <w:webHidden/>
                </w:rPr>
                <w:delText>56</w:delText>
              </w:r>
            </w:del>
          </w:ins>
        </w:p>
        <w:p w14:paraId="741A99FB" w14:textId="2AA96EA3" w:rsidR="00DD591C" w:rsidDel="00597193" w:rsidRDefault="00DD591C">
          <w:pPr>
            <w:pStyle w:val="21"/>
            <w:tabs>
              <w:tab w:val="right" w:leader="dot" w:pos="9016"/>
            </w:tabs>
            <w:ind w:left="400"/>
            <w:rPr>
              <w:ins w:id="342" w:author="고광표" w:date="2018-04-19T19:06:00Z"/>
              <w:del w:id="343" w:author=" " w:date="2018-04-22T20:43:00Z"/>
              <w:noProof/>
              <w:szCs w:val="22"/>
            </w:rPr>
          </w:pPr>
          <w:ins w:id="344" w:author="고광표" w:date="2018-04-19T19:06:00Z">
            <w:del w:id="345" w:author=" " w:date="2018-04-22T20:43:00Z">
              <w:r w:rsidRPr="00597193" w:rsidDel="00597193">
                <w:rPr>
                  <w:rStyle w:val="a8"/>
                  <w:noProof/>
                  <w:rPrChange w:id="346" w:author=" " w:date="2018-04-22T20:43:00Z">
                    <w:rPr>
                      <w:rStyle w:val="a8"/>
                      <w:noProof/>
                    </w:rPr>
                  </w:rPrChange>
                </w:rPr>
                <w:delText>5.1 개발환경</w:delText>
              </w:r>
              <w:r w:rsidDel="00597193">
                <w:rPr>
                  <w:noProof/>
                  <w:webHidden/>
                </w:rPr>
                <w:tab/>
              </w:r>
            </w:del>
          </w:ins>
          <w:ins w:id="347" w:author="고광표" w:date="2018-04-19T19:08:00Z">
            <w:del w:id="348" w:author=" " w:date="2018-04-22T20:43:00Z">
              <w:r w:rsidR="004E1911" w:rsidDel="00597193">
                <w:rPr>
                  <w:noProof/>
                  <w:webHidden/>
                </w:rPr>
                <w:delText>56</w:delText>
              </w:r>
            </w:del>
          </w:ins>
        </w:p>
        <w:p w14:paraId="3B922456" w14:textId="42A8272F" w:rsidR="00DD591C" w:rsidDel="00597193" w:rsidRDefault="00DD591C">
          <w:pPr>
            <w:pStyle w:val="21"/>
            <w:tabs>
              <w:tab w:val="right" w:leader="dot" w:pos="9016"/>
            </w:tabs>
            <w:ind w:left="400"/>
            <w:rPr>
              <w:ins w:id="349" w:author="고광표" w:date="2018-04-19T19:06:00Z"/>
              <w:del w:id="350" w:author=" " w:date="2018-04-22T20:43:00Z"/>
              <w:noProof/>
              <w:szCs w:val="22"/>
            </w:rPr>
          </w:pPr>
          <w:ins w:id="351" w:author="고광표" w:date="2018-04-19T19:06:00Z">
            <w:del w:id="352" w:author=" " w:date="2018-04-22T20:43:00Z">
              <w:r w:rsidRPr="00597193" w:rsidDel="00597193">
                <w:rPr>
                  <w:rStyle w:val="a8"/>
                  <w:noProof/>
                  <w:rPrChange w:id="353" w:author=" " w:date="2018-04-22T20:43:00Z">
                    <w:rPr>
                      <w:rStyle w:val="a8"/>
                      <w:noProof/>
                    </w:rPr>
                  </w:rPrChange>
                </w:rPr>
                <w:delText>5.2 리스크 분석</w:delText>
              </w:r>
              <w:r w:rsidDel="00597193">
                <w:rPr>
                  <w:noProof/>
                  <w:webHidden/>
                </w:rPr>
                <w:tab/>
              </w:r>
            </w:del>
          </w:ins>
          <w:ins w:id="354" w:author="고광표" w:date="2018-04-19T19:08:00Z">
            <w:del w:id="355" w:author=" " w:date="2018-04-22T20:43:00Z">
              <w:r w:rsidR="004E1911" w:rsidDel="00597193">
                <w:rPr>
                  <w:noProof/>
                  <w:webHidden/>
                </w:rPr>
                <w:delText>57</w:delText>
              </w:r>
            </w:del>
          </w:ins>
        </w:p>
        <w:p w14:paraId="7088D9EC" w14:textId="496DF1AF" w:rsidR="00DD591C" w:rsidDel="00597193" w:rsidRDefault="00DD591C">
          <w:pPr>
            <w:pStyle w:val="21"/>
            <w:tabs>
              <w:tab w:val="right" w:leader="dot" w:pos="9016"/>
            </w:tabs>
            <w:ind w:left="400"/>
            <w:rPr>
              <w:ins w:id="356" w:author="고광표" w:date="2018-04-19T19:06:00Z"/>
              <w:del w:id="357" w:author=" " w:date="2018-04-22T20:43:00Z"/>
              <w:noProof/>
              <w:szCs w:val="22"/>
            </w:rPr>
          </w:pPr>
          <w:ins w:id="358" w:author="고광표" w:date="2018-04-19T19:06:00Z">
            <w:del w:id="359" w:author=" " w:date="2018-04-22T20:43:00Z">
              <w:r w:rsidRPr="00597193" w:rsidDel="00597193">
                <w:rPr>
                  <w:rStyle w:val="a8"/>
                  <w:noProof/>
                  <w:rPrChange w:id="360" w:author=" " w:date="2018-04-22T20:43:00Z">
                    <w:rPr>
                      <w:rStyle w:val="a8"/>
                      <w:noProof/>
                    </w:rPr>
                  </w:rPrChange>
                </w:rPr>
                <w:delText>5.3 개발 일정</w:delText>
              </w:r>
              <w:r w:rsidDel="00597193">
                <w:rPr>
                  <w:noProof/>
                  <w:webHidden/>
                </w:rPr>
                <w:tab/>
              </w:r>
            </w:del>
          </w:ins>
          <w:ins w:id="361" w:author="고광표" w:date="2018-04-19T19:08:00Z">
            <w:del w:id="362" w:author=" " w:date="2018-04-22T20:43:00Z">
              <w:r w:rsidR="004E1911" w:rsidDel="00597193">
                <w:rPr>
                  <w:noProof/>
                  <w:webHidden/>
                </w:rPr>
                <w:delText>58</w:delText>
              </w:r>
            </w:del>
          </w:ins>
        </w:p>
        <w:p w14:paraId="4D1D150A" w14:textId="5F3A68AD" w:rsidR="00DD591C" w:rsidDel="00597193" w:rsidRDefault="00DD591C">
          <w:pPr>
            <w:pStyle w:val="21"/>
            <w:tabs>
              <w:tab w:val="right" w:leader="dot" w:pos="9016"/>
            </w:tabs>
            <w:ind w:left="400"/>
            <w:rPr>
              <w:ins w:id="363" w:author="고광표" w:date="2018-04-19T19:06:00Z"/>
              <w:del w:id="364" w:author=" " w:date="2018-04-22T20:43:00Z"/>
              <w:noProof/>
              <w:szCs w:val="22"/>
            </w:rPr>
          </w:pPr>
          <w:ins w:id="365" w:author="고광표" w:date="2018-04-19T19:06:00Z">
            <w:del w:id="366" w:author=" " w:date="2018-04-22T20:43:00Z">
              <w:r w:rsidRPr="00597193" w:rsidDel="00597193">
                <w:rPr>
                  <w:rStyle w:val="a8"/>
                  <w:noProof/>
                  <w:rPrChange w:id="367" w:author=" " w:date="2018-04-22T20:43:00Z">
                    <w:rPr>
                      <w:rStyle w:val="a8"/>
                      <w:noProof/>
                    </w:rPr>
                  </w:rPrChange>
                </w:rPr>
                <w:delText>5.4 비용 분석</w:delText>
              </w:r>
              <w:r w:rsidDel="00597193">
                <w:rPr>
                  <w:noProof/>
                  <w:webHidden/>
                </w:rPr>
                <w:tab/>
              </w:r>
            </w:del>
          </w:ins>
          <w:ins w:id="368" w:author="고광표" w:date="2018-04-19T19:08:00Z">
            <w:del w:id="369" w:author=" " w:date="2018-04-22T20:43:00Z">
              <w:r w:rsidR="004E1911" w:rsidDel="00597193">
                <w:rPr>
                  <w:noProof/>
                  <w:webHidden/>
                </w:rPr>
                <w:delText>60</w:delText>
              </w:r>
            </w:del>
          </w:ins>
        </w:p>
        <w:p w14:paraId="6FBD0675" w14:textId="3ECE38A1" w:rsidR="00DD591C" w:rsidDel="00597193" w:rsidRDefault="00DD591C">
          <w:pPr>
            <w:pStyle w:val="21"/>
            <w:tabs>
              <w:tab w:val="right" w:leader="dot" w:pos="9016"/>
            </w:tabs>
            <w:ind w:left="400"/>
            <w:rPr>
              <w:ins w:id="370" w:author="고광표" w:date="2018-04-19T19:06:00Z"/>
              <w:del w:id="371" w:author=" " w:date="2018-04-22T20:43:00Z"/>
              <w:noProof/>
              <w:szCs w:val="22"/>
            </w:rPr>
          </w:pPr>
          <w:ins w:id="372" w:author="고광표" w:date="2018-04-19T19:06:00Z">
            <w:del w:id="373" w:author=" " w:date="2018-04-22T20:43:00Z">
              <w:r w:rsidRPr="00597193" w:rsidDel="00597193">
                <w:rPr>
                  <w:rStyle w:val="a8"/>
                  <w:noProof/>
                  <w:rPrChange w:id="374" w:author=" " w:date="2018-04-22T20:43:00Z">
                    <w:rPr>
                      <w:rStyle w:val="a8"/>
                      <w:noProof/>
                    </w:rPr>
                  </w:rPrChange>
                </w:rPr>
                <w:delText>5.5 업무분장 계획</w:delText>
              </w:r>
              <w:r w:rsidDel="00597193">
                <w:rPr>
                  <w:noProof/>
                  <w:webHidden/>
                </w:rPr>
                <w:tab/>
              </w:r>
            </w:del>
          </w:ins>
          <w:ins w:id="375" w:author="고광표" w:date="2018-04-19T19:08:00Z">
            <w:del w:id="376" w:author=" " w:date="2018-04-22T20:43:00Z">
              <w:r w:rsidR="004E1911" w:rsidDel="00597193">
                <w:rPr>
                  <w:noProof/>
                  <w:webHidden/>
                </w:rPr>
                <w:delText>60</w:delText>
              </w:r>
            </w:del>
          </w:ins>
        </w:p>
        <w:p w14:paraId="41ADB0F0" w14:textId="5E985D8F" w:rsidR="00DD591C" w:rsidDel="00597193" w:rsidRDefault="00DD591C">
          <w:pPr>
            <w:pStyle w:val="31"/>
            <w:tabs>
              <w:tab w:val="right" w:leader="dot" w:pos="9016"/>
            </w:tabs>
            <w:ind w:left="800"/>
            <w:rPr>
              <w:ins w:id="377" w:author="고광표" w:date="2018-04-19T19:06:00Z"/>
              <w:del w:id="378" w:author=" " w:date="2018-04-22T20:43:00Z"/>
              <w:noProof/>
              <w:szCs w:val="22"/>
            </w:rPr>
          </w:pPr>
          <w:ins w:id="379" w:author="고광표" w:date="2018-04-19T19:06:00Z">
            <w:del w:id="380" w:author=" " w:date="2018-04-22T20:43:00Z">
              <w:r w:rsidRPr="00597193" w:rsidDel="00597193">
                <w:rPr>
                  <w:rStyle w:val="a8"/>
                  <w:noProof/>
                  <w:rPrChange w:id="381" w:author=" " w:date="2018-04-22T20:43:00Z">
                    <w:rPr>
                      <w:rStyle w:val="a8"/>
                      <w:noProof/>
                    </w:rPr>
                  </w:rPrChange>
                </w:rPr>
                <w:delText>5.5.1 Feature / 컴포넌트 기반</w:delText>
              </w:r>
              <w:r w:rsidDel="00597193">
                <w:rPr>
                  <w:noProof/>
                  <w:webHidden/>
                </w:rPr>
                <w:tab/>
              </w:r>
            </w:del>
          </w:ins>
          <w:ins w:id="382" w:author="고광표" w:date="2018-04-19T19:08:00Z">
            <w:del w:id="383" w:author=" " w:date="2018-04-22T20:43:00Z">
              <w:r w:rsidR="004E1911" w:rsidDel="00597193">
                <w:rPr>
                  <w:noProof/>
                  <w:webHidden/>
                </w:rPr>
                <w:delText>60</w:delText>
              </w:r>
            </w:del>
          </w:ins>
        </w:p>
        <w:p w14:paraId="3F69B989" w14:textId="09619DFE" w:rsidR="00DD591C" w:rsidDel="00597193" w:rsidRDefault="00DD591C">
          <w:pPr>
            <w:pStyle w:val="31"/>
            <w:tabs>
              <w:tab w:val="right" w:leader="dot" w:pos="9016"/>
            </w:tabs>
            <w:ind w:left="800"/>
            <w:rPr>
              <w:ins w:id="384" w:author="고광표" w:date="2018-04-19T19:06:00Z"/>
              <w:del w:id="385" w:author=" " w:date="2018-04-22T20:43:00Z"/>
              <w:noProof/>
              <w:szCs w:val="22"/>
            </w:rPr>
          </w:pPr>
          <w:ins w:id="386" w:author="고광표" w:date="2018-04-19T19:06:00Z">
            <w:del w:id="387" w:author=" " w:date="2018-04-22T20:43:00Z">
              <w:r w:rsidRPr="00597193" w:rsidDel="00597193">
                <w:rPr>
                  <w:rStyle w:val="a8"/>
                  <w:noProof/>
                  <w:rPrChange w:id="388" w:author=" " w:date="2018-04-22T20:43:00Z">
                    <w:rPr>
                      <w:rStyle w:val="a8"/>
                      <w:noProof/>
                    </w:rPr>
                  </w:rPrChange>
                </w:rPr>
                <w:delText>5.5.2 기타 과제관리/Deploy/발표 등 부가적 업무 분장</w:delText>
              </w:r>
              <w:r w:rsidDel="00597193">
                <w:rPr>
                  <w:noProof/>
                  <w:webHidden/>
                </w:rPr>
                <w:tab/>
              </w:r>
            </w:del>
          </w:ins>
          <w:ins w:id="389" w:author="고광표" w:date="2018-04-19T19:08:00Z">
            <w:del w:id="390" w:author=" " w:date="2018-04-22T20:43:00Z">
              <w:r w:rsidR="004E1911" w:rsidDel="00597193">
                <w:rPr>
                  <w:noProof/>
                  <w:webHidden/>
                </w:rPr>
                <w:delText>61</w:delText>
              </w:r>
            </w:del>
          </w:ins>
        </w:p>
        <w:p w14:paraId="55FF8825" w14:textId="6A9703C2" w:rsidR="00DD591C" w:rsidDel="00597193" w:rsidRDefault="00DD591C">
          <w:pPr>
            <w:pStyle w:val="21"/>
            <w:tabs>
              <w:tab w:val="right" w:leader="dot" w:pos="9016"/>
            </w:tabs>
            <w:ind w:left="400"/>
            <w:rPr>
              <w:ins w:id="391" w:author="고광표" w:date="2018-04-19T19:06:00Z"/>
              <w:del w:id="392" w:author=" " w:date="2018-04-22T20:43:00Z"/>
              <w:noProof/>
              <w:szCs w:val="22"/>
            </w:rPr>
          </w:pPr>
          <w:ins w:id="393" w:author="고광표" w:date="2018-04-19T19:06:00Z">
            <w:del w:id="394" w:author=" " w:date="2018-04-22T20:43:00Z">
              <w:r w:rsidRPr="00597193" w:rsidDel="00597193">
                <w:rPr>
                  <w:rStyle w:val="a8"/>
                  <w:noProof/>
                  <w:rPrChange w:id="395" w:author=" " w:date="2018-04-22T20:43:00Z">
                    <w:rPr>
                      <w:rStyle w:val="a8"/>
                      <w:noProof/>
                    </w:rPr>
                  </w:rPrChange>
                </w:rPr>
                <w:delText>5.6 협업 방안</w:delText>
              </w:r>
              <w:r w:rsidDel="00597193">
                <w:rPr>
                  <w:noProof/>
                  <w:webHidden/>
                </w:rPr>
                <w:tab/>
              </w:r>
            </w:del>
          </w:ins>
          <w:ins w:id="396" w:author="고광표" w:date="2018-04-19T19:08:00Z">
            <w:del w:id="397" w:author=" " w:date="2018-04-22T20:43:00Z">
              <w:r w:rsidR="004E1911" w:rsidDel="00597193">
                <w:rPr>
                  <w:noProof/>
                  <w:webHidden/>
                </w:rPr>
                <w:delText>62</w:delText>
              </w:r>
            </w:del>
          </w:ins>
        </w:p>
        <w:p w14:paraId="4716E94E" w14:textId="7443F708" w:rsidR="00DD591C" w:rsidDel="00597193" w:rsidRDefault="00DD591C">
          <w:pPr>
            <w:pStyle w:val="31"/>
            <w:tabs>
              <w:tab w:val="right" w:leader="dot" w:pos="9016"/>
            </w:tabs>
            <w:ind w:left="800"/>
            <w:rPr>
              <w:ins w:id="398" w:author="고광표" w:date="2018-04-19T19:06:00Z"/>
              <w:del w:id="399" w:author=" " w:date="2018-04-22T20:43:00Z"/>
              <w:noProof/>
              <w:szCs w:val="22"/>
            </w:rPr>
          </w:pPr>
          <w:ins w:id="400" w:author="고광표" w:date="2018-04-19T19:06:00Z">
            <w:del w:id="401" w:author=" " w:date="2018-04-22T20:43:00Z">
              <w:r w:rsidRPr="00597193" w:rsidDel="00597193">
                <w:rPr>
                  <w:rStyle w:val="a8"/>
                  <w:noProof/>
                  <w:rPrChange w:id="402" w:author=" " w:date="2018-04-22T20:43:00Z">
                    <w:rPr>
                      <w:rStyle w:val="a8"/>
                      <w:noProof/>
                    </w:rPr>
                  </w:rPrChange>
                </w:rPr>
                <w:delText>5.6.1 소스코드 관리</w:delText>
              </w:r>
              <w:r w:rsidDel="00597193">
                <w:rPr>
                  <w:noProof/>
                  <w:webHidden/>
                </w:rPr>
                <w:tab/>
              </w:r>
            </w:del>
          </w:ins>
          <w:ins w:id="403" w:author="고광표" w:date="2018-04-19T19:08:00Z">
            <w:del w:id="404" w:author=" " w:date="2018-04-22T20:43:00Z">
              <w:r w:rsidR="004E1911" w:rsidDel="00597193">
                <w:rPr>
                  <w:noProof/>
                  <w:webHidden/>
                </w:rPr>
                <w:delText>62</w:delText>
              </w:r>
            </w:del>
          </w:ins>
        </w:p>
        <w:p w14:paraId="55012476" w14:textId="76105A80" w:rsidR="00DD591C" w:rsidDel="00597193" w:rsidRDefault="00DD591C">
          <w:pPr>
            <w:pStyle w:val="31"/>
            <w:tabs>
              <w:tab w:val="right" w:leader="dot" w:pos="9016"/>
            </w:tabs>
            <w:ind w:left="800"/>
            <w:rPr>
              <w:ins w:id="405" w:author="고광표" w:date="2018-04-19T19:06:00Z"/>
              <w:del w:id="406" w:author=" " w:date="2018-04-22T20:43:00Z"/>
              <w:noProof/>
              <w:szCs w:val="22"/>
            </w:rPr>
          </w:pPr>
          <w:ins w:id="407" w:author="고광표" w:date="2018-04-19T19:06:00Z">
            <w:del w:id="408" w:author=" " w:date="2018-04-22T20:43:00Z">
              <w:r w:rsidRPr="00597193" w:rsidDel="00597193">
                <w:rPr>
                  <w:rStyle w:val="a8"/>
                  <w:noProof/>
                  <w:rPrChange w:id="409" w:author=" " w:date="2018-04-22T20:43:00Z">
                    <w:rPr>
                      <w:rStyle w:val="a8"/>
                      <w:noProof/>
                    </w:rPr>
                  </w:rPrChange>
                </w:rPr>
                <w:delText>5.6.2 통합 및 테스트</w:delText>
              </w:r>
              <w:r w:rsidDel="00597193">
                <w:rPr>
                  <w:noProof/>
                  <w:webHidden/>
                </w:rPr>
                <w:tab/>
              </w:r>
            </w:del>
          </w:ins>
          <w:ins w:id="410" w:author="고광표" w:date="2018-04-19T19:08:00Z">
            <w:del w:id="411" w:author=" " w:date="2018-04-22T20:43:00Z">
              <w:r w:rsidR="004E1911" w:rsidDel="00597193">
                <w:rPr>
                  <w:noProof/>
                  <w:webHidden/>
                </w:rPr>
                <w:delText>62</w:delText>
              </w:r>
            </w:del>
          </w:ins>
        </w:p>
        <w:p w14:paraId="27E09584" w14:textId="1DD48DFF" w:rsidR="00DD591C" w:rsidDel="00597193" w:rsidRDefault="00DD591C">
          <w:pPr>
            <w:pStyle w:val="31"/>
            <w:tabs>
              <w:tab w:val="right" w:leader="dot" w:pos="9016"/>
            </w:tabs>
            <w:ind w:left="800"/>
            <w:rPr>
              <w:ins w:id="412" w:author="고광표" w:date="2018-04-19T19:06:00Z"/>
              <w:del w:id="413" w:author=" " w:date="2018-04-22T20:43:00Z"/>
              <w:noProof/>
              <w:szCs w:val="22"/>
            </w:rPr>
          </w:pPr>
          <w:ins w:id="414" w:author="고광표" w:date="2018-04-19T19:06:00Z">
            <w:del w:id="415" w:author=" " w:date="2018-04-22T20:43:00Z">
              <w:r w:rsidRPr="00597193" w:rsidDel="00597193">
                <w:rPr>
                  <w:rStyle w:val="a8"/>
                  <w:noProof/>
                  <w:rPrChange w:id="416" w:author=" " w:date="2018-04-22T20:43:00Z">
                    <w:rPr>
                      <w:rStyle w:val="a8"/>
                      <w:noProof/>
                    </w:rPr>
                  </w:rPrChange>
                </w:rPr>
                <w:delText>5.6.3 이슈 관리</w:delText>
              </w:r>
              <w:r w:rsidDel="00597193">
                <w:rPr>
                  <w:noProof/>
                  <w:webHidden/>
                </w:rPr>
                <w:tab/>
              </w:r>
            </w:del>
          </w:ins>
          <w:ins w:id="417" w:author="고광표" w:date="2018-04-19T19:08:00Z">
            <w:del w:id="418" w:author=" " w:date="2018-04-22T20:43:00Z">
              <w:r w:rsidR="004E1911" w:rsidDel="00597193">
                <w:rPr>
                  <w:noProof/>
                  <w:webHidden/>
                </w:rPr>
                <w:delText>63</w:delText>
              </w:r>
            </w:del>
          </w:ins>
        </w:p>
        <w:p w14:paraId="6DD4A9D7" w14:textId="006D265F" w:rsidR="00DD591C" w:rsidDel="00597193" w:rsidRDefault="00DD591C">
          <w:pPr>
            <w:pStyle w:val="11"/>
            <w:rPr>
              <w:ins w:id="419" w:author="고광표" w:date="2018-04-19T19:06:00Z"/>
              <w:del w:id="420" w:author=" " w:date="2018-04-22T20:43:00Z"/>
              <w:noProof/>
              <w:szCs w:val="22"/>
            </w:rPr>
          </w:pPr>
          <w:ins w:id="421" w:author="고광표" w:date="2018-04-19T19:06:00Z">
            <w:del w:id="422" w:author=" " w:date="2018-04-22T20:43:00Z">
              <w:r w:rsidRPr="00597193" w:rsidDel="00597193">
                <w:rPr>
                  <w:rStyle w:val="a8"/>
                  <w:noProof/>
                  <w:rPrChange w:id="423" w:author=" " w:date="2018-04-22T20:43:00Z">
                    <w:rPr>
                      <w:rStyle w:val="a8"/>
                      <w:noProof/>
                    </w:rPr>
                  </w:rPrChange>
                </w:rPr>
                <w:delText>6. 출시 계획</w:delText>
              </w:r>
              <w:r w:rsidDel="00597193">
                <w:rPr>
                  <w:noProof/>
                  <w:webHidden/>
                </w:rPr>
                <w:tab/>
              </w:r>
            </w:del>
          </w:ins>
          <w:ins w:id="424" w:author="고광표" w:date="2018-04-19T19:08:00Z">
            <w:del w:id="425" w:author=" " w:date="2018-04-22T20:43:00Z">
              <w:r w:rsidR="004E1911" w:rsidDel="00597193">
                <w:rPr>
                  <w:noProof/>
                  <w:webHidden/>
                </w:rPr>
                <w:delText>63</w:delText>
              </w:r>
            </w:del>
          </w:ins>
        </w:p>
        <w:p w14:paraId="1284827D" w14:textId="2F5C3751" w:rsidR="00DD591C" w:rsidDel="00597193" w:rsidRDefault="00DD591C">
          <w:pPr>
            <w:pStyle w:val="21"/>
            <w:tabs>
              <w:tab w:val="right" w:leader="dot" w:pos="9016"/>
            </w:tabs>
            <w:ind w:left="400"/>
            <w:rPr>
              <w:ins w:id="426" w:author="고광표" w:date="2018-04-19T19:06:00Z"/>
              <w:del w:id="427" w:author=" " w:date="2018-04-22T20:43:00Z"/>
              <w:noProof/>
              <w:szCs w:val="22"/>
            </w:rPr>
          </w:pPr>
          <w:ins w:id="428" w:author="고광표" w:date="2018-04-19T19:06:00Z">
            <w:del w:id="429" w:author=" " w:date="2018-04-22T20:43:00Z">
              <w:r w:rsidRPr="00597193" w:rsidDel="00597193">
                <w:rPr>
                  <w:rStyle w:val="a8"/>
                  <w:noProof/>
                  <w:rPrChange w:id="430" w:author=" " w:date="2018-04-22T20:43:00Z">
                    <w:rPr>
                      <w:rStyle w:val="a8"/>
                      <w:noProof/>
                    </w:rPr>
                  </w:rPrChange>
                </w:rPr>
                <w:delText>6.1 성과 측정 방안</w:delText>
              </w:r>
              <w:r w:rsidDel="00597193">
                <w:rPr>
                  <w:noProof/>
                  <w:webHidden/>
                </w:rPr>
                <w:tab/>
              </w:r>
            </w:del>
          </w:ins>
          <w:ins w:id="431" w:author="고광표" w:date="2018-04-19T19:08:00Z">
            <w:del w:id="432" w:author=" " w:date="2018-04-22T20:43:00Z">
              <w:r w:rsidR="004E1911" w:rsidDel="00597193">
                <w:rPr>
                  <w:noProof/>
                  <w:webHidden/>
                </w:rPr>
                <w:delText>63</w:delText>
              </w:r>
            </w:del>
          </w:ins>
        </w:p>
        <w:p w14:paraId="008E9FC0" w14:textId="2660B99B" w:rsidR="00DD591C" w:rsidDel="00597193" w:rsidRDefault="00DD591C">
          <w:pPr>
            <w:pStyle w:val="21"/>
            <w:tabs>
              <w:tab w:val="right" w:leader="dot" w:pos="9016"/>
            </w:tabs>
            <w:ind w:left="400"/>
            <w:rPr>
              <w:ins w:id="433" w:author="고광표" w:date="2018-04-19T19:06:00Z"/>
              <w:del w:id="434" w:author=" " w:date="2018-04-22T20:43:00Z"/>
              <w:noProof/>
              <w:szCs w:val="22"/>
            </w:rPr>
          </w:pPr>
          <w:ins w:id="435" w:author="고광표" w:date="2018-04-19T19:06:00Z">
            <w:del w:id="436" w:author=" " w:date="2018-04-22T20:43:00Z">
              <w:r w:rsidRPr="00597193" w:rsidDel="00597193">
                <w:rPr>
                  <w:rStyle w:val="a8"/>
                  <w:noProof/>
                  <w:rPrChange w:id="437" w:author=" " w:date="2018-04-22T20:43:00Z">
                    <w:rPr>
                      <w:rStyle w:val="a8"/>
                      <w:noProof/>
                    </w:rPr>
                  </w:rPrChange>
                </w:rPr>
                <w:delText>6.2 데모 시나리오</w:delText>
              </w:r>
              <w:r w:rsidDel="00597193">
                <w:rPr>
                  <w:noProof/>
                  <w:webHidden/>
                </w:rPr>
                <w:tab/>
              </w:r>
            </w:del>
          </w:ins>
          <w:ins w:id="438" w:author="고광표" w:date="2018-04-19T19:08:00Z">
            <w:del w:id="439" w:author=" " w:date="2018-04-22T20:43:00Z">
              <w:r w:rsidR="004E1911" w:rsidDel="00597193">
                <w:rPr>
                  <w:noProof/>
                  <w:webHidden/>
                </w:rPr>
                <w:delText>65</w:delText>
              </w:r>
            </w:del>
          </w:ins>
        </w:p>
        <w:p w14:paraId="7A932DE9" w14:textId="5260F332" w:rsidR="00DD591C" w:rsidDel="00597193" w:rsidRDefault="00DD591C">
          <w:pPr>
            <w:pStyle w:val="31"/>
            <w:tabs>
              <w:tab w:val="right" w:leader="dot" w:pos="9016"/>
            </w:tabs>
            <w:ind w:left="800"/>
            <w:rPr>
              <w:ins w:id="440" w:author="고광표" w:date="2018-04-19T19:06:00Z"/>
              <w:del w:id="441" w:author=" " w:date="2018-04-22T20:43:00Z"/>
              <w:noProof/>
              <w:szCs w:val="22"/>
            </w:rPr>
          </w:pPr>
          <w:ins w:id="442" w:author="고광표" w:date="2018-04-19T19:06:00Z">
            <w:del w:id="443" w:author=" " w:date="2018-04-22T20:43:00Z">
              <w:r w:rsidRPr="00597193" w:rsidDel="00597193">
                <w:rPr>
                  <w:rStyle w:val="a8"/>
                  <w:noProof/>
                  <w:rPrChange w:id="444" w:author=" " w:date="2018-04-22T20:43:00Z">
                    <w:rPr>
                      <w:rStyle w:val="a8"/>
                      <w:noProof/>
                    </w:rPr>
                  </w:rPrChange>
                </w:rPr>
                <w:delText>6.2.1 데모 시나리오 1</w:delText>
              </w:r>
              <w:r w:rsidDel="00597193">
                <w:rPr>
                  <w:noProof/>
                  <w:webHidden/>
                </w:rPr>
                <w:tab/>
              </w:r>
            </w:del>
          </w:ins>
          <w:ins w:id="445" w:author="고광표" w:date="2018-04-19T19:08:00Z">
            <w:del w:id="446" w:author=" " w:date="2018-04-22T20:43:00Z">
              <w:r w:rsidR="004E1911" w:rsidDel="00597193">
                <w:rPr>
                  <w:noProof/>
                  <w:webHidden/>
                </w:rPr>
                <w:delText>65</w:delText>
              </w:r>
            </w:del>
          </w:ins>
        </w:p>
        <w:p w14:paraId="7B554771" w14:textId="7BCA5171" w:rsidR="00DD591C" w:rsidDel="00597193" w:rsidRDefault="00DD591C">
          <w:pPr>
            <w:pStyle w:val="31"/>
            <w:tabs>
              <w:tab w:val="right" w:leader="dot" w:pos="9016"/>
            </w:tabs>
            <w:ind w:left="800"/>
            <w:rPr>
              <w:ins w:id="447" w:author="고광표" w:date="2018-04-19T19:06:00Z"/>
              <w:del w:id="448" w:author=" " w:date="2018-04-22T20:43:00Z"/>
              <w:noProof/>
              <w:szCs w:val="22"/>
            </w:rPr>
          </w:pPr>
          <w:ins w:id="449" w:author="고광표" w:date="2018-04-19T19:06:00Z">
            <w:del w:id="450" w:author=" " w:date="2018-04-22T20:43:00Z">
              <w:r w:rsidRPr="00597193" w:rsidDel="00597193">
                <w:rPr>
                  <w:rStyle w:val="a8"/>
                  <w:noProof/>
                  <w:rPrChange w:id="451" w:author=" " w:date="2018-04-22T20:43:00Z">
                    <w:rPr>
                      <w:rStyle w:val="a8"/>
                      <w:noProof/>
                    </w:rPr>
                  </w:rPrChange>
                </w:rPr>
                <w:delText>6.2.2 데모시나리오 2</w:delText>
              </w:r>
              <w:r w:rsidDel="00597193">
                <w:rPr>
                  <w:noProof/>
                  <w:webHidden/>
                </w:rPr>
                <w:tab/>
              </w:r>
            </w:del>
          </w:ins>
          <w:ins w:id="452" w:author="고광표" w:date="2018-04-19T19:08:00Z">
            <w:del w:id="453" w:author=" " w:date="2018-04-22T20:43:00Z">
              <w:r w:rsidR="004E1911" w:rsidDel="00597193">
                <w:rPr>
                  <w:noProof/>
                  <w:webHidden/>
                </w:rPr>
                <w:delText>66</w:delText>
              </w:r>
            </w:del>
          </w:ins>
        </w:p>
        <w:p w14:paraId="11A2B2EA" w14:textId="61331E26" w:rsidR="00DD591C" w:rsidDel="00597193" w:rsidRDefault="00DD591C">
          <w:pPr>
            <w:pStyle w:val="31"/>
            <w:tabs>
              <w:tab w:val="right" w:leader="dot" w:pos="9016"/>
            </w:tabs>
            <w:ind w:left="800"/>
            <w:rPr>
              <w:ins w:id="454" w:author="고광표" w:date="2018-04-19T19:06:00Z"/>
              <w:del w:id="455" w:author=" " w:date="2018-04-22T20:43:00Z"/>
              <w:noProof/>
              <w:szCs w:val="22"/>
            </w:rPr>
          </w:pPr>
          <w:ins w:id="456" w:author="고광표" w:date="2018-04-19T19:06:00Z">
            <w:del w:id="457" w:author=" " w:date="2018-04-22T20:43:00Z">
              <w:r w:rsidRPr="00597193" w:rsidDel="00597193">
                <w:rPr>
                  <w:rStyle w:val="a8"/>
                  <w:noProof/>
                  <w:rPrChange w:id="458" w:author=" " w:date="2018-04-22T20:43:00Z">
                    <w:rPr>
                      <w:rStyle w:val="a8"/>
                      <w:noProof/>
                    </w:rPr>
                  </w:rPrChange>
                </w:rPr>
                <w:delText>6.2.3. 데모시나리오 3</w:delText>
              </w:r>
              <w:r w:rsidDel="00597193">
                <w:rPr>
                  <w:noProof/>
                  <w:webHidden/>
                </w:rPr>
                <w:tab/>
              </w:r>
            </w:del>
          </w:ins>
          <w:ins w:id="459" w:author="고광표" w:date="2018-04-19T19:08:00Z">
            <w:del w:id="460" w:author=" " w:date="2018-04-22T20:43:00Z">
              <w:r w:rsidR="004E1911" w:rsidDel="00597193">
                <w:rPr>
                  <w:noProof/>
                  <w:webHidden/>
                </w:rPr>
                <w:delText>66</w:delText>
              </w:r>
            </w:del>
          </w:ins>
        </w:p>
        <w:p w14:paraId="29B66E09" w14:textId="6E14D8FA" w:rsidR="00DD591C" w:rsidDel="00597193" w:rsidRDefault="00DD591C">
          <w:pPr>
            <w:pStyle w:val="31"/>
            <w:tabs>
              <w:tab w:val="right" w:leader="dot" w:pos="9016"/>
            </w:tabs>
            <w:ind w:left="800"/>
            <w:rPr>
              <w:ins w:id="461" w:author="고광표" w:date="2018-04-19T19:06:00Z"/>
              <w:del w:id="462" w:author=" " w:date="2018-04-22T20:43:00Z"/>
              <w:noProof/>
              <w:szCs w:val="22"/>
            </w:rPr>
          </w:pPr>
          <w:ins w:id="463" w:author="고광표" w:date="2018-04-19T19:06:00Z">
            <w:del w:id="464" w:author=" " w:date="2018-04-22T20:43:00Z">
              <w:r w:rsidRPr="00597193" w:rsidDel="00597193">
                <w:rPr>
                  <w:rStyle w:val="a8"/>
                  <w:noProof/>
                  <w:rPrChange w:id="465" w:author=" " w:date="2018-04-22T20:43:00Z">
                    <w:rPr>
                      <w:rStyle w:val="a8"/>
                      <w:noProof/>
                    </w:rPr>
                  </w:rPrChange>
                </w:rPr>
                <w:delText>6.2.4. 데모시나리오 4</w:delText>
              </w:r>
              <w:r w:rsidDel="00597193">
                <w:rPr>
                  <w:noProof/>
                  <w:webHidden/>
                </w:rPr>
                <w:tab/>
              </w:r>
            </w:del>
          </w:ins>
          <w:ins w:id="466" w:author="고광표" w:date="2018-04-19T19:08:00Z">
            <w:del w:id="467" w:author=" " w:date="2018-04-22T20:43:00Z">
              <w:r w:rsidR="004E1911" w:rsidDel="00597193">
                <w:rPr>
                  <w:noProof/>
                  <w:webHidden/>
                </w:rPr>
                <w:delText>67</w:delText>
              </w:r>
            </w:del>
          </w:ins>
        </w:p>
        <w:p w14:paraId="56A81D7E" w14:textId="63BB2B4C" w:rsidR="00DD591C" w:rsidDel="00597193" w:rsidRDefault="00DD591C">
          <w:pPr>
            <w:pStyle w:val="31"/>
            <w:tabs>
              <w:tab w:val="right" w:leader="dot" w:pos="9016"/>
            </w:tabs>
            <w:ind w:left="800"/>
            <w:rPr>
              <w:ins w:id="468" w:author="고광표" w:date="2018-04-19T19:06:00Z"/>
              <w:del w:id="469" w:author=" " w:date="2018-04-22T20:43:00Z"/>
              <w:noProof/>
              <w:szCs w:val="22"/>
            </w:rPr>
          </w:pPr>
          <w:ins w:id="470" w:author="고광표" w:date="2018-04-19T19:06:00Z">
            <w:del w:id="471" w:author=" " w:date="2018-04-22T20:43:00Z">
              <w:r w:rsidRPr="00597193" w:rsidDel="00597193">
                <w:rPr>
                  <w:rStyle w:val="a8"/>
                  <w:noProof/>
                  <w:rPrChange w:id="472" w:author=" " w:date="2018-04-22T20:43:00Z">
                    <w:rPr>
                      <w:rStyle w:val="a8"/>
                      <w:noProof/>
                    </w:rPr>
                  </w:rPrChange>
                </w:rPr>
                <w:delText>6.2.5. 데모시나리오 5</w:delText>
              </w:r>
              <w:r w:rsidDel="00597193">
                <w:rPr>
                  <w:noProof/>
                  <w:webHidden/>
                </w:rPr>
                <w:tab/>
              </w:r>
            </w:del>
          </w:ins>
          <w:ins w:id="473" w:author="고광표" w:date="2018-04-19T19:08:00Z">
            <w:del w:id="474" w:author=" " w:date="2018-04-22T20:43:00Z">
              <w:r w:rsidR="004E1911" w:rsidDel="00597193">
                <w:rPr>
                  <w:noProof/>
                  <w:webHidden/>
                </w:rPr>
                <w:delText>68</w:delText>
              </w:r>
            </w:del>
          </w:ins>
        </w:p>
        <w:p w14:paraId="0A805CE5" w14:textId="5707153A" w:rsidR="00DD591C" w:rsidDel="00597193" w:rsidRDefault="00DD591C">
          <w:pPr>
            <w:pStyle w:val="31"/>
            <w:tabs>
              <w:tab w:val="right" w:leader="dot" w:pos="9016"/>
            </w:tabs>
            <w:ind w:left="800"/>
            <w:rPr>
              <w:ins w:id="475" w:author="고광표" w:date="2018-04-19T19:06:00Z"/>
              <w:del w:id="476" w:author=" " w:date="2018-04-22T20:43:00Z"/>
              <w:noProof/>
              <w:szCs w:val="22"/>
            </w:rPr>
          </w:pPr>
          <w:ins w:id="477" w:author="고광표" w:date="2018-04-19T19:06:00Z">
            <w:del w:id="478" w:author=" " w:date="2018-04-22T20:43:00Z">
              <w:r w:rsidRPr="00597193" w:rsidDel="00597193">
                <w:rPr>
                  <w:rStyle w:val="a8"/>
                  <w:noProof/>
                  <w:rPrChange w:id="479" w:author=" " w:date="2018-04-22T20:43:00Z">
                    <w:rPr>
                      <w:rStyle w:val="a8"/>
                      <w:noProof/>
                    </w:rPr>
                  </w:rPrChange>
                </w:rPr>
                <w:delText>6.2.5. 데모시나리오 6</w:delText>
              </w:r>
              <w:r w:rsidDel="00597193">
                <w:rPr>
                  <w:noProof/>
                  <w:webHidden/>
                </w:rPr>
                <w:tab/>
              </w:r>
            </w:del>
          </w:ins>
          <w:ins w:id="480" w:author="고광표" w:date="2018-04-19T19:08:00Z">
            <w:del w:id="481" w:author=" " w:date="2018-04-22T20:43:00Z">
              <w:r w:rsidR="004E1911" w:rsidDel="00597193">
                <w:rPr>
                  <w:noProof/>
                  <w:webHidden/>
                </w:rPr>
                <w:delText>69</w:delText>
              </w:r>
            </w:del>
          </w:ins>
        </w:p>
        <w:p w14:paraId="797862CD" w14:textId="3EF1CA2A" w:rsidR="00DD591C" w:rsidDel="00597193" w:rsidRDefault="00DD591C">
          <w:pPr>
            <w:pStyle w:val="21"/>
            <w:tabs>
              <w:tab w:val="right" w:leader="dot" w:pos="9016"/>
            </w:tabs>
            <w:ind w:left="400"/>
            <w:rPr>
              <w:ins w:id="482" w:author="고광표" w:date="2018-04-19T19:06:00Z"/>
              <w:del w:id="483" w:author=" " w:date="2018-04-22T20:43:00Z"/>
              <w:noProof/>
              <w:szCs w:val="22"/>
            </w:rPr>
          </w:pPr>
          <w:ins w:id="484" w:author="고광표" w:date="2018-04-19T19:06:00Z">
            <w:del w:id="485" w:author=" " w:date="2018-04-22T20:43:00Z">
              <w:r w:rsidRPr="00597193" w:rsidDel="00597193">
                <w:rPr>
                  <w:rStyle w:val="a8"/>
                  <w:noProof/>
                  <w:rPrChange w:id="486" w:author=" " w:date="2018-04-22T20:43:00Z">
                    <w:rPr>
                      <w:rStyle w:val="a8"/>
                      <w:noProof/>
                    </w:rPr>
                  </w:rPrChange>
                </w:rPr>
                <w:delText>6.3 향후 발전 방향</w:delText>
              </w:r>
              <w:r w:rsidDel="00597193">
                <w:rPr>
                  <w:noProof/>
                  <w:webHidden/>
                </w:rPr>
                <w:tab/>
              </w:r>
            </w:del>
          </w:ins>
          <w:ins w:id="487" w:author="고광표" w:date="2018-04-19T19:08:00Z">
            <w:del w:id="488" w:author=" " w:date="2018-04-22T20:43:00Z">
              <w:r w:rsidR="004E1911" w:rsidDel="00597193">
                <w:rPr>
                  <w:noProof/>
                  <w:webHidden/>
                </w:rPr>
                <w:delText>69</w:delText>
              </w:r>
            </w:del>
          </w:ins>
        </w:p>
        <w:p w14:paraId="277D99FE" w14:textId="39F01E3E" w:rsidR="00497855" w:rsidDel="00597193" w:rsidRDefault="00497855">
          <w:pPr>
            <w:pStyle w:val="11"/>
            <w:rPr>
              <w:del w:id="489" w:author=" " w:date="2018-04-22T20:43:00Z"/>
              <w:noProof/>
              <w:szCs w:val="22"/>
            </w:rPr>
          </w:pPr>
          <w:del w:id="490" w:author=" " w:date="2018-04-22T20:43:00Z">
            <w:r w:rsidRPr="006B5510" w:rsidDel="00597193">
              <w:rPr>
                <w:rStyle w:val="a8"/>
                <w:noProof/>
              </w:rPr>
              <w:delText>1. 프로젝트 개요/배경</w:delText>
            </w:r>
            <w:r w:rsidDel="00597193">
              <w:rPr>
                <w:noProof/>
                <w:webHidden/>
              </w:rPr>
              <w:tab/>
              <w:delText>4</w:delText>
            </w:r>
          </w:del>
        </w:p>
        <w:p w14:paraId="18897B5E" w14:textId="2D82399A" w:rsidR="00497855" w:rsidDel="00597193" w:rsidRDefault="00497855">
          <w:pPr>
            <w:pStyle w:val="21"/>
            <w:tabs>
              <w:tab w:val="right" w:leader="dot" w:pos="9016"/>
            </w:tabs>
            <w:ind w:left="400"/>
            <w:rPr>
              <w:del w:id="491" w:author=" " w:date="2018-04-22T20:43:00Z"/>
              <w:noProof/>
              <w:szCs w:val="22"/>
            </w:rPr>
          </w:pPr>
          <w:del w:id="492" w:author=" " w:date="2018-04-22T20:43:00Z">
            <w:r w:rsidRPr="006B5510" w:rsidDel="00597193">
              <w:rPr>
                <w:rStyle w:val="a8"/>
                <w:noProof/>
              </w:rPr>
              <w:delText>1.1 문제 정의</w:delText>
            </w:r>
            <w:r w:rsidDel="00597193">
              <w:rPr>
                <w:noProof/>
                <w:webHidden/>
              </w:rPr>
              <w:tab/>
              <w:delText>4</w:delText>
            </w:r>
          </w:del>
        </w:p>
        <w:p w14:paraId="6D4E93AC" w14:textId="5C86380C" w:rsidR="00497855" w:rsidDel="00597193" w:rsidRDefault="00497855">
          <w:pPr>
            <w:pStyle w:val="31"/>
            <w:tabs>
              <w:tab w:val="right" w:leader="dot" w:pos="9016"/>
            </w:tabs>
            <w:ind w:left="800"/>
            <w:rPr>
              <w:del w:id="493" w:author=" " w:date="2018-04-22T20:43:00Z"/>
              <w:noProof/>
              <w:szCs w:val="22"/>
            </w:rPr>
          </w:pPr>
          <w:del w:id="494" w:author=" " w:date="2018-04-22T20:43:00Z">
            <w:r w:rsidRPr="006B5510" w:rsidDel="00597193">
              <w:rPr>
                <w:rStyle w:val="a8"/>
                <w:noProof/>
              </w:rPr>
              <w:delText>1.1.1 장애인 및 환자가 외출 시 겪는 불편함</w:delText>
            </w:r>
            <w:r w:rsidDel="00597193">
              <w:rPr>
                <w:noProof/>
                <w:webHidden/>
              </w:rPr>
              <w:tab/>
              <w:delText>4</w:delText>
            </w:r>
          </w:del>
        </w:p>
        <w:p w14:paraId="7A84151B" w14:textId="3EF07EF3" w:rsidR="00497855" w:rsidDel="00597193" w:rsidRDefault="00497855">
          <w:pPr>
            <w:pStyle w:val="31"/>
            <w:tabs>
              <w:tab w:val="right" w:leader="dot" w:pos="9016"/>
            </w:tabs>
            <w:ind w:left="800"/>
            <w:rPr>
              <w:del w:id="495" w:author=" " w:date="2018-04-22T20:43:00Z"/>
              <w:noProof/>
              <w:szCs w:val="22"/>
            </w:rPr>
          </w:pPr>
          <w:del w:id="496" w:author=" " w:date="2018-04-22T20:43:00Z">
            <w:r w:rsidRPr="006B5510" w:rsidDel="00597193">
              <w:rPr>
                <w:rStyle w:val="a8"/>
                <w:noProof/>
              </w:rPr>
              <w:delText>1.1.2 노약자의 빈번한 사고 발생</w:delText>
            </w:r>
            <w:r w:rsidDel="00597193">
              <w:rPr>
                <w:noProof/>
                <w:webHidden/>
              </w:rPr>
              <w:tab/>
              <w:delText>4</w:delText>
            </w:r>
          </w:del>
        </w:p>
        <w:p w14:paraId="382AB51B" w14:textId="56BFF43F" w:rsidR="00497855" w:rsidDel="00597193" w:rsidRDefault="00497855">
          <w:pPr>
            <w:pStyle w:val="31"/>
            <w:tabs>
              <w:tab w:val="right" w:leader="dot" w:pos="9016"/>
            </w:tabs>
            <w:ind w:left="800"/>
            <w:rPr>
              <w:del w:id="497" w:author=" " w:date="2018-04-22T20:43:00Z"/>
              <w:noProof/>
              <w:szCs w:val="22"/>
            </w:rPr>
          </w:pPr>
          <w:del w:id="498" w:author=" " w:date="2018-04-22T20:43:00Z">
            <w:r w:rsidRPr="006B5510" w:rsidDel="00597193">
              <w:rPr>
                <w:rStyle w:val="a8"/>
                <w:noProof/>
              </w:rPr>
              <w:delText>1.1.3 학생들의 무의미한 봉사활동</w:delText>
            </w:r>
            <w:r w:rsidDel="00597193">
              <w:rPr>
                <w:noProof/>
                <w:webHidden/>
              </w:rPr>
              <w:tab/>
              <w:delText>5</w:delText>
            </w:r>
          </w:del>
        </w:p>
        <w:p w14:paraId="59728FDE" w14:textId="3DFFDA55" w:rsidR="00497855" w:rsidDel="00597193" w:rsidRDefault="00497855">
          <w:pPr>
            <w:pStyle w:val="21"/>
            <w:tabs>
              <w:tab w:val="right" w:leader="dot" w:pos="9016"/>
            </w:tabs>
            <w:ind w:left="400"/>
            <w:rPr>
              <w:del w:id="499" w:author=" " w:date="2018-04-22T20:43:00Z"/>
              <w:noProof/>
              <w:szCs w:val="22"/>
            </w:rPr>
          </w:pPr>
          <w:del w:id="500" w:author=" " w:date="2018-04-22T20:43:00Z">
            <w:r w:rsidRPr="006B5510" w:rsidDel="00597193">
              <w:rPr>
                <w:rStyle w:val="a8"/>
                <w:noProof/>
              </w:rPr>
              <w:delText>1.2 타겟 및 stake holders</w:delText>
            </w:r>
            <w:r w:rsidDel="00597193">
              <w:rPr>
                <w:noProof/>
                <w:webHidden/>
              </w:rPr>
              <w:tab/>
              <w:delText>6</w:delText>
            </w:r>
          </w:del>
        </w:p>
        <w:p w14:paraId="1B06274B" w14:textId="42E818FE" w:rsidR="00497855" w:rsidDel="00597193" w:rsidRDefault="00497855">
          <w:pPr>
            <w:pStyle w:val="31"/>
            <w:tabs>
              <w:tab w:val="right" w:leader="dot" w:pos="9016"/>
            </w:tabs>
            <w:ind w:left="800"/>
            <w:rPr>
              <w:del w:id="501" w:author=" " w:date="2018-04-22T20:43:00Z"/>
              <w:noProof/>
              <w:szCs w:val="22"/>
            </w:rPr>
          </w:pPr>
          <w:del w:id="502" w:author=" " w:date="2018-04-22T20:43:00Z">
            <w:r w:rsidRPr="006B5510" w:rsidDel="00597193">
              <w:rPr>
                <w:rStyle w:val="a8"/>
                <w:noProof/>
              </w:rPr>
              <w:delText>1.2.1 Target Customers</w:delText>
            </w:r>
            <w:r w:rsidDel="00597193">
              <w:rPr>
                <w:noProof/>
                <w:webHidden/>
              </w:rPr>
              <w:tab/>
              <w:delText>6</w:delText>
            </w:r>
          </w:del>
        </w:p>
        <w:p w14:paraId="561E3472" w14:textId="622889B4" w:rsidR="00497855" w:rsidDel="00597193" w:rsidRDefault="00497855">
          <w:pPr>
            <w:pStyle w:val="31"/>
            <w:tabs>
              <w:tab w:val="right" w:leader="dot" w:pos="9016"/>
            </w:tabs>
            <w:ind w:left="800"/>
            <w:rPr>
              <w:del w:id="503" w:author=" " w:date="2018-04-22T20:43:00Z"/>
              <w:noProof/>
              <w:szCs w:val="22"/>
            </w:rPr>
          </w:pPr>
          <w:del w:id="504" w:author=" " w:date="2018-04-22T20:43:00Z">
            <w:r w:rsidRPr="006B5510" w:rsidDel="00597193">
              <w:rPr>
                <w:rStyle w:val="a8"/>
                <w:noProof/>
              </w:rPr>
              <w:delText>1.2.2 Stakeholders</w:delText>
            </w:r>
            <w:r w:rsidDel="00597193">
              <w:rPr>
                <w:noProof/>
                <w:webHidden/>
              </w:rPr>
              <w:tab/>
              <w:delText>6</w:delText>
            </w:r>
          </w:del>
        </w:p>
        <w:p w14:paraId="5FCEEF33" w14:textId="37E9BEA7" w:rsidR="00497855" w:rsidDel="00597193" w:rsidRDefault="00497855">
          <w:pPr>
            <w:pStyle w:val="21"/>
            <w:tabs>
              <w:tab w:val="right" w:leader="dot" w:pos="9016"/>
            </w:tabs>
            <w:ind w:left="400"/>
            <w:rPr>
              <w:del w:id="505" w:author=" " w:date="2018-04-22T20:43:00Z"/>
              <w:noProof/>
              <w:szCs w:val="22"/>
            </w:rPr>
          </w:pPr>
          <w:del w:id="506" w:author=" " w:date="2018-04-22T20:43:00Z">
            <w:r w:rsidRPr="006B5510" w:rsidDel="00597193">
              <w:rPr>
                <w:rStyle w:val="a8"/>
                <w:noProof/>
              </w:rPr>
              <w:delText>1.3 타겟 및 각 stake holder 관점의 가치</w:delText>
            </w:r>
            <w:r w:rsidDel="00597193">
              <w:rPr>
                <w:noProof/>
                <w:webHidden/>
              </w:rPr>
              <w:tab/>
              <w:delText>6</w:delText>
            </w:r>
          </w:del>
        </w:p>
        <w:p w14:paraId="20BB660C" w14:textId="62BA40A2" w:rsidR="00497855" w:rsidDel="00597193" w:rsidRDefault="00497855">
          <w:pPr>
            <w:pStyle w:val="31"/>
            <w:tabs>
              <w:tab w:val="right" w:leader="dot" w:pos="9016"/>
            </w:tabs>
            <w:ind w:left="800"/>
            <w:rPr>
              <w:del w:id="507" w:author=" " w:date="2018-04-22T20:43:00Z"/>
              <w:noProof/>
              <w:szCs w:val="22"/>
            </w:rPr>
          </w:pPr>
          <w:del w:id="508" w:author=" " w:date="2018-04-22T20:43:00Z">
            <w:r w:rsidRPr="006B5510" w:rsidDel="00597193">
              <w:rPr>
                <w:rStyle w:val="a8"/>
                <w:noProof/>
              </w:rPr>
              <w:delText>1.3.1 사용자</w:delText>
            </w:r>
            <w:r w:rsidDel="00597193">
              <w:rPr>
                <w:noProof/>
                <w:webHidden/>
              </w:rPr>
              <w:tab/>
              <w:delText>6</w:delText>
            </w:r>
          </w:del>
        </w:p>
        <w:p w14:paraId="5046B120" w14:textId="649469C5" w:rsidR="00497855" w:rsidDel="00597193" w:rsidRDefault="00497855">
          <w:pPr>
            <w:pStyle w:val="31"/>
            <w:tabs>
              <w:tab w:val="right" w:leader="dot" w:pos="9016"/>
            </w:tabs>
            <w:ind w:left="800"/>
            <w:rPr>
              <w:del w:id="509" w:author=" " w:date="2018-04-22T20:43:00Z"/>
              <w:noProof/>
              <w:szCs w:val="22"/>
            </w:rPr>
          </w:pPr>
          <w:del w:id="510" w:author=" " w:date="2018-04-22T20:43:00Z">
            <w:r w:rsidRPr="006B5510" w:rsidDel="00597193">
              <w:rPr>
                <w:rStyle w:val="a8"/>
                <w:noProof/>
              </w:rPr>
              <w:delText>1.3.2 관련 국가 기관</w:delText>
            </w:r>
            <w:r w:rsidDel="00597193">
              <w:rPr>
                <w:noProof/>
                <w:webHidden/>
              </w:rPr>
              <w:tab/>
              <w:delText>7</w:delText>
            </w:r>
          </w:del>
        </w:p>
        <w:p w14:paraId="4305FF80" w14:textId="69AB808D" w:rsidR="00497855" w:rsidDel="00597193" w:rsidRDefault="00497855">
          <w:pPr>
            <w:pStyle w:val="11"/>
            <w:rPr>
              <w:del w:id="511" w:author=" " w:date="2018-04-22T20:43:00Z"/>
              <w:noProof/>
              <w:szCs w:val="22"/>
            </w:rPr>
          </w:pPr>
          <w:del w:id="512" w:author=" " w:date="2018-04-22T20:43:00Z">
            <w:r w:rsidRPr="006B5510" w:rsidDel="00597193">
              <w:rPr>
                <w:rStyle w:val="a8"/>
                <w:noProof/>
              </w:rPr>
              <w:delText>2. 기존 사례분석</w:delText>
            </w:r>
            <w:r w:rsidDel="00597193">
              <w:rPr>
                <w:noProof/>
                <w:webHidden/>
              </w:rPr>
              <w:tab/>
              <w:delText>7</w:delText>
            </w:r>
          </w:del>
        </w:p>
        <w:p w14:paraId="5827BA66" w14:textId="4C3B7F17" w:rsidR="00497855" w:rsidDel="00597193" w:rsidRDefault="00497855">
          <w:pPr>
            <w:pStyle w:val="21"/>
            <w:tabs>
              <w:tab w:val="right" w:leader="dot" w:pos="9016"/>
            </w:tabs>
            <w:ind w:left="400"/>
            <w:rPr>
              <w:del w:id="513" w:author=" " w:date="2018-04-22T20:43:00Z"/>
              <w:noProof/>
              <w:szCs w:val="22"/>
            </w:rPr>
          </w:pPr>
          <w:del w:id="514" w:author=" " w:date="2018-04-22T20:43:00Z">
            <w:r w:rsidRPr="006B5510" w:rsidDel="00597193">
              <w:rPr>
                <w:rStyle w:val="a8"/>
                <w:noProof/>
              </w:rPr>
              <w:delText>2.1 유사제품/서비스</w:delText>
            </w:r>
            <w:r w:rsidDel="00597193">
              <w:rPr>
                <w:noProof/>
                <w:webHidden/>
              </w:rPr>
              <w:tab/>
              <w:delText>7</w:delText>
            </w:r>
          </w:del>
        </w:p>
        <w:p w14:paraId="0726C049" w14:textId="04A7EC0A" w:rsidR="00497855" w:rsidDel="00597193" w:rsidRDefault="00497855">
          <w:pPr>
            <w:pStyle w:val="31"/>
            <w:tabs>
              <w:tab w:val="right" w:leader="dot" w:pos="9016"/>
            </w:tabs>
            <w:ind w:left="800"/>
            <w:rPr>
              <w:del w:id="515" w:author=" " w:date="2018-04-22T20:43:00Z"/>
              <w:noProof/>
              <w:szCs w:val="22"/>
            </w:rPr>
          </w:pPr>
          <w:del w:id="516" w:author=" " w:date="2018-04-22T20:43:00Z">
            <w:r w:rsidRPr="006B5510" w:rsidDel="00597193">
              <w:rPr>
                <w:rStyle w:val="a8"/>
                <w:noProof/>
              </w:rPr>
              <w:delText>2.1.1 Be My Eyes</w:delText>
            </w:r>
            <w:r w:rsidDel="00597193">
              <w:rPr>
                <w:noProof/>
                <w:webHidden/>
              </w:rPr>
              <w:tab/>
              <w:delText>7</w:delText>
            </w:r>
          </w:del>
        </w:p>
        <w:p w14:paraId="74AB7334" w14:textId="7CEF3019" w:rsidR="00497855" w:rsidDel="00597193" w:rsidRDefault="00497855">
          <w:pPr>
            <w:pStyle w:val="31"/>
            <w:tabs>
              <w:tab w:val="right" w:leader="dot" w:pos="9016"/>
            </w:tabs>
            <w:ind w:left="800"/>
            <w:rPr>
              <w:del w:id="517" w:author=" " w:date="2018-04-22T20:43:00Z"/>
              <w:noProof/>
              <w:szCs w:val="22"/>
            </w:rPr>
          </w:pPr>
          <w:del w:id="518" w:author=" " w:date="2018-04-22T20:43:00Z">
            <w:r w:rsidRPr="006B5510" w:rsidDel="00597193">
              <w:rPr>
                <w:rStyle w:val="a8"/>
                <w:noProof/>
              </w:rPr>
              <w:delText>2.1.2 1365 자원봉사포털</w:delText>
            </w:r>
            <w:r w:rsidDel="00597193">
              <w:rPr>
                <w:noProof/>
                <w:webHidden/>
              </w:rPr>
              <w:tab/>
              <w:delText>8</w:delText>
            </w:r>
          </w:del>
        </w:p>
        <w:p w14:paraId="706F850E" w14:textId="4D58714A" w:rsidR="00497855" w:rsidDel="00597193" w:rsidRDefault="00497855">
          <w:pPr>
            <w:pStyle w:val="31"/>
            <w:tabs>
              <w:tab w:val="right" w:leader="dot" w:pos="9016"/>
            </w:tabs>
            <w:ind w:left="800"/>
            <w:rPr>
              <w:del w:id="519" w:author=" " w:date="2018-04-22T20:43:00Z"/>
              <w:noProof/>
              <w:szCs w:val="22"/>
            </w:rPr>
          </w:pPr>
          <w:del w:id="520" w:author=" " w:date="2018-04-22T20:43:00Z">
            <w:r w:rsidRPr="006B5510" w:rsidDel="00597193">
              <w:rPr>
                <w:rStyle w:val="a8"/>
                <w:noProof/>
              </w:rPr>
              <w:delText>2.1.3 사회복지자원봉사 활동기관 찾기 앱</w:delText>
            </w:r>
            <w:r w:rsidDel="00597193">
              <w:rPr>
                <w:noProof/>
                <w:webHidden/>
              </w:rPr>
              <w:tab/>
              <w:delText>9</w:delText>
            </w:r>
          </w:del>
        </w:p>
        <w:p w14:paraId="01504AF9" w14:textId="604AD665" w:rsidR="00497855" w:rsidDel="00597193" w:rsidRDefault="00497855">
          <w:pPr>
            <w:pStyle w:val="21"/>
            <w:tabs>
              <w:tab w:val="right" w:leader="dot" w:pos="9016"/>
            </w:tabs>
            <w:ind w:left="400"/>
            <w:rPr>
              <w:del w:id="521" w:author=" " w:date="2018-04-22T20:43:00Z"/>
              <w:noProof/>
              <w:szCs w:val="22"/>
            </w:rPr>
          </w:pPr>
          <w:del w:id="522" w:author=" " w:date="2018-04-22T20:43:00Z">
            <w:r w:rsidRPr="006B5510" w:rsidDel="00597193">
              <w:rPr>
                <w:rStyle w:val="a8"/>
                <w:noProof/>
              </w:rPr>
              <w:delText>2.2 관련기술 동향</w:delText>
            </w:r>
            <w:r w:rsidDel="00597193">
              <w:rPr>
                <w:noProof/>
                <w:webHidden/>
              </w:rPr>
              <w:tab/>
              <w:delText>9</w:delText>
            </w:r>
          </w:del>
        </w:p>
        <w:p w14:paraId="0058E0B1" w14:textId="0B3D893B" w:rsidR="00497855" w:rsidDel="00597193" w:rsidRDefault="00497855">
          <w:pPr>
            <w:pStyle w:val="21"/>
            <w:tabs>
              <w:tab w:val="right" w:leader="dot" w:pos="9016"/>
            </w:tabs>
            <w:ind w:left="400"/>
            <w:rPr>
              <w:del w:id="523" w:author=" " w:date="2018-04-22T20:43:00Z"/>
              <w:noProof/>
              <w:szCs w:val="22"/>
            </w:rPr>
          </w:pPr>
          <w:del w:id="524" w:author=" " w:date="2018-04-22T20:43:00Z">
            <w:r w:rsidRPr="006B5510" w:rsidDel="00597193">
              <w:rPr>
                <w:rStyle w:val="a8"/>
                <w:noProof/>
              </w:rPr>
              <w:delText>2.3 인사이트(insight) 및 차별성</w:delText>
            </w:r>
            <w:r w:rsidDel="00597193">
              <w:rPr>
                <w:noProof/>
                <w:webHidden/>
              </w:rPr>
              <w:tab/>
              <w:delText>12</w:delText>
            </w:r>
          </w:del>
        </w:p>
        <w:p w14:paraId="6CB09C8C" w14:textId="29A3B837" w:rsidR="00497855" w:rsidDel="00597193" w:rsidRDefault="00497855">
          <w:pPr>
            <w:pStyle w:val="11"/>
            <w:rPr>
              <w:del w:id="525" w:author=" " w:date="2018-04-22T20:43:00Z"/>
              <w:noProof/>
              <w:szCs w:val="22"/>
            </w:rPr>
          </w:pPr>
          <w:del w:id="526" w:author=" " w:date="2018-04-22T20:43:00Z">
            <w:r w:rsidRPr="006B5510" w:rsidDel="00597193">
              <w:rPr>
                <w:rStyle w:val="a8"/>
                <w:noProof/>
              </w:rPr>
              <w:delText>3. 개발 내용</w:delText>
            </w:r>
            <w:r w:rsidDel="00597193">
              <w:rPr>
                <w:noProof/>
                <w:webHidden/>
              </w:rPr>
              <w:tab/>
              <w:delText>13</w:delText>
            </w:r>
          </w:del>
        </w:p>
        <w:p w14:paraId="4E729FAE" w14:textId="0F2086F3" w:rsidR="00497855" w:rsidDel="00597193" w:rsidRDefault="00497855">
          <w:pPr>
            <w:pStyle w:val="21"/>
            <w:tabs>
              <w:tab w:val="right" w:leader="dot" w:pos="9016"/>
            </w:tabs>
            <w:ind w:left="400"/>
            <w:rPr>
              <w:del w:id="527" w:author=" " w:date="2018-04-22T20:43:00Z"/>
              <w:noProof/>
              <w:szCs w:val="22"/>
            </w:rPr>
          </w:pPr>
          <w:del w:id="528" w:author=" " w:date="2018-04-22T20:43:00Z">
            <w:r w:rsidRPr="006B5510" w:rsidDel="00597193">
              <w:rPr>
                <w:rStyle w:val="a8"/>
                <w:noProof/>
              </w:rPr>
              <w:delText>3.1 개발 목표</w:delText>
            </w:r>
            <w:r w:rsidDel="00597193">
              <w:rPr>
                <w:noProof/>
                <w:webHidden/>
              </w:rPr>
              <w:tab/>
              <w:delText>13</w:delText>
            </w:r>
          </w:del>
        </w:p>
        <w:p w14:paraId="1E64AB1B" w14:textId="00BDDA63" w:rsidR="00497855" w:rsidDel="00597193" w:rsidRDefault="00497855">
          <w:pPr>
            <w:pStyle w:val="21"/>
            <w:tabs>
              <w:tab w:val="right" w:leader="dot" w:pos="9016"/>
            </w:tabs>
            <w:ind w:left="400"/>
            <w:rPr>
              <w:del w:id="529" w:author=" " w:date="2018-04-22T20:43:00Z"/>
              <w:noProof/>
              <w:szCs w:val="22"/>
            </w:rPr>
          </w:pPr>
          <w:del w:id="530" w:author=" " w:date="2018-04-22T20:43:00Z">
            <w:r w:rsidRPr="006B5510" w:rsidDel="00597193">
              <w:rPr>
                <w:rStyle w:val="a8"/>
                <w:noProof/>
              </w:rPr>
              <w:delText>3.2 Use Cases</w:delText>
            </w:r>
            <w:r w:rsidDel="00597193">
              <w:rPr>
                <w:noProof/>
                <w:webHidden/>
              </w:rPr>
              <w:tab/>
              <w:delText>14</w:delText>
            </w:r>
          </w:del>
        </w:p>
        <w:p w14:paraId="1704FCEF" w14:textId="7EFE2A80" w:rsidR="00497855" w:rsidDel="00597193" w:rsidRDefault="00497855">
          <w:pPr>
            <w:pStyle w:val="21"/>
            <w:tabs>
              <w:tab w:val="right" w:leader="dot" w:pos="9016"/>
            </w:tabs>
            <w:ind w:left="400"/>
            <w:rPr>
              <w:del w:id="531" w:author=" " w:date="2018-04-22T20:43:00Z"/>
              <w:noProof/>
              <w:szCs w:val="22"/>
            </w:rPr>
          </w:pPr>
          <w:del w:id="532" w:author=" " w:date="2018-04-22T20:43:00Z">
            <w:r w:rsidRPr="006B5510" w:rsidDel="00597193">
              <w:rPr>
                <w:rStyle w:val="a8"/>
                <w:noProof/>
              </w:rPr>
              <w:delText>3.3 Features</w:delText>
            </w:r>
            <w:r w:rsidDel="00597193">
              <w:rPr>
                <w:noProof/>
                <w:webHidden/>
              </w:rPr>
              <w:tab/>
              <w:delText>24</w:delText>
            </w:r>
          </w:del>
        </w:p>
        <w:p w14:paraId="3568134C" w14:textId="4D39B6B0" w:rsidR="00497855" w:rsidDel="00597193" w:rsidRDefault="00497855">
          <w:pPr>
            <w:pStyle w:val="11"/>
            <w:rPr>
              <w:del w:id="533" w:author=" " w:date="2018-04-22T20:43:00Z"/>
              <w:noProof/>
              <w:szCs w:val="22"/>
            </w:rPr>
          </w:pPr>
          <w:del w:id="534" w:author=" " w:date="2018-04-22T20:43:00Z">
            <w:r w:rsidRPr="006B5510" w:rsidDel="00597193">
              <w:rPr>
                <w:rStyle w:val="a8"/>
                <w:noProof/>
              </w:rPr>
              <w:delText>4. 설계</w:delText>
            </w:r>
            <w:r w:rsidDel="00597193">
              <w:rPr>
                <w:noProof/>
                <w:webHidden/>
              </w:rPr>
              <w:tab/>
              <w:delText>45</w:delText>
            </w:r>
          </w:del>
        </w:p>
        <w:p w14:paraId="74B92678" w14:textId="474CAA4A" w:rsidR="00497855" w:rsidDel="00597193" w:rsidRDefault="00497855">
          <w:pPr>
            <w:pStyle w:val="21"/>
            <w:tabs>
              <w:tab w:val="right" w:leader="dot" w:pos="9016"/>
            </w:tabs>
            <w:ind w:left="400"/>
            <w:rPr>
              <w:del w:id="535" w:author=" " w:date="2018-04-22T20:43:00Z"/>
              <w:noProof/>
              <w:szCs w:val="22"/>
            </w:rPr>
          </w:pPr>
          <w:del w:id="536" w:author=" " w:date="2018-04-22T20:43:00Z">
            <w:r w:rsidRPr="006B5510" w:rsidDel="00597193">
              <w:rPr>
                <w:rStyle w:val="a8"/>
                <w:noProof/>
              </w:rPr>
              <w:delText>4.1 시스템 구조</w:delText>
            </w:r>
            <w:r w:rsidDel="00597193">
              <w:rPr>
                <w:noProof/>
                <w:webHidden/>
              </w:rPr>
              <w:tab/>
              <w:delText>45</w:delText>
            </w:r>
          </w:del>
        </w:p>
        <w:p w14:paraId="7E05BDF4" w14:textId="10C68DA3" w:rsidR="00497855" w:rsidDel="00597193" w:rsidRDefault="00497855">
          <w:pPr>
            <w:pStyle w:val="31"/>
            <w:tabs>
              <w:tab w:val="right" w:leader="dot" w:pos="9016"/>
            </w:tabs>
            <w:ind w:left="800"/>
            <w:rPr>
              <w:del w:id="537" w:author=" " w:date="2018-04-22T20:43:00Z"/>
              <w:noProof/>
              <w:szCs w:val="22"/>
            </w:rPr>
          </w:pPr>
          <w:del w:id="538" w:author=" " w:date="2018-04-22T20:43:00Z">
            <w:r w:rsidRPr="006B5510" w:rsidDel="00597193">
              <w:rPr>
                <w:rStyle w:val="a8"/>
                <w:noProof/>
              </w:rPr>
              <w:delText>4.1.2 SW ARCHITECTURE</w:delText>
            </w:r>
            <w:r w:rsidDel="00597193">
              <w:rPr>
                <w:noProof/>
                <w:webHidden/>
              </w:rPr>
              <w:tab/>
              <w:delText>47</w:delText>
            </w:r>
          </w:del>
        </w:p>
        <w:p w14:paraId="3D553D4A" w14:textId="66219B73" w:rsidR="00497855" w:rsidDel="00597193" w:rsidRDefault="00497855">
          <w:pPr>
            <w:pStyle w:val="21"/>
            <w:tabs>
              <w:tab w:val="right" w:leader="dot" w:pos="9016"/>
            </w:tabs>
            <w:ind w:left="400"/>
            <w:rPr>
              <w:del w:id="539" w:author=" " w:date="2018-04-22T20:43:00Z"/>
              <w:noProof/>
              <w:szCs w:val="22"/>
            </w:rPr>
          </w:pPr>
          <w:del w:id="540" w:author=" " w:date="2018-04-22T20:43:00Z">
            <w:r w:rsidRPr="006B5510" w:rsidDel="00597193">
              <w:rPr>
                <w:rStyle w:val="a8"/>
                <w:noProof/>
              </w:rPr>
              <w:delText>4.2 Components</w:delText>
            </w:r>
            <w:r w:rsidDel="00597193">
              <w:rPr>
                <w:noProof/>
                <w:webHidden/>
              </w:rPr>
              <w:tab/>
              <w:delText>48</w:delText>
            </w:r>
          </w:del>
        </w:p>
        <w:p w14:paraId="0A1D1F45" w14:textId="1306623A" w:rsidR="00497855" w:rsidDel="00597193" w:rsidRDefault="00497855">
          <w:pPr>
            <w:pStyle w:val="21"/>
            <w:tabs>
              <w:tab w:val="right" w:leader="dot" w:pos="9016"/>
            </w:tabs>
            <w:ind w:left="400"/>
            <w:rPr>
              <w:del w:id="541" w:author=" " w:date="2018-04-22T20:43:00Z"/>
              <w:noProof/>
              <w:szCs w:val="22"/>
            </w:rPr>
          </w:pPr>
          <w:del w:id="542" w:author=" " w:date="2018-04-22T20:43:00Z">
            <w:r w:rsidRPr="006B5510" w:rsidDel="00597193">
              <w:rPr>
                <w:rStyle w:val="a8"/>
                <w:noProof/>
              </w:rPr>
              <w:delText>4.3 데이터 정의</w:delText>
            </w:r>
            <w:r w:rsidDel="00597193">
              <w:rPr>
                <w:noProof/>
                <w:webHidden/>
              </w:rPr>
              <w:tab/>
              <w:delText>49</w:delText>
            </w:r>
          </w:del>
        </w:p>
        <w:p w14:paraId="1A455650" w14:textId="6AD79EE8" w:rsidR="00497855" w:rsidDel="00597193" w:rsidRDefault="00497855">
          <w:pPr>
            <w:pStyle w:val="21"/>
            <w:tabs>
              <w:tab w:val="right" w:leader="dot" w:pos="9016"/>
            </w:tabs>
            <w:ind w:left="400"/>
            <w:rPr>
              <w:del w:id="543" w:author=" " w:date="2018-04-22T20:43:00Z"/>
              <w:noProof/>
              <w:szCs w:val="22"/>
            </w:rPr>
          </w:pPr>
          <w:del w:id="544" w:author=" " w:date="2018-04-22T20:43:00Z">
            <w:r w:rsidRPr="006B5510" w:rsidDel="00597193">
              <w:rPr>
                <w:rStyle w:val="a8"/>
                <w:noProof/>
              </w:rPr>
              <w:delText>4.4 API 및 Interface 정의</w:delText>
            </w:r>
            <w:r w:rsidDel="00597193">
              <w:rPr>
                <w:noProof/>
                <w:webHidden/>
              </w:rPr>
              <w:tab/>
              <w:delText>52</w:delText>
            </w:r>
          </w:del>
        </w:p>
        <w:p w14:paraId="710CF009" w14:textId="3D785CB9" w:rsidR="00497855" w:rsidDel="00597193" w:rsidRDefault="00497855">
          <w:pPr>
            <w:pStyle w:val="31"/>
            <w:tabs>
              <w:tab w:val="right" w:leader="dot" w:pos="9016"/>
            </w:tabs>
            <w:ind w:left="800"/>
            <w:rPr>
              <w:del w:id="545" w:author=" " w:date="2018-04-22T20:43:00Z"/>
              <w:noProof/>
              <w:szCs w:val="22"/>
            </w:rPr>
          </w:pPr>
          <w:del w:id="546" w:author=" " w:date="2018-04-22T20:43:00Z">
            <w:r w:rsidRPr="006B5510" w:rsidDel="00597193">
              <w:rPr>
                <w:rStyle w:val="a8"/>
                <w:noProof/>
              </w:rPr>
              <w:delText>4.4.1 외부 API</w:delText>
            </w:r>
            <w:r w:rsidDel="00597193">
              <w:rPr>
                <w:noProof/>
                <w:webHidden/>
              </w:rPr>
              <w:tab/>
              <w:delText>52</w:delText>
            </w:r>
          </w:del>
        </w:p>
        <w:p w14:paraId="18617339" w14:textId="61436959" w:rsidR="00497855" w:rsidDel="00597193" w:rsidRDefault="00497855">
          <w:pPr>
            <w:pStyle w:val="31"/>
            <w:tabs>
              <w:tab w:val="right" w:leader="dot" w:pos="9016"/>
            </w:tabs>
            <w:ind w:left="800"/>
            <w:rPr>
              <w:del w:id="547" w:author=" " w:date="2018-04-22T20:43:00Z"/>
              <w:noProof/>
              <w:szCs w:val="22"/>
            </w:rPr>
          </w:pPr>
          <w:del w:id="548" w:author=" " w:date="2018-04-22T20:43:00Z">
            <w:r w:rsidRPr="006B5510" w:rsidDel="00597193">
              <w:rPr>
                <w:rStyle w:val="a8"/>
                <w:noProof/>
              </w:rPr>
              <w:delText>4.4.2 Restful API</w:delText>
            </w:r>
            <w:r w:rsidDel="00597193">
              <w:rPr>
                <w:noProof/>
                <w:webHidden/>
              </w:rPr>
              <w:tab/>
              <w:delText>52</w:delText>
            </w:r>
          </w:del>
        </w:p>
        <w:p w14:paraId="6D8DFF30" w14:textId="1E3D1302" w:rsidR="00497855" w:rsidDel="00597193" w:rsidRDefault="00497855">
          <w:pPr>
            <w:pStyle w:val="11"/>
            <w:rPr>
              <w:del w:id="549" w:author=" " w:date="2018-04-22T20:43:00Z"/>
              <w:noProof/>
              <w:szCs w:val="22"/>
            </w:rPr>
          </w:pPr>
          <w:del w:id="550" w:author=" " w:date="2018-04-22T20:43:00Z">
            <w:r w:rsidRPr="006B5510" w:rsidDel="00597193">
              <w:rPr>
                <w:rStyle w:val="a8"/>
                <w:noProof/>
              </w:rPr>
              <w:delText>5. 수행 계획</w:delText>
            </w:r>
            <w:r w:rsidDel="00597193">
              <w:rPr>
                <w:noProof/>
                <w:webHidden/>
              </w:rPr>
              <w:tab/>
              <w:delText>55</w:delText>
            </w:r>
          </w:del>
        </w:p>
        <w:p w14:paraId="7B83B817" w14:textId="311BA0D6" w:rsidR="00497855" w:rsidDel="00597193" w:rsidRDefault="00497855">
          <w:pPr>
            <w:pStyle w:val="21"/>
            <w:tabs>
              <w:tab w:val="right" w:leader="dot" w:pos="9016"/>
            </w:tabs>
            <w:ind w:left="400"/>
            <w:rPr>
              <w:del w:id="551" w:author=" " w:date="2018-04-22T20:43:00Z"/>
              <w:noProof/>
              <w:szCs w:val="22"/>
            </w:rPr>
          </w:pPr>
          <w:del w:id="552" w:author=" " w:date="2018-04-22T20:43:00Z">
            <w:r w:rsidRPr="006B5510" w:rsidDel="00597193">
              <w:rPr>
                <w:rStyle w:val="a8"/>
                <w:noProof/>
              </w:rPr>
              <w:delText>5.1 개발환경</w:delText>
            </w:r>
            <w:r w:rsidDel="00597193">
              <w:rPr>
                <w:noProof/>
                <w:webHidden/>
              </w:rPr>
              <w:tab/>
              <w:delText>55</w:delText>
            </w:r>
          </w:del>
        </w:p>
        <w:p w14:paraId="073A3AAD" w14:textId="5B7FA093" w:rsidR="00497855" w:rsidDel="00597193" w:rsidRDefault="00497855">
          <w:pPr>
            <w:pStyle w:val="21"/>
            <w:tabs>
              <w:tab w:val="right" w:leader="dot" w:pos="9016"/>
            </w:tabs>
            <w:ind w:left="400"/>
            <w:rPr>
              <w:del w:id="553" w:author=" " w:date="2018-04-22T20:43:00Z"/>
              <w:noProof/>
              <w:szCs w:val="22"/>
            </w:rPr>
          </w:pPr>
          <w:del w:id="554" w:author=" " w:date="2018-04-22T20:43:00Z">
            <w:r w:rsidRPr="006B5510" w:rsidDel="00597193">
              <w:rPr>
                <w:rStyle w:val="a8"/>
                <w:noProof/>
              </w:rPr>
              <w:delText>5.2 리스크 분석</w:delText>
            </w:r>
            <w:r w:rsidDel="00597193">
              <w:rPr>
                <w:noProof/>
                <w:webHidden/>
              </w:rPr>
              <w:tab/>
              <w:delText>56</w:delText>
            </w:r>
          </w:del>
        </w:p>
        <w:p w14:paraId="5FE9BD1D" w14:textId="7C53CB89" w:rsidR="00497855" w:rsidDel="00597193" w:rsidRDefault="00497855">
          <w:pPr>
            <w:pStyle w:val="21"/>
            <w:tabs>
              <w:tab w:val="right" w:leader="dot" w:pos="9016"/>
            </w:tabs>
            <w:ind w:left="400"/>
            <w:rPr>
              <w:del w:id="555" w:author=" " w:date="2018-04-22T20:43:00Z"/>
              <w:noProof/>
              <w:szCs w:val="22"/>
            </w:rPr>
          </w:pPr>
          <w:del w:id="556" w:author=" " w:date="2018-04-22T20:43:00Z">
            <w:r w:rsidRPr="006B5510" w:rsidDel="00597193">
              <w:rPr>
                <w:rStyle w:val="a8"/>
                <w:noProof/>
              </w:rPr>
              <w:delText>5.3 개발 일정</w:delText>
            </w:r>
            <w:r w:rsidDel="00597193">
              <w:rPr>
                <w:noProof/>
                <w:webHidden/>
              </w:rPr>
              <w:tab/>
              <w:delText>58</w:delText>
            </w:r>
          </w:del>
        </w:p>
        <w:p w14:paraId="2508D934" w14:textId="072A0570" w:rsidR="00497855" w:rsidDel="00597193" w:rsidRDefault="00497855">
          <w:pPr>
            <w:pStyle w:val="21"/>
            <w:tabs>
              <w:tab w:val="right" w:leader="dot" w:pos="9016"/>
            </w:tabs>
            <w:ind w:left="400"/>
            <w:rPr>
              <w:del w:id="557" w:author=" " w:date="2018-04-22T20:43:00Z"/>
              <w:noProof/>
              <w:szCs w:val="22"/>
            </w:rPr>
          </w:pPr>
          <w:del w:id="558" w:author=" " w:date="2018-04-22T20:43:00Z">
            <w:r w:rsidRPr="006B5510" w:rsidDel="00597193">
              <w:rPr>
                <w:rStyle w:val="a8"/>
                <w:noProof/>
              </w:rPr>
              <w:delText>5.4 비용 분석</w:delText>
            </w:r>
            <w:r w:rsidDel="00597193">
              <w:rPr>
                <w:noProof/>
                <w:webHidden/>
              </w:rPr>
              <w:tab/>
              <w:delText>59</w:delText>
            </w:r>
          </w:del>
        </w:p>
        <w:p w14:paraId="5F81674C" w14:textId="73289E54" w:rsidR="00497855" w:rsidDel="00597193" w:rsidRDefault="00497855">
          <w:pPr>
            <w:pStyle w:val="21"/>
            <w:tabs>
              <w:tab w:val="right" w:leader="dot" w:pos="9016"/>
            </w:tabs>
            <w:ind w:left="400"/>
            <w:rPr>
              <w:del w:id="559" w:author=" " w:date="2018-04-22T20:43:00Z"/>
              <w:noProof/>
              <w:szCs w:val="22"/>
            </w:rPr>
          </w:pPr>
          <w:del w:id="560" w:author=" " w:date="2018-04-22T20:43:00Z">
            <w:r w:rsidRPr="006B5510" w:rsidDel="00597193">
              <w:rPr>
                <w:rStyle w:val="a8"/>
                <w:noProof/>
              </w:rPr>
              <w:delText>5.5 업무분장 계획</w:delText>
            </w:r>
            <w:r w:rsidDel="00597193">
              <w:rPr>
                <w:noProof/>
                <w:webHidden/>
              </w:rPr>
              <w:tab/>
              <w:delText>60</w:delText>
            </w:r>
          </w:del>
        </w:p>
        <w:p w14:paraId="0264AC6C" w14:textId="59635F6A" w:rsidR="00497855" w:rsidDel="00597193" w:rsidRDefault="00497855">
          <w:pPr>
            <w:pStyle w:val="31"/>
            <w:tabs>
              <w:tab w:val="right" w:leader="dot" w:pos="9016"/>
            </w:tabs>
            <w:ind w:left="800"/>
            <w:rPr>
              <w:del w:id="561" w:author=" " w:date="2018-04-22T20:43:00Z"/>
              <w:noProof/>
              <w:szCs w:val="22"/>
            </w:rPr>
          </w:pPr>
          <w:del w:id="562" w:author=" " w:date="2018-04-22T20:43:00Z">
            <w:r w:rsidRPr="006B5510" w:rsidDel="00597193">
              <w:rPr>
                <w:rStyle w:val="a8"/>
                <w:noProof/>
              </w:rPr>
              <w:delText>5.5.1 Feature / 컴포넌트 기반</w:delText>
            </w:r>
            <w:r w:rsidDel="00597193">
              <w:rPr>
                <w:noProof/>
                <w:webHidden/>
              </w:rPr>
              <w:tab/>
              <w:delText>60</w:delText>
            </w:r>
          </w:del>
        </w:p>
        <w:p w14:paraId="6B376E98" w14:textId="7A7DDD6F" w:rsidR="00497855" w:rsidDel="00597193" w:rsidRDefault="00497855">
          <w:pPr>
            <w:pStyle w:val="31"/>
            <w:tabs>
              <w:tab w:val="right" w:leader="dot" w:pos="9016"/>
            </w:tabs>
            <w:ind w:left="800"/>
            <w:rPr>
              <w:del w:id="563" w:author=" " w:date="2018-04-22T20:43:00Z"/>
              <w:noProof/>
              <w:szCs w:val="22"/>
            </w:rPr>
          </w:pPr>
          <w:del w:id="564" w:author=" " w:date="2018-04-22T20:43:00Z">
            <w:r w:rsidRPr="006B5510" w:rsidDel="00597193">
              <w:rPr>
                <w:rStyle w:val="a8"/>
                <w:noProof/>
              </w:rPr>
              <w:delText>5.5.2 기타 과제관리/Deploy/발표 등 부가적 업무 분장</w:delText>
            </w:r>
            <w:r w:rsidDel="00597193">
              <w:rPr>
                <w:noProof/>
                <w:webHidden/>
              </w:rPr>
              <w:tab/>
              <w:delText>61</w:delText>
            </w:r>
          </w:del>
        </w:p>
        <w:p w14:paraId="489AA260" w14:textId="53E8A6E3" w:rsidR="00497855" w:rsidDel="00597193" w:rsidRDefault="00497855">
          <w:pPr>
            <w:pStyle w:val="21"/>
            <w:tabs>
              <w:tab w:val="right" w:leader="dot" w:pos="9016"/>
            </w:tabs>
            <w:ind w:left="400"/>
            <w:rPr>
              <w:del w:id="565" w:author=" " w:date="2018-04-22T20:43:00Z"/>
              <w:noProof/>
              <w:szCs w:val="22"/>
            </w:rPr>
          </w:pPr>
          <w:del w:id="566" w:author=" " w:date="2018-04-22T20:43:00Z">
            <w:r w:rsidRPr="006B5510" w:rsidDel="00597193">
              <w:rPr>
                <w:rStyle w:val="a8"/>
                <w:noProof/>
              </w:rPr>
              <w:delText>5.6 협업 방안</w:delText>
            </w:r>
            <w:r w:rsidDel="00597193">
              <w:rPr>
                <w:noProof/>
                <w:webHidden/>
              </w:rPr>
              <w:tab/>
              <w:delText>61</w:delText>
            </w:r>
          </w:del>
        </w:p>
        <w:p w14:paraId="6F540FAB" w14:textId="4338D65D" w:rsidR="00497855" w:rsidDel="00597193" w:rsidRDefault="00497855">
          <w:pPr>
            <w:pStyle w:val="31"/>
            <w:tabs>
              <w:tab w:val="right" w:leader="dot" w:pos="9016"/>
            </w:tabs>
            <w:ind w:left="800"/>
            <w:rPr>
              <w:del w:id="567" w:author=" " w:date="2018-04-22T20:43:00Z"/>
              <w:noProof/>
              <w:szCs w:val="22"/>
            </w:rPr>
          </w:pPr>
          <w:del w:id="568" w:author=" " w:date="2018-04-22T20:43:00Z">
            <w:r w:rsidRPr="006B5510" w:rsidDel="00597193">
              <w:rPr>
                <w:rStyle w:val="a8"/>
                <w:noProof/>
              </w:rPr>
              <w:delText>5.6.1 소스코드 관리</w:delText>
            </w:r>
            <w:r w:rsidDel="00597193">
              <w:rPr>
                <w:noProof/>
                <w:webHidden/>
              </w:rPr>
              <w:tab/>
              <w:delText>61</w:delText>
            </w:r>
          </w:del>
        </w:p>
        <w:p w14:paraId="06EA0850" w14:textId="294D81A5" w:rsidR="00497855" w:rsidDel="00597193" w:rsidRDefault="00497855">
          <w:pPr>
            <w:pStyle w:val="31"/>
            <w:tabs>
              <w:tab w:val="right" w:leader="dot" w:pos="9016"/>
            </w:tabs>
            <w:ind w:left="800"/>
            <w:rPr>
              <w:del w:id="569" w:author=" " w:date="2018-04-22T20:43:00Z"/>
              <w:noProof/>
              <w:szCs w:val="22"/>
            </w:rPr>
          </w:pPr>
          <w:del w:id="570" w:author=" " w:date="2018-04-22T20:43:00Z">
            <w:r w:rsidRPr="006B5510" w:rsidDel="00597193">
              <w:rPr>
                <w:rStyle w:val="a8"/>
                <w:noProof/>
              </w:rPr>
              <w:delText>5.6.2 통합 및 테스트</w:delText>
            </w:r>
            <w:r w:rsidDel="00597193">
              <w:rPr>
                <w:noProof/>
                <w:webHidden/>
              </w:rPr>
              <w:tab/>
              <w:delText>62</w:delText>
            </w:r>
          </w:del>
        </w:p>
        <w:p w14:paraId="5B4D9BD5" w14:textId="2EA52811" w:rsidR="00497855" w:rsidDel="00597193" w:rsidRDefault="00497855">
          <w:pPr>
            <w:pStyle w:val="31"/>
            <w:tabs>
              <w:tab w:val="right" w:leader="dot" w:pos="9016"/>
            </w:tabs>
            <w:ind w:left="800"/>
            <w:rPr>
              <w:del w:id="571" w:author=" " w:date="2018-04-22T20:43:00Z"/>
              <w:noProof/>
              <w:szCs w:val="22"/>
            </w:rPr>
          </w:pPr>
          <w:del w:id="572" w:author=" " w:date="2018-04-22T20:43:00Z">
            <w:r w:rsidRPr="006B5510" w:rsidDel="00597193">
              <w:rPr>
                <w:rStyle w:val="a8"/>
                <w:noProof/>
              </w:rPr>
              <w:delText>5.6.3 이슈 관리</w:delText>
            </w:r>
            <w:r w:rsidDel="00597193">
              <w:rPr>
                <w:noProof/>
                <w:webHidden/>
              </w:rPr>
              <w:tab/>
              <w:delText>62</w:delText>
            </w:r>
          </w:del>
        </w:p>
        <w:p w14:paraId="4B60321D" w14:textId="4167841D" w:rsidR="00497855" w:rsidDel="00597193" w:rsidRDefault="00497855">
          <w:pPr>
            <w:pStyle w:val="11"/>
            <w:rPr>
              <w:del w:id="573" w:author=" " w:date="2018-04-22T20:43:00Z"/>
              <w:noProof/>
              <w:szCs w:val="22"/>
            </w:rPr>
          </w:pPr>
          <w:del w:id="574" w:author=" " w:date="2018-04-22T20:43:00Z">
            <w:r w:rsidRPr="006B5510" w:rsidDel="00597193">
              <w:rPr>
                <w:rStyle w:val="a8"/>
                <w:noProof/>
              </w:rPr>
              <w:delText>6. 출시 계획</w:delText>
            </w:r>
            <w:r w:rsidDel="00597193">
              <w:rPr>
                <w:noProof/>
                <w:webHidden/>
              </w:rPr>
              <w:tab/>
              <w:delText>63</w:delText>
            </w:r>
          </w:del>
        </w:p>
        <w:p w14:paraId="446F666A" w14:textId="7B4CEF0C" w:rsidR="00497855" w:rsidDel="00597193" w:rsidRDefault="00497855">
          <w:pPr>
            <w:pStyle w:val="21"/>
            <w:tabs>
              <w:tab w:val="right" w:leader="dot" w:pos="9016"/>
            </w:tabs>
            <w:ind w:left="400"/>
            <w:rPr>
              <w:del w:id="575" w:author=" " w:date="2018-04-22T20:43:00Z"/>
              <w:noProof/>
              <w:szCs w:val="22"/>
            </w:rPr>
          </w:pPr>
          <w:del w:id="576" w:author=" " w:date="2018-04-22T20:43:00Z">
            <w:r w:rsidRPr="006B5510" w:rsidDel="00597193">
              <w:rPr>
                <w:rStyle w:val="a8"/>
                <w:noProof/>
              </w:rPr>
              <w:delText>6.1 성과 측정 방안</w:delText>
            </w:r>
            <w:r w:rsidDel="00597193">
              <w:rPr>
                <w:noProof/>
                <w:webHidden/>
              </w:rPr>
              <w:tab/>
              <w:delText>63</w:delText>
            </w:r>
          </w:del>
        </w:p>
        <w:p w14:paraId="00B8CF39" w14:textId="6A40E4B2" w:rsidR="00497855" w:rsidDel="00597193" w:rsidRDefault="00497855">
          <w:pPr>
            <w:pStyle w:val="21"/>
            <w:tabs>
              <w:tab w:val="right" w:leader="dot" w:pos="9016"/>
            </w:tabs>
            <w:ind w:left="400"/>
            <w:rPr>
              <w:del w:id="577" w:author=" " w:date="2018-04-22T20:43:00Z"/>
              <w:noProof/>
              <w:szCs w:val="22"/>
            </w:rPr>
          </w:pPr>
          <w:del w:id="578" w:author=" " w:date="2018-04-22T20:43:00Z">
            <w:r w:rsidRPr="006B5510" w:rsidDel="00597193">
              <w:rPr>
                <w:rStyle w:val="a8"/>
                <w:noProof/>
              </w:rPr>
              <w:delText>6.2 데모 시나리오</w:delText>
            </w:r>
            <w:r w:rsidDel="00597193">
              <w:rPr>
                <w:noProof/>
                <w:webHidden/>
              </w:rPr>
              <w:tab/>
              <w:delText>63</w:delText>
            </w:r>
          </w:del>
        </w:p>
        <w:p w14:paraId="4CF26199" w14:textId="7C4FE37F" w:rsidR="00497855" w:rsidDel="00597193" w:rsidRDefault="00497855">
          <w:pPr>
            <w:pStyle w:val="31"/>
            <w:tabs>
              <w:tab w:val="right" w:leader="dot" w:pos="9016"/>
            </w:tabs>
            <w:ind w:left="800"/>
            <w:rPr>
              <w:del w:id="579" w:author=" " w:date="2018-04-22T20:43:00Z"/>
              <w:noProof/>
              <w:szCs w:val="22"/>
            </w:rPr>
          </w:pPr>
          <w:del w:id="580" w:author=" " w:date="2018-04-22T20:43:00Z">
            <w:r w:rsidRPr="006B5510" w:rsidDel="00597193">
              <w:rPr>
                <w:rStyle w:val="a8"/>
                <w:noProof/>
              </w:rPr>
              <w:delText>6.2.1 데모 시나리오 1</w:delText>
            </w:r>
            <w:r w:rsidDel="00597193">
              <w:rPr>
                <w:noProof/>
                <w:webHidden/>
              </w:rPr>
              <w:tab/>
              <w:delText>64</w:delText>
            </w:r>
          </w:del>
        </w:p>
        <w:p w14:paraId="099704A7" w14:textId="3C4B5B44" w:rsidR="00497855" w:rsidDel="00597193" w:rsidRDefault="00497855">
          <w:pPr>
            <w:pStyle w:val="31"/>
            <w:tabs>
              <w:tab w:val="right" w:leader="dot" w:pos="9016"/>
            </w:tabs>
            <w:ind w:left="800"/>
            <w:rPr>
              <w:del w:id="581" w:author=" " w:date="2018-04-22T20:43:00Z"/>
              <w:noProof/>
              <w:szCs w:val="22"/>
            </w:rPr>
          </w:pPr>
          <w:del w:id="582" w:author=" " w:date="2018-04-22T20:43:00Z">
            <w:r w:rsidRPr="006B5510" w:rsidDel="00597193">
              <w:rPr>
                <w:rStyle w:val="a8"/>
                <w:noProof/>
              </w:rPr>
              <w:delText>6.2.2 데모시나리오 2</w:delText>
            </w:r>
            <w:r w:rsidDel="00597193">
              <w:rPr>
                <w:noProof/>
                <w:webHidden/>
              </w:rPr>
              <w:tab/>
              <w:delText>65</w:delText>
            </w:r>
          </w:del>
        </w:p>
        <w:p w14:paraId="019A1FFD" w14:textId="32EBB7BC" w:rsidR="00497855" w:rsidDel="00597193" w:rsidRDefault="00497855">
          <w:pPr>
            <w:pStyle w:val="31"/>
            <w:tabs>
              <w:tab w:val="right" w:leader="dot" w:pos="9016"/>
            </w:tabs>
            <w:ind w:left="800"/>
            <w:rPr>
              <w:del w:id="583" w:author=" " w:date="2018-04-22T20:43:00Z"/>
              <w:noProof/>
              <w:szCs w:val="22"/>
            </w:rPr>
          </w:pPr>
          <w:del w:id="584" w:author=" " w:date="2018-04-22T20:43:00Z">
            <w:r w:rsidRPr="006B5510" w:rsidDel="00597193">
              <w:rPr>
                <w:rStyle w:val="a8"/>
                <w:noProof/>
              </w:rPr>
              <w:delText>6.2.3. 데모시나리오 3</w:delText>
            </w:r>
            <w:r w:rsidDel="00597193">
              <w:rPr>
                <w:noProof/>
                <w:webHidden/>
              </w:rPr>
              <w:tab/>
              <w:delText>65</w:delText>
            </w:r>
          </w:del>
        </w:p>
        <w:p w14:paraId="10C9CB8F" w14:textId="1D02F0FC" w:rsidR="00497855" w:rsidDel="00597193" w:rsidRDefault="00497855">
          <w:pPr>
            <w:pStyle w:val="31"/>
            <w:tabs>
              <w:tab w:val="right" w:leader="dot" w:pos="9016"/>
            </w:tabs>
            <w:ind w:left="800"/>
            <w:rPr>
              <w:del w:id="585" w:author=" " w:date="2018-04-22T20:43:00Z"/>
              <w:noProof/>
              <w:szCs w:val="22"/>
            </w:rPr>
          </w:pPr>
          <w:del w:id="586" w:author=" " w:date="2018-04-22T20:43:00Z">
            <w:r w:rsidRPr="006B5510" w:rsidDel="00597193">
              <w:rPr>
                <w:rStyle w:val="a8"/>
                <w:noProof/>
              </w:rPr>
              <w:delText>6.2.4. 데모시나리오 4</w:delText>
            </w:r>
            <w:r w:rsidDel="00597193">
              <w:rPr>
                <w:noProof/>
                <w:webHidden/>
              </w:rPr>
              <w:tab/>
              <w:delText>66</w:delText>
            </w:r>
          </w:del>
        </w:p>
        <w:p w14:paraId="2892EB98" w14:textId="46D9E2BB" w:rsidR="00497855" w:rsidDel="00597193" w:rsidRDefault="00497855">
          <w:pPr>
            <w:pStyle w:val="31"/>
            <w:tabs>
              <w:tab w:val="right" w:leader="dot" w:pos="9016"/>
            </w:tabs>
            <w:ind w:left="800"/>
            <w:rPr>
              <w:del w:id="587" w:author=" " w:date="2018-04-22T20:43:00Z"/>
              <w:noProof/>
              <w:szCs w:val="22"/>
            </w:rPr>
          </w:pPr>
          <w:del w:id="588" w:author=" " w:date="2018-04-22T20:43:00Z">
            <w:r w:rsidRPr="006B5510" w:rsidDel="00597193">
              <w:rPr>
                <w:rStyle w:val="a8"/>
                <w:noProof/>
              </w:rPr>
              <w:delText>6.2.5. 데모시나리오 5</w:delText>
            </w:r>
            <w:r w:rsidDel="00597193">
              <w:rPr>
                <w:noProof/>
                <w:webHidden/>
              </w:rPr>
              <w:tab/>
              <w:delText>66</w:delText>
            </w:r>
          </w:del>
        </w:p>
        <w:p w14:paraId="2764DF81" w14:textId="1A847C2C" w:rsidR="00497855" w:rsidDel="00597193" w:rsidRDefault="00497855">
          <w:pPr>
            <w:pStyle w:val="31"/>
            <w:tabs>
              <w:tab w:val="right" w:leader="dot" w:pos="9016"/>
            </w:tabs>
            <w:ind w:left="800"/>
            <w:rPr>
              <w:del w:id="589" w:author=" " w:date="2018-04-22T20:43:00Z"/>
              <w:noProof/>
              <w:szCs w:val="22"/>
            </w:rPr>
          </w:pPr>
          <w:del w:id="590" w:author=" " w:date="2018-04-22T20:43:00Z">
            <w:r w:rsidRPr="006B5510" w:rsidDel="00597193">
              <w:rPr>
                <w:rStyle w:val="a8"/>
                <w:noProof/>
              </w:rPr>
              <w:delText>6.2.5. 데모시나리오 6</w:delText>
            </w:r>
            <w:r w:rsidDel="00597193">
              <w:rPr>
                <w:noProof/>
                <w:webHidden/>
              </w:rPr>
              <w:tab/>
              <w:delText>67</w:delText>
            </w:r>
          </w:del>
        </w:p>
        <w:p w14:paraId="63DF1950" w14:textId="61DD7527" w:rsidR="00497855" w:rsidDel="00597193" w:rsidRDefault="00497855">
          <w:pPr>
            <w:pStyle w:val="21"/>
            <w:tabs>
              <w:tab w:val="right" w:leader="dot" w:pos="9016"/>
            </w:tabs>
            <w:ind w:left="400"/>
            <w:rPr>
              <w:del w:id="591" w:author=" " w:date="2018-04-22T20:43:00Z"/>
              <w:noProof/>
              <w:szCs w:val="22"/>
            </w:rPr>
          </w:pPr>
          <w:del w:id="592" w:author=" " w:date="2018-04-22T20:43:00Z">
            <w:r w:rsidRPr="006B5510" w:rsidDel="00597193">
              <w:rPr>
                <w:rStyle w:val="a8"/>
                <w:noProof/>
              </w:rPr>
              <w:delText>6.3 향후 발전 방향</w:delText>
            </w:r>
            <w:r w:rsidDel="00597193">
              <w:rPr>
                <w:noProof/>
                <w:webHidden/>
              </w:rPr>
              <w:tab/>
              <w:delText>68</w:delText>
            </w:r>
          </w:del>
        </w:p>
        <w:p w14:paraId="20DC3C55" w14:textId="5FBB1766" w:rsidR="00497855" w:rsidDel="00016513" w:rsidRDefault="00497855">
          <w:pPr>
            <w:rPr>
              <w:del w:id="593" w:author="고광표" w:date="2018-04-17T03:47:00Z"/>
            </w:rPr>
          </w:pPr>
          <w:r>
            <w:rPr>
              <w:b/>
              <w:bCs/>
              <w:lang w:val="ko-KR"/>
            </w:rPr>
            <w:fldChar w:fldCharType="end"/>
          </w:r>
        </w:p>
      </w:sdtContent>
    </w:sdt>
    <w:p w14:paraId="02C1E947" w14:textId="0892BE4E" w:rsidR="00016513" w:rsidRPr="00497855" w:rsidRDefault="00016513">
      <w:pPr>
        <w:rPr>
          <w:rFonts w:ascii="맑은 고딕" w:eastAsia="맑은 고딕" w:hAnsi="맑은 고딕" w:cs="맑은 고딕"/>
          <w:b/>
          <w:sz w:val="24"/>
          <w:szCs w:val="24"/>
        </w:rPr>
        <w:pPrChange w:id="594" w:author="고광표" w:date="2018-04-17T03:47:00Z">
          <w:pPr>
            <w:spacing w:line="360" w:lineRule="auto"/>
            <w:jc w:val="both"/>
          </w:pPr>
        </w:pPrChange>
      </w:pPr>
    </w:p>
    <w:p w14:paraId="215D9672" w14:textId="0852853C" w:rsidR="00497855" w:rsidRDefault="00497855">
      <w:pPr>
        <w:rPr>
          <w:rFonts w:ascii="맑은 고딕" w:eastAsia="맑은 고딕" w:hAnsi="맑은 고딕" w:cs="맑은 고딕"/>
          <w:b/>
          <w:sz w:val="24"/>
          <w:szCs w:val="24"/>
        </w:rPr>
      </w:pPr>
      <w:r>
        <w:rPr>
          <w:rFonts w:ascii="맑은 고딕" w:eastAsia="맑은 고딕" w:hAnsi="맑은 고딕" w:cs="맑은 고딕"/>
          <w:b/>
          <w:sz w:val="24"/>
          <w:szCs w:val="24"/>
        </w:rPr>
        <w:br w:type="page"/>
      </w:r>
    </w:p>
    <w:p w14:paraId="23416A0B" w14:textId="5BEBD97F" w:rsidR="0026480C" w:rsidRDefault="00497855">
      <w:pPr>
        <w:pStyle w:val="af"/>
        <w:tabs>
          <w:tab w:val="right" w:leader="dot" w:pos="9016"/>
        </w:tabs>
        <w:rPr>
          <w:ins w:id="595" w:author=" " w:date="2018-04-22T20:44:00Z"/>
          <w:rFonts w:eastAsiaTheme="minorEastAsia"/>
          <w:smallCaps w:val="0"/>
          <w:noProof/>
          <w:szCs w:val="22"/>
        </w:rPr>
      </w:pPr>
      <w:r>
        <w:rPr>
          <w:rFonts w:ascii="맑은 고딕" w:eastAsia="맑은 고딕" w:hAnsi="맑은 고딕" w:cs="맑은 고딕"/>
          <w:b/>
          <w:sz w:val="24"/>
          <w:szCs w:val="24"/>
        </w:rPr>
        <w:lastRenderedPageBreak/>
        <w:fldChar w:fldCharType="begin"/>
      </w:r>
      <w:r>
        <w:rPr>
          <w:rFonts w:ascii="맑은 고딕" w:eastAsia="맑은 고딕" w:hAnsi="맑은 고딕" w:cs="맑은 고딕"/>
          <w:b/>
          <w:sz w:val="24"/>
          <w:szCs w:val="24"/>
        </w:rPr>
        <w:instrText xml:space="preserve"> TOC \h \z \c "그림" </w:instrText>
      </w:r>
      <w:r>
        <w:rPr>
          <w:rFonts w:ascii="맑은 고딕" w:eastAsia="맑은 고딕" w:hAnsi="맑은 고딕" w:cs="맑은 고딕"/>
          <w:b/>
          <w:sz w:val="24"/>
          <w:szCs w:val="24"/>
        </w:rPr>
        <w:fldChar w:fldCharType="separate"/>
      </w:r>
      <w:ins w:id="596" w:author=" " w:date="2018-04-22T20:44:00Z">
        <w:r w:rsidR="0026480C" w:rsidRPr="00EC1C61">
          <w:rPr>
            <w:rStyle w:val="a8"/>
            <w:noProof/>
          </w:rPr>
          <w:fldChar w:fldCharType="begin"/>
        </w:r>
        <w:r w:rsidR="0026480C" w:rsidRPr="00EC1C61">
          <w:rPr>
            <w:rStyle w:val="a8"/>
            <w:noProof/>
          </w:rPr>
          <w:instrText xml:space="preserve"> </w:instrText>
        </w:r>
        <w:r w:rsidR="0026480C">
          <w:rPr>
            <w:noProof/>
          </w:rPr>
          <w:instrText>HYPERLINK \l "_Toc512193206"</w:instrText>
        </w:r>
        <w:r w:rsidR="0026480C" w:rsidRPr="00EC1C61">
          <w:rPr>
            <w:rStyle w:val="a8"/>
            <w:noProof/>
          </w:rPr>
          <w:instrText xml:space="preserve"> </w:instrText>
        </w:r>
        <w:r w:rsidR="0026480C" w:rsidRPr="00EC1C61">
          <w:rPr>
            <w:rStyle w:val="a8"/>
            <w:noProof/>
          </w:rPr>
        </w:r>
        <w:r w:rsidR="0026480C" w:rsidRPr="00EC1C61">
          <w:rPr>
            <w:rStyle w:val="a8"/>
            <w:noProof/>
          </w:rPr>
          <w:fldChar w:fldCharType="separate"/>
        </w:r>
        <w:r w:rsidR="0026480C" w:rsidRPr="00EC1C61">
          <w:rPr>
            <w:rStyle w:val="a8"/>
            <w:noProof/>
          </w:rPr>
          <w:t>그림 7. Use Case Diagram</w:t>
        </w:r>
        <w:r w:rsidR="0026480C">
          <w:rPr>
            <w:noProof/>
            <w:webHidden/>
          </w:rPr>
          <w:tab/>
        </w:r>
        <w:r w:rsidR="0026480C">
          <w:rPr>
            <w:noProof/>
            <w:webHidden/>
          </w:rPr>
          <w:fldChar w:fldCharType="begin"/>
        </w:r>
        <w:r w:rsidR="0026480C">
          <w:rPr>
            <w:noProof/>
            <w:webHidden/>
          </w:rPr>
          <w:instrText xml:space="preserve"> PAGEREF _Toc512193206 \h </w:instrText>
        </w:r>
        <w:r w:rsidR="0026480C">
          <w:rPr>
            <w:noProof/>
            <w:webHidden/>
          </w:rPr>
        </w:r>
      </w:ins>
      <w:r w:rsidR="0026480C">
        <w:rPr>
          <w:noProof/>
          <w:webHidden/>
        </w:rPr>
        <w:fldChar w:fldCharType="separate"/>
      </w:r>
      <w:ins w:id="597" w:author=" " w:date="2018-04-22T20:44:00Z">
        <w:r w:rsidR="0026480C">
          <w:rPr>
            <w:noProof/>
            <w:webHidden/>
          </w:rPr>
          <w:t>6</w:t>
        </w:r>
        <w:r w:rsidR="0026480C">
          <w:rPr>
            <w:noProof/>
            <w:webHidden/>
          </w:rPr>
          <w:fldChar w:fldCharType="end"/>
        </w:r>
        <w:r w:rsidR="0026480C" w:rsidRPr="00EC1C61">
          <w:rPr>
            <w:rStyle w:val="a8"/>
            <w:noProof/>
          </w:rPr>
          <w:fldChar w:fldCharType="end"/>
        </w:r>
      </w:ins>
    </w:p>
    <w:p w14:paraId="1F8DECC8" w14:textId="6DF8B6DE" w:rsidR="0026480C" w:rsidRDefault="0026480C">
      <w:pPr>
        <w:pStyle w:val="af"/>
        <w:tabs>
          <w:tab w:val="right" w:leader="dot" w:pos="9016"/>
        </w:tabs>
        <w:rPr>
          <w:ins w:id="598" w:author=" " w:date="2018-04-22T20:44:00Z"/>
          <w:rFonts w:eastAsiaTheme="minorEastAsia"/>
          <w:smallCaps w:val="0"/>
          <w:noProof/>
          <w:szCs w:val="22"/>
        </w:rPr>
      </w:pPr>
      <w:ins w:id="599" w:author=" " w:date="2018-04-22T20:44:00Z">
        <w:r w:rsidRPr="00EC1C61">
          <w:rPr>
            <w:rStyle w:val="a8"/>
            <w:noProof/>
          </w:rPr>
          <w:fldChar w:fldCharType="begin"/>
        </w:r>
        <w:r w:rsidRPr="00EC1C61">
          <w:rPr>
            <w:rStyle w:val="a8"/>
            <w:noProof/>
          </w:rPr>
          <w:instrText xml:space="preserve"> </w:instrText>
        </w:r>
        <w:r>
          <w:rPr>
            <w:noProof/>
          </w:rPr>
          <w:instrText>HYPERLINK \l "_Toc512193207"</w:instrText>
        </w:r>
        <w:r w:rsidRPr="00EC1C61">
          <w:rPr>
            <w:rStyle w:val="a8"/>
            <w:noProof/>
          </w:rPr>
          <w:instrText xml:space="preserve"> </w:instrText>
        </w:r>
        <w:r w:rsidRPr="00EC1C61">
          <w:rPr>
            <w:rStyle w:val="a8"/>
            <w:noProof/>
          </w:rPr>
        </w:r>
        <w:r w:rsidRPr="00EC1C61">
          <w:rPr>
            <w:rStyle w:val="a8"/>
            <w:noProof/>
          </w:rPr>
          <w:fldChar w:fldCharType="separate"/>
        </w:r>
        <w:r w:rsidRPr="00EC1C61">
          <w:rPr>
            <w:rStyle w:val="a8"/>
            <w:noProof/>
          </w:rPr>
          <w:t>그림 8. 초기 화면</w:t>
        </w:r>
        <w:r>
          <w:rPr>
            <w:noProof/>
            <w:webHidden/>
          </w:rPr>
          <w:tab/>
        </w:r>
        <w:r>
          <w:rPr>
            <w:noProof/>
            <w:webHidden/>
          </w:rPr>
          <w:fldChar w:fldCharType="begin"/>
        </w:r>
        <w:r>
          <w:rPr>
            <w:noProof/>
            <w:webHidden/>
          </w:rPr>
          <w:instrText xml:space="preserve"> PAGEREF _Toc512193207 \h </w:instrText>
        </w:r>
        <w:r>
          <w:rPr>
            <w:noProof/>
            <w:webHidden/>
          </w:rPr>
        </w:r>
      </w:ins>
      <w:r>
        <w:rPr>
          <w:noProof/>
          <w:webHidden/>
        </w:rPr>
        <w:fldChar w:fldCharType="separate"/>
      </w:r>
      <w:ins w:id="600" w:author=" " w:date="2018-04-22T20:44:00Z">
        <w:r>
          <w:rPr>
            <w:noProof/>
            <w:webHidden/>
          </w:rPr>
          <w:t>21</w:t>
        </w:r>
        <w:r>
          <w:rPr>
            <w:noProof/>
            <w:webHidden/>
          </w:rPr>
          <w:fldChar w:fldCharType="end"/>
        </w:r>
        <w:r w:rsidRPr="00EC1C61">
          <w:rPr>
            <w:rStyle w:val="a8"/>
            <w:noProof/>
          </w:rPr>
          <w:fldChar w:fldCharType="end"/>
        </w:r>
      </w:ins>
    </w:p>
    <w:p w14:paraId="22C184C2" w14:textId="327025BE" w:rsidR="0026480C" w:rsidRDefault="0026480C">
      <w:pPr>
        <w:pStyle w:val="af"/>
        <w:tabs>
          <w:tab w:val="right" w:leader="dot" w:pos="9016"/>
        </w:tabs>
        <w:rPr>
          <w:ins w:id="601" w:author=" " w:date="2018-04-22T20:44:00Z"/>
          <w:rFonts w:eastAsiaTheme="minorEastAsia"/>
          <w:smallCaps w:val="0"/>
          <w:noProof/>
          <w:szCs w:val="22"/>
        </w:rPr>
      </w:pPr>
      <w:ins w:id="602" w:author=" " w:date="2018-04-22T20:44:00Z">
        <w:r w:rsidRPr="00EC1C61">
          <w:rPr>
            <w:rStyle w:val="a8"/>
            <w:noProof/>
          </w:rPr>
          <w:fldChar w:fldCharType="begin"/>
        </w:r>
        <w:r w:rsidRPr="00EC1C61">
          <w:rPr>
            <w:rStyle w:val="a8"/>
            <w:noProof/>
          </w:rPr>
          <w:instrText xml:space="preserve"> </w:instrText>
        </w:r>
        <w:r>
          <w:rPr>
            <w:noProof/>
          </w:rPr>
          <w:instrText>HYPERLINK \l "_Toc512193208"</w:instrText>
        </w:r>
        <w:r w:rsidRPr="00EC1C61">
          <w:rPr>
            <w:rStyle w:val="a8"/>
            <w:noProof/>
          </w:rPr>
          <w:instrText xml:space="preserve"> </w:instrText>
        </w:r>
        <w:r w:rsidRPr="00EC1C61">
          <w:rPr>
            <w:rStyle w:val="a8"/>
            <w:noProof/>
          </w:rPr>
        </w:r>
        <w:r w:rsidRPr="00EC1C61">
          <w:rPr>
            <w:rStyle w:val="a8"/>
            <w:noProof/>
          </w:rPr>
          <w:fldChar w:fldCharType="separate"/>
        </w:r>
        <w:r w:rsidRPr="00EC1C61">
          <w:rPr>
            <w:rStyle w:val="a8"/>
            <w:noProof/>
          </w:rPr>
          <w:t>그림 9. Helpee 메인 페이지</w:t>
        </w:r>
        <w:r>
          <w:rPr>
            <w:noProof/>
            <w:webHidden/>
          </w:rPr>
          <w:tab/>
        </w:r>
        <w:r>
          <w:rPr>
            <w:noProof/>
            <w:webHidden/>
          </w:rPr>
          <w:fldChar w:fldCharType="begin"/>
        </w:r>
        <w:r>
          <w:rPr>
            <w:noProof/>
            <w:webHidden/>
          </w:rPr>
          <w:instrText xml:space="preserve"> PAGEREF _Toc512193208 \h </w:instrText>
        </w:r>
        <w:r>
          <w:rPr>
            <w:noProof/>
            <w:webHidden/>
          </w:rPr>
        </w:r>
      </w:ins>
      <w:r>
        <w:rPr>
          <w:noProof/>
          <w:webHidden/>
        </w:rPr>
        <w:fldChar w:fldCharType="separate"/>
      </w:r>
      <w:ins w:id="603" w:author=" " w:date="2018-04-22T20:44:00Z">
        <w:r>
          <w:rPr>
            <w:noProof/>
            <w:webHidden/>
          </w:rPr>
          <w:t>21</w:t>
        </w:r>
        <w:r>
          <w:rPr>
            <w:noProof/>
            <w:webHidden/>
          </w:rPr>
          <w:fldChar w:fldCharType="end"/>
        </w:r>
        <w:r w:rsidRPr="00EC1C61">
          <w:rPr>
            <w:rStyle w:val="a8"/>
            <w:noProof/>
          </w:rPr>
          <w:fldChar w:fldCharType="end"/>
        </w:r>
      </w:ins>
    </w:p>
    <w:p w14:paraId="750EC09E" w14:textId="242559B7" w:rsidR="0026480C" w:rsidRDefault="0026480C">
      <w:pPr>
        <w:pStyle w:val="af"/>
        <w:tabs>
          <w:tab w:val="right" w:leader="dot" w:pos="9016"/>
        </w:tabs>
        <w:rPr>
          <w:ins w:id="604" w:author=" " w:date="2018-04-22T20:44:00Z"/>
          <w:rFonts w:eastAsiaTheme="minorEastAsia"/>
          <w:smallCaps w:val="0"/>
          <w:noProof/>
          <w:szCs w:val="22"/>
        </w:rPr>
      </w:pPr>
      <w:ins w:id="605" w:author=" " w:date="2018-04-22T20:44:00Z">
        <w:r w:rsidRPr="00EC1C61">
          <w:rPr>
            <w:rStyle w:val="a8"/>
            <w:noProof/>
          </w:rPr>
          <w:fldChar w:fldCharType="begin"/>
        </w:r>
        <w:r w:rsidRPr="00EC1C61">
          <w:rPr>
            <w:rStyle w:val="a8"/>
            <w:noProof/>
          </w:rPr>
          <w:instrText xml:space="preserve"> </w:instrText>
        </w:r>
        <w:r>
          <w:rPr>
            <w:noProof/>
          </w:rPr>
          <w:instrText>HYPERLINK \l "_Toc512193209"</w:instrText>
        </w:r>
        <w:r w:rsidRPr="00EC1C61">
          <w:rPr>
            <w:rStyle w:val="a8"/>
            <w:noProof/>
          </w:rPr>
          <w:instrText xml:space="preserve"> </w:instrText>
        </w:r>
        <w:r w:rsidRPr="00EC1C61">
          <w:rPr>
            <w:rStyle w:val="a8"/>
            <w:noProof/>
          </w:rPr>
        </w:r>
        <w:r w:rsidRPr="00EC1C61">
          <w:rPr>
            <w:rStyle w:val="a8"/>
            <w:noProof/>
          </w:rPr>
          <w:fldChar w:fldCharType="separate"/>
        </w:r>
        <w:r w:rsidRPr="00EC1C61">
          <w:rPr>
            <w:rStyle w:val="a8"/>
            <w:noProof/>
          </w:rPr>
          <w:t>그림 10. Helpee 봉사 신청 페이지</w:t>
        </w:r>
        <w:r>
          <w:rPr>
            <w:noProof/>
            <w:webHidden/>
          </w:rPr>
          <w:tab/>
        </w:r>
        <w:r>
          <w:rPr>
            <w:noProof/>
            <w:webHidden/>
          </w:rPr>
          <w:fldChar w:fldCharType="begin"/>
        </w:r>
        <w:r>
          <w:rPr>
            <w:noProof/>
            <w:webHidden/>
          </w:rPr>
          <w:instrText xml:space="preserve"> PAGEREF _Toc512193209 \h </w:instrText>
        </w:r>
        <w:r>
          <w:rPr>
            <w:noProof/>
            <w:webHidden/>
          </w:rPr>
        </w:r>
      </w:ins>
      <w:r>
        <w:rPr>
          <w:noProof/>
          <w:webHidden/>
        </w:rPr>
        <w:fldChar w:fldCharType="separate"/>
      </w:r>
      <w:ins w:id="606" w:author=" " w:date="2018-04-22T20:44:00Z">
        <w:r>
          <w:rPr>
            <w:noProof/>
            <w:webHidden/>
          </w:rPr>
          <w:t>22</w:t>
        </w:r>
        <w:r>
          <w:rPr>
            <w:noProof/>
            <w:webHidden/>
          </w:rPr>
          <w:fldChar w:fldCharType="end"/>
        </w:r>
        <w:r w:rsidRPr="00EC1C61">
          <w:rPr>
            <w:rStyle w:val="a8"/>
            <w:noProof/>
          </w:rPr>
          <w:fldChar w:fldCharType="end"/>
        </w:r>
      </w:ins>
    </w:p>
    <w:p w14:paraId="52006BCD" w14:textId="36BFAEFB" w:rsidR="0026480C" w:rsidRDefault="0026480C">
      <w:pPr>
        <w:pStyle w:val="af"/>
        <w:tabs>
          <w:tab w:val="right" w:leader="dot" w:pos="9016"/>
        </w:tabs>
        <w:rPr>
          <w:ins w:id="607" w:author=" " w:date="2018-04-22T20:44:00Z"/>
          <w:rFonts w:eastAsiaTheme="minorEastAsia"/>
          <w:smallCaps w:val="0"/>
          <w:noProof/>
          <w:szCs w:val="22"/>
        </w:rPr>
      </w:pPr>
      <w:ins w:id="608" w:author=" " w:date="2018-04-22T20:44:00Z">
        <w:r w:rsidRPr="00EC1C61">
          <w:rPr>
            <w:rStyle w:val="a8"/>
            <w:noProof/>
          </w:rPr>
          <w:fldChar w:fldCharType="begin"/>
        </w:r>
        <w:r w:rsidRPr="00EC1C61">
          <w:rPr>
            <w:rStyle w:val="a8"/>
            <w:noProof/>
          </w:rPr>
          <w:instrText xml:space="preserve"> </w:instrText>
        </w:r>
        <w:r>
          <w:rPr>
            <w:noProof/>
          </w:rPr>
          <w:instrText>HYPERLINK \l "_Toc512193210"</w:instrText>
        </w:r>
        <w:r w:rsidRPr="00EC1C61">
          <w:rPr>
            <w:rStyle w:val="a8"/>
            <w:noProof/>
          </w:rPr>
          <w:instrText xml:space="preserve"> </w:instrText>
        </w:r>
        <w:r w:rsidRPr="00EC1C61">
          <w:rPr>
            <w:rStyle w:val="a8"/>
            <w:noProof/>
          </w:rPr>
        </w:r>
        <w:r w:rsidRPr="00EC1C61">
          <w:rPr>
            <w:rStyle w:val="a8"/>
            <w:noProof/>
          </w:rPr>
          <w:fldChar w:fldCharType="separate"/>
        </w:r>
        <w:r w:rsidRPr="00EC1C61">
          <w:rPr>
            <w:rStyle w:val="a8"/>
            <w:noProof/>
          </w:rPr>
          <w:t>그림 11. Helpee가 봉사 2 신청 후 메인 페이지</w:t>
        </w:r>
        <w:r>
          <w:rPr>
            <w:noProof/>
            <w:webHidden/>
          </w:rPr>
          <w:tab/>
        </w:r>
        <w:r>
          <w:rPr>
            <w:noProof/>
            <w:webHidden/>
          </w:rPr>
          <w:fldChar w:fldCharType="begin"/>
        </w:r>
        <w:r>
          <w:rPr>
            <w:noProof/>
            <w:webHidden/>
          </w:rPr>
          <w:instrText xml:space="preserve"> PAGEREF _Toc512193210 \h </w:instrText>
        </w:r>
        <w:r>
          <w:rPr>
            <w:noProof/>
            <w:webHidden/>
          </w:rPr>
        </w:r>
      </w:ins>
      <w:r>
        <w:rPr>
          <w:noProof/>
          <w:webHidden/>
        </w:rPr>
        <w:fldChar w:fldCharType="separate"/>
      </w:r>
      <w:ins w:id="609" w:author=" " w:date="2018-04-22T20:44:00Z">
        <w:r>
          <w:rPr>
            <w:noProof/>
            <w:webHidden/>
          </w:rPr>
          <w:t>23</w:t>
        </w:r>
        <w:r>
          <w:rPr>
            <w:noProof/>
            <w:webHidden/>
          </w:rPr>
          <w:fldChar w:fldCharType="end"/>
        </w:r>
        <w:r w:rsidRPr="00EC1C61">
          <w:rPr>
            <w:rStyle w:val="a8"/>
            <w:noProof/>
          </w:rPr>
          <w:fldChar w:fldCharType="end"/>
        </w:r>
      </w:ins>
    </w:p>
    <w:p w14:paraId="753481CB" w14:textId="6D51B93E" w:rsidR="0026480C" w:rsidRDefault="0026480C">
      <w:pPr>
        <w:pStyle w:val="af"/>
        <w:tabs>
          <w:tab w:val="right" w:leader="dot" w:pos="9016"/>
        </w:tabs>
        <w:rPr>
          <w:ins w:id="610" w:author=" " w:date="2018-04-22T20:44:00Z"/>
          <w:rFonts w:eastAsiaTheme="minorEastAsia"/>
          <w:smallCaps w:val="0"/>
          <w:noProof/>
          <w:szCs w:val="22"/>
        </w:rPr>
      </w:pPr>
      <w:ins w:id="611" w:author=" " w:date="2018-04-22T20:44:00Z">
        <w:r w:rsidRPr="00EC1C61">
          <w:rPr>
            <w:rStyle w:val="a8"/>
            <w:noProof/>
          </w:rPr>
          <w:fldChar w:fldCharType="begin"/>
        </w:r>
        <w:r w:rsidRPr="00EC1C61">
          <w:rPr>
            <w:rStyle w:val="a8"/>
            <w:noProof/>
          </w:rPr>
          <w:instrText xml:space="preserve"> </w:instrText>
        </w:r>
        <w:r>
          <w:rPr>
            <w:noProof/>
          </w:rPr>
          <w:instrText>HYPERLINK \l "_Toc512193211"</w:instrText>
        </w:r>
        <w:r w:rsidRPr="00EC1C61">
          <w:rPr>
            <w:rStyle w:val="a8"/>
            <w:noProof/>
          </w:rPr>
          <w:instrText xml:space="preserve"> </w:instrText>
        </w:r>
        <w:r w:rsidRPr="00EC1C61">
          <w:rPr>
            <w:rStyle w:val="a8"/>
            <w:noProof/>
          </w:rPr>
        </w:r>
        <w:r w:rsidRPr="00EC1C61">
          <w:rPr>
            <w:rStyle w:val="a8"/>
            <w:noProof/>
          </w:rPr>
          <w:fldChar w:fldCharType="separate"/>
        </w:r>
        <w:r w:rsidRPr="00EC1C61">
          <w:rPr>
            <w:rStyle w:val="a8"/>
            <w:noProof/>
          </w:rPr>
          <w:t>그림 12. 봉사 신청 후 근처 Helper 알림</w:t>
        </w:r>
        <w:r>
          <w:rPr>
            <w:noProof/>
            <w:webHidden/>
          </w:rPr>
          <w:tab/>
        </w:r>
        <w:r>
          <w:rPr>
            <w:noProof/>
            <w:webHidden/>
          </w:rPr>
          <w:fldChar w:fldCharType="begin"/>
        </w:r>
        <w:r>
          <w:rPr>
            <w:noProof/>
            <w:webHidden/>
          </w:rPr>
          <w:instrText xml:space="preserve"> PAGEREF _Toc512193211 \h </w:instrText>
        </w:r>
        <w:r>
          <w:rPr>
            <w:noProof/>
            <w:webHidden/>
          </w:rPr>
        </w:r>
      </w:ins>
      <w:r>
        <w:rPr>
          <w:noProof/>
          <w:webHidden/>
        </w:rPr>
        <w:fldChar w:fldCharType="separate"/>
      </w:r>
      <w:ins w:id="612" w:author=" " w:date="2018-04-22T20:44:00Z">
        <w:r>
          <w:rPr>
            <w:noProof/>
            <w:webHidden/>
          </w:rPr>
          <w:t>23</w:t>
        </w:r>
        <w:r>
          <w:rPr>
            <w:noProof/>
            <w:webHidden/>
          </w:rPr>
          <w:fldChar w:fldCharType="end"/>
        </w:r>
        <w:r w:rsidRPr="00EC1C61">
          <w:rPr>
            <w:rStyle w:val="a8"/>
            <w:noProof/>
          </w:rPr>
          <w:fldChar w:fldCharType="end"/>
        </w:r>
      </w:ins>
    </w:p>
    <w:p w14:paraId="7A643F48" w14:textId="7D1AED7A" w:rsidR="0026480C" w:rsidRDefault="0026480C">
      <w:pPr>
        <w:pStyle w:val="af"/>
        <w:tabs>
          <w:tab w:val="right" w:leader="dot" w:pos="9016"/>
        </w:tabs>
        <w:rPr>
          <w:ins w:id="613" w:author=" " w:date="2018-04-22T20:44:00Z"/>
          <w:rFonts w:eastAsiaTheme="minorEastAsia"/>
          <w:smallCaps w:val="0"/>
          <w:noProof/>
          <w:szCs w:val="22"/>
        </w:rPr>
      </w:pPr>
      <w:ins w:id="614" w:author=" " w:date="2018-04-22T20:44:00Z">
        <w:r w:rsidRPr="00EC1C61">
          <w:rPr>
            <w:rStyle w:val="a8"/>
            <w:noProof/>
          </w:rPr>
          <w:fldChar w:fldCharType="begin"/>
        </w:r>
        <w:r w:rsidRPr="00EC1C61">
          <w:rPr>
            <w:rStyle w:val="a8"/>
            <w:noProof/>
          </w:rPr>
          <w:instrText xml:space="preserve"> </w:instrText>
        </w:r>
        <w:r>
          <w:rPr>
            <w:noProof/>
          </w:rPr>
          <w:instrText>HYPERLINK \l "_Toc512193212"</w:instrText>
        </w:r>
        <w:r w:rsidRPr="00EC1C61">
          <w:rPr>
            <w:rStyle w:val="a8"/>
            <w:noProof/>
          </w:rPr>
          <w:instrText xml:space="preserve"> </w:instrText>
        </w:r>
        <w:r w:rsidRPr="00EC1C61">
          <w:rPr>
            <w:rStyle w:val="a8"/>
            <w:noProof/>
          </w:rPr>
        </w:r>
        <w:r w:rsidRPr="00EC1C61">
          <w:rPr>
            <w:rStyle w:val="a8"/>
            <w:noProof/>
          </w:rPr>
          <w:fldChar w:fldCharType="separate"/>
        </w:r>
        <w:r w:rsidRPr="00EC1C61">
          <w:rPr>
            <w:rStyle w:val="a8"/>
            <w:noProof/>
          </w:rPr>
          <w:t>그림 13. Helper 메인 페이지</w:t>
        </w:r>
        <w:r>
          <w:rPr>
            <w:noProof/>
            <w:webHidden/>
          </w:rPr>
          <w:tab/>
        </w:r>
        <w:r>
          <w:rPr>
            <w:noProof/>
            <w:webHidden/>
          </w:rPr>
          <w:fldChar w:fldCharType="begin"/>
        </w:r>
        <w:r>
          <w:rPr>
            <w:noProof/>
            <w:webHidden/>
          </w:rPr>
          <w:instrText xml:space="preserve"> PAGEREF _Toc512193212 \h </w:instrText>
        </w:r>
        <w:r>
          <w:rPr>
            <w:noProof/>
            <w:webHidden/>
          </w:rPr>
        </w:r>
      </w:ins>
      <w:r>
        <w:rPr>
          <w:noProof/>
          <w:webHidden/>
        </w:rPr>
        <w:fldChar w:fldCharType="separate"/>
      </w:r>
      <w:ins w:id="615" w:author=" " w:date="2018-04-22T20:44:00Z">
        <w:r>
          <w:rPr>
            <w:noProof/>
            <w:webHidden/>
          </w:rPr>
          <w:t>24</w:t>
        </w:r>
        <w:r>
          <w:rPr>
            <w:noProof/>
            <w:webHidden/>
          </w:rPr>
          <w:fldChar w:fldCharType="end"/>
        </w:r>
        <w:r w:rsidRPr="00EC1C61">
          <w:rPr>
            <w:rStyle w:val="a8"/>
            <w:noProof/>
          </w:rPr>
          <w:fldChar w:fldCharType="end"/>
        </w:r>
      </w:ins>
    </w:p>
    <w:p w14:paraId="72DC94C8" w14:textId="36D54E74" w:rsidR="0026480C" w:rsidRDefault="0026480C">
      <w:pPr>
        <w:pStyle w:val="af"/>
        <w:tabs>
          <w:tab w:val="right" w:leader="dot" w:pos="9016"/>
        </w:tabs>
        <w:rPr>
          <w:ins w:id="616" w:author=" " w:date="2018-04-22T20:44:00Z"/>
          <w:rFonts w:eastAsiaTheme="minorEastAsia"/>
          <w:smallCaps w:val="0"/>
          <w:noProof/>
          <w:szCs w:val="22"/>
        </w:rPr>
      </w:pPr>
      <w:ins w:id="617" w:author=" " w:date="2018-04-22T20:44:00Z">
        <w:r w:rsidRPr="00EC1C61">
          <w:rPr>
            <w:rStyle w:val="a8"/>
            <w:noProof/>
          </w:rPr>
          <w:fldChar w:fldCharType="begin"/>
        </w:r>
        <w:r w:rsidRPr="00EC1C61">
          <w:rPr>
            <w:rStyle w:val="a8"/>
            <w:noProof/>
          </w:rPr>
          <w:instrText xml:space="preserve"> </w:instrText>
        </w:r>
        <w:r>
          <w:rPr>
            <w:noProof/>
          </w:rPr>
          <w:instrText>HYPERLINK \l "_Toc512193213"</w:instrText>
        </w:r>
        <w:r w:rsidRPr="00EC1C61">
          <w:rPr>
            <w:rStyle w:val="a8"/>
            <w:noProof/>
          </w:rPr>
          <w:instrText xml:space="preserve"> </w:instrText>
        </w:r>
        <w:r w:rsidRPr="00EC1C61">
          <w:rPr>
            <w:rStyle w:val="a8"/>
            <w:noProof/>
          </w:rPr>
        </w:r>
        <w:r w:rsidRPr="00EC1C61">
          <w:rPr>
            <w:rStyle w:val="a8"/>
            <w:noProof/>
          </w:rPr>
          <w:fldChar w:fldCharType="separate"/>
        </w:r>
        <w:r w:rsidRPr="00EC1C61">
          <w:rPr>
            <w:rStyle w:val="a8"/>
            <w:noProof/>
          </w:rPr>
          <w:t>그림 14. Helper 주변 봉사 검색 페이지</w:t>
        </w:r>
        <w:r>
          <w:rPr>
            <w:noProof/>
            <w:webHidden/>
          </w:rPr>
          <w:tab/>
        </w:r>
        <w:r>
          <w:rPr>
            <w:noProof/>
            <w:webHidden/>
          </w:rPr>
          <w:fldChar w:fldCharType="begin"/>
        </w:r>
        <w:r>
          <w:rPr>
            <w:noProof/>
            <w:webHidden/>
          </w:rPr>
          <w:instrText xml:space="preserve"> PAGEREF _Toc512193213 \h </w:instrText>
        </w:r>
        <w:r>
          <w:rPr>
            <w:noProof/>
            <w:webHidden/>
          </w:rPr>
        </w:r>
      </w:ins>
      <w:r>
        <w:rPr>
          <w:noProof/>
          <w:webHidden/>
        </w:rPr>
        <w:fldChar w:fldCharType="separate"/>
      </w:r>
      <w:ins w:id="618" w:author=" " w:date="2018-04-22T20:44:00Z">
        <w:r>
          <w:rPr>
            <w:noProof/>
            <w:webHidden/>
          </w:rPr>
          <w:t>24</w:t>
        </w:r>
        <w:r>
          <w:rPr>
            <w:noProof/>
            <w:webHidden/>
          </w:rPr>
          <w:fldChar w:fldCharType="end"/>
        </w:r>
        <w:r w:rsidRPr="00EC1C61">
          <w:rPr>
            <w:rStyle w:val="a8"/>
            <w:noProof/>
          </w:rPr>
          <w:fldChar w:fldCharType="end"/>
        </w:r>
      </w:ins>
    </w:p>
    <w:p w14:paraId="13449E97" w14:textId="6585BA2E" w:rsidR="0026480C" w:rsidRDefault="0026480C">
      <w:pPr>
        <w:pStyle w:val="af"/>
        <w:tabs>
          <w:tab w:val="right" w:leader="dot" w:pos="9016"/>
        </w:tabs>
        <w:rPr>
          <w:ins w:id="619" w:author=" " w:date="2018-04-22T20:44:00Z"/>
          <w:rFonts w:eastAsiaTheme="minorEastAsia"/>
          <w:smallCaps w:val="0"/>
          <w:noProof/>
          <w:szCs w:val="22"/>
        </w:rPr>
      </w:pPr>
      <w:ins w:id="620" w:author=" " w:date="2018-04-22T20:44:00Z">
        <w:r w:rsidRPr="00EC1C61">
          <w:rPr>
            <w:rStyle w:val="a8"/>
            <w:noProof/>
          </w:rPr>
          <w:fldChar w:fldCharType="begin"/>
        </w:r>
        <w:r w:rsidRPr="00EC1C61">
          <w:rPr>
            <w:rStyle w:val="a8"/>
            <w:noProof/>
          </w:rPr>
          <w:instrText xml:space="preserve"> </w:instrText>
        </w:r>
        <w:r>
          <w:rPr>
            <w:noProof/>
          </w:rPr>
          <w:instrText>HYPERLINK \l "_Toc512193214"</w:instrText>
        </w:r>
        <w:r w:rsidRPr="00EC1C61">
          <w:rPr>
            <w:rStyle w:val="a8"/>
            <w:noProof/>
          </w:rPr>
          <w:instrText xml:space="preserve"> </w:instrText>
        </w:r>
        <w:r w:rsidRPr="00EC1C61">
          <w:rPr>
            <w:rStyle w:val="a8"/>
            <w:noProof/>
          </w:rPr>
        </w:r>
        <w:r w:rsidRPr="00EC1C61">
          <w:rPr>
            <w:rStyle w:val="a8"/>
            <w:noProof/>
          </w:rPr>
          <w:fldChar w:fldCharType="separate"/>
        </w:r>
        <w:r w:rsidRPr="00EC1C61">
          <w:rPr>
            <w:rStyle w:val="a8"/>
            <w:noProof/>
          </w:rPr>
          <w:t>그림 15. Helper 근처 봉사 조회</w:t>
        </w:r>
        <w:r>
          <w:rPr>
            <w:noProof/>
            <w:webHidden/>
          </w:rPr>
          <w:tab/>
        </w:r>
        <w:r>
          <w:rPr>
            <w:noProof/>
            <w:webHidden/>
          </w:rPr>
          <w:fldChar w:fldCharType="begin"/>
        </w:r>
        <w:r>
          <w:rPr>
            <w:noProof/>
            <w:webHidden/>
          </w:rPr>
          <w:instrText xml:space="preserve"> PAGEREF _Toc512193214 \h </w:instrText>
        </w:r>
        <w:r>
          <w:rPr>
            <w:noProof/>
            <w:webHidden/>
          </w:rPr>
        </w:r>
      </w:ins>
      <w:r>
        <w:rPr>
          <w:noProof/>
          <w:webHidden/>
        </w:rPr>
        <w:fldChar w:fldCharType="separate"/>
      </w:r>
      <w:ins w:id="621" w:author=" " w:date="2018-04-22T20:44:00Z">
        <w:r>
          <w:rPr>
            <w:noProof/>
            <w:webHidden/>
          </w:rPr>
          <w:t>25</w:t>
        </w:r>
        <w:r>
          <w:rPr>
            <w:noProof/>
            <w:webHidden/>
          </w:rPr>
          <w:fldChar w:fldCharType="end"/>
        </w:r>
        <w:r w:rsidRPr="00EC1C61">
          <w:rPr>
            <w:rStyle w:val="a8"/>
            <w:noProof/>
          </w:rPr>
          <w:fldChar w:fldCharType="end"/>
        </w:r>
      </w:ins>
    </w:p>
    <w:p w14:paraId="4A84C9EA" w14:textId="7D51C98F" w:rsidR="0026480C" w:rsidRDefault="0026480C">
      <w:pPr>
        <w:pStyle w:val="af"/>
        <w:tabs>
          <w:tab w:val="right" w:leader="dot" w:pos="9016"/>
        </w:tabs>
        <w:rPr>
          <w:ins w:id="622" w:author=" " w:date="2018-04-22T20:44:00Z"/>
          <w:rFonts w:eastAsiaTheme="minorEastAsia"/>
          <w:smallCaps w:val="0"/>
          <w:noProof/>
          <w:szCs w:val="22"/>
        </w:rPr>
      </w:pPr>
      <w:ins w:id="623" w:author=" " w:date="2018-04-22T20:44:00Z">
        <w:r w:rsidRPr="00EC1C61">
          <w:rPr>
            <w:rStyle w:val="a8"/>
            <w:noProof/>
          </w:rPr>
          <w:fldChar w:fldCharType="begin"/>
        </w:r>
        <w:r w:rsidRPr="00EC1C61">
          <w:rPr>
            <w:rStyle w:val="a8"/>
            <w:noProof/>
          </w:rPr>
          <w:instrText xml:space="preserve"> </w:instrText>
        </w:r>
        <w:r>
          <w:rPr>
            <w:noProof/>
          </w:rPr>
          <w:instrText>HYPERLINK \l "_Toc512193215"</w:instrText>
        </w:r>
        <w:r w:rsidRPr="00EC1C61">
          <w:rPr>
            <w:rStyle w:val="a8"/>
            <w:noProof/>
          </w:rPr>
          <w:instrText xml:space="preserve"> </w:instrText>
        </w:r>
        <w:r w:rsidRPr="00EC1C61">
          <w:rPr>
            <w:rStyle w:val="a8"/>
            <w:noProof/>
          </w:rPr>
        </w:r>
        <w:r w:rsidRPr="00EC1C61">
          <w:rPr>
            <w:rStyle w:val="a8"/>
            <w:noProof/>
          </w:rPr>
          <w:fldChar w:fldCharType="separate"/>
        </w:r>
        <w:r w:rsidRPr="00EC1C61">
          <w:rPr>
            <w:rStyle w:val="a8"/>
            <w:noProof/>
          </w:rPr>
          <w:t>그림 16. Helper 봉사 신청</w:t>
        </w:r>
        <w:r>
          <w:rPr>
            <w:noProof/>
            <w:webHidden/>
          </w:rPr>
          <w:tab/>
        </w:r>
        <w:r>
          <w:rPr>
            <w:noProof/>
            <w:webHidden/>
          </w:rPr>
          <w:fldChar w:fldCharType="begin"/>
        </w:r>
        <w:r>
          <w:rPr>
            <w:noProof/>
            <w:webHidden/>
          </w:rPr>
          <w:instrText xml:space="preserve"> PAGEREF _Toc512193215 \h </w:instrText>
        </w:r>
        <w:r>
          <w:rPr>
            <w:noProof/>
            <w:webHidden/>
          </w:rPr>
        </w:r>
      </w:ins>
      <w:r>
        <w:rPr>
          <w:noProof/>
          <w:webHidden/>
        </w:rPr>
        <w:fldChar w:fldCharType="separate"/>
      </w:r>
      <w:ins w:id="624" w:author=" " w:date="2018-04-22T20:44:00Z">
        <w:r>
          <w:rPr>
            <w:noProof/>
            <w:webHidden/>
          </w:rPr>
          <w:t>26</w:t>
        </w:r>
        <w:r>
          <w:rPr>
            <w:noProof/>
            <w:webHidden/>
          </w:rPr>
          <w:fldChar w:fldCharType="end"/>
        </w:r>
        <w:r w:rsidRPr="00EC1C61">
          <w:rPr>
            <w:rStyle w:val="a8"/>
            <w:noProof/>
          </w:rPr>
          <w:fldChar w:fldCharType="end"/>
        </w:r>
      </w:ins>
    </w:p>
    <w:p w14:paraId="634305A6" w14:textId="4B4B24D0" w:rsidR="0026480C" w:rsidRDefault="0026480C">
      <w:pPr>
        <w:pStyle w:val="af"/>
        <w:tabs>
          <w:tab w:val="right" w:leader="dot" w:pos="9016"/>
        </w:tabs>
        <w:rPr>
          <w:ins w:id="625" w:author=" " w:date="2018-04-22T20:44:00Z"/>
          <w:rFonts w:eastAsiaTheme="minorEastAsia"/>
          <w:smallCaps w:val="0"/>
          <w:noProof/>
          <w:szCs w:val="22"/>
        </w:rPr>
      </w:pPr>
      <w:ins w:id="626" w:author=" " w:date="2018-04-22T20:44:00Z">
        <w:r w:rsidRPr="00EC1C61">
          <w:rPr>
            <w:rStyle w:val="a8"/>
            <w:noProof/>
          </w:rPr>
          <w:fldChar w:fldCharType="begin"/>
        </w:r>
        <w:r w:rsidRPr="00EC1C61">
          <w:rPr>
            <w:rStyle w:val="a8"/>
            <w:noProof/>
          </w:rPr>
          <w:instrText xml:space="preserve"> </w:instrText>
        </w:r>
        <w:r>
          <w:rPr>
            <w:noProof/>
          </w:rPr>
          <w:instrText>HYPERLINK \l "_Toc512193216"</w:instrText>
        </w:r>
        <w:r w:rsidRPr="00EC1C61">
          <w:rPr>
            <w:rStyle w:val="a8"/>
            <w:noProof/>
          </w:rPr>
          <w:instrText xml:space="preserve"> </w:instrText>
        </w:r>
        <w:r w:rsidRPr="00EC1C61">
          <w:rPr>
            <w:rStyle w:val="a8"/>
            <w:noProof/>
          </w:rPr>
        </w:r>
        <w:r w:rsidRPr="00EC1C61">
          <w:rPr>
            <w:rStyle w:val="a8"/>
            <w:noProof/>
          </w:rPr>
          <w:fldChar w:fldCharType="separate"/>
        </w:r>
        <w:r w:rsidRPr="00EC1C61">
          <w:rPr>
            <w:rStyle w:val="a8"/>
            <w:noProof/>
          </w:rPr>
          <w:t>그림 17. Helper 맞춤 봉사 검색 페이지</w:t>
        </w:r>
        <w:r>
          <w:rPr>
            <w:noProof/>
            <w:webHidden/>
          </w:rPr>
          <w:tab/>
        </w:r>
        <w:r>
          <w:rPr>
            <w:noProof/>
            <w:webHidden/>
          </w:rPr>
          <w:fldChar w:fldCharType="begin"/>
        </w:r>
        <w:r>
          <w:rPr>
            <w:noProof/>
            <w:webHidden/>
          </w:rPr>
          <w:instrText xml:space="preserve"> PAGEREF _Toc512193216 \h </w:instrText>
        </w:r>
        <w:r>
          <w:rPr>
            <w:noProof/>
            <w:webHidden/>
          </w:rPr>
        </w:r>
      </w:ins>
      <w:r>
        <w:rPr>
          <w:noProof/>
          <w:webHidden/>
        </w:rPr>
        <w:fldChar w:fldCharType="separate"/>
      </w:r>
      <w:ins w:id="627" w:author=" " w:date="2018-04-22T20:44:00Z">
        <w:r>
          <w:rPr>
            <w:noProof/>
            <w:webHidden/>
          </w:rPr>
          <w:t>26</w:t>
        </w:r>
        <w:r>
          <w:rPr>
            <w:noProof/>
            <w:webHidden/>
          </w:rPr>
          <w:fldChar w:fldCharType="end"/>
        </w:r>
        <w:r w:rsidRPr="00EC1C61">
          <w:rPr>
            <w:rStyle w:val="a8"/>
            <w:noProof/>
          </w:rPr>
          <w:fldChar w:fldCharType="end"/>
        </w:r>
      </w:ins>
    </w:p>
    <w:p w14:paraId="1D3CA3DF" w14:textId="3A21A2B2" w:rsidR="0026480C" w:rsidRDefault="0026480C">
      <w:pPr>
        <w:pStyle w:val="af"/>
        <w:tabs>
          <w:tab w:val="right" w:leader="dot" w:pos="9016"/>
        </w:tabs>
        <w:rPr>
          <w:ins w:id="628" w:author=" " w:date="2018-04-22T20:44:00Z"/>
          <w:rFonts w:eastAsiaTheme="minorEastAsia"/>
          <w:smallCaps w:val="0"/>
          <w:noProof/>
          <w:szCs w:val="22"/>
        </w:rPr>
      </w:pPr>
      <w:ins w:id="629" w:author=" " w:date="2018-04-22T20:44:00Z">
        <w:r w:rsidRPr="00EC1C61">
          <w:rPr>
            <w:rStyle w:val="a8"/>
            <w:noProof/>
          </w:rPr>
          <w:fldChar w:fldCharType="begin"/>
        </w:r>
        <w:r w:rsidRPr="00EC1C61">
          <w:rPr>
            <w:rStyle w:val="a8"/>
            <w:noProof/>
          </w:rPr>
          <w:instrText xml:space="preserve"> </w:instrText>
        </w:r>
        <w:r>
          <w:rPr>
            <w:noProof/>
          </w:rPr>
          <w:instrText>HYPERLINK \l "_Toc512193217"</w:instrText>
        </w:r>
        <w:r w:rsidRPr="00EC1C61">
          <w:rPr>
            <w:rStyle w:val="a8"/>
            <w:noProof/>
          </w:rPr>
          <w:instrText xml:space="preserve"> </w:instrText>
        </w:r>
        <w:r w:rsidRPr="00EC1C61">
          <w:rPr>
            <w:rStyle w:val="a8"/>
            <w:noProof/>
          </w:rPr>
        </w:r>
        <w:r w:rsidRPr="00EC1C61">
          <w:rPr>
            <w:rStyle w:val="a8"/>
            <w:noProof/>
          </w:rPr>
          <w:fldChar w:fldCharType="separate"/>
        </w:r>
        <w:r w:rsidRPr="00EC1C61">
          <w:rPr>
            <w:rStyle w:val="a8"/>
            <w:noProof/>
          </w:rPr>
          <w:t>그림 18. Helper 맞춤 봉사 리스트 페이지</w:t>
        </w:r>
        <w:r>
          <w:rPr>
            <w:noProof/>
            <w:webHidden/>
          </w:rPr>
          <w:tab/>
        </w:r>
        <w:r>
          <w:rPr>
            <w:noProof/>
            <w:webHidden/>
          </w:rPr>
          <w:fldChar w:fldCharType="begin"/>
        </w:r>
        <w:r>
          <w:rPr>
            <w:noProof/>
            <w:webHidden/>
          </w:rPr>
          <w:instrText xml:space="preserve"> PAGEREF _Toc512193217 \h </w:instrText>
        </w:r>
        <w:r>
          <w:rPr>
            <w:noProof/>
            <w:webHidden/>
          </w:rPr>
        </w:r>
      </w:ins>
      <w:r>
        <w:rPr>
          <w:noProof/>
          <w:webHidden/>
        </w:rPr>
        <w:fldChar w:fldCharType="separate"/>
      </w:r>
      <w:ins w:id="630" w:author=" " w:date="2018-04-22T20:44:00Z">
        <w:r>
          <w:rPr>
            <w:noProof/>
            <w:webHidden/>
          </w:rPr>
          <w:t>27</w:t>
        </w:r>
        <w:r>
          <w:rPr>
            <w:noProof/>
            <w:webHidden/>
          </w:rPr>
          <w:fldChar w:fldCharType="end"/>
        </w:r>
        <w:r w:rsidRPr="00EC1C61">
          <w:rPr>
            <w:rStyle w:val="a8"/>
            <w:noProof/>
          </w:rPr>
          <w:fldChar w:fldCharType="end"/>
        </w:r>
      </w:ins>
    </w:p>
    <w:p w14:paraId="3A677170" w14:textId="0B108820" w:rsidR="0026480C" w:rsidRDefault="0026480C">
      <w:pPr>
        <w:pStyle w:val="af"/>
        <w:tabs>
          <w:tab w:val="right" w:leader="dot" w:pos="9016"/>
        </w:tabs>
        <w:rPr>
          <w:ins w:id="631" w:author=" " w:date="2018-04-22T20:44:00Z"/>
          <w:rFonts w:eastAsiaTheme="minorEastAsia"/>
          <w:smallCaps w:val="0"/>
          <w:noProof/>
          <w:szCs w:val="22"/>
        </w:rPr>
      </w:pPr>
      <w:ins w:id="632" w:author=" " w:date="2018-04-22T20:44:00Z">
        <w:r w:rsidRPr="00EC1C61">
          <w:rPr>
            <w:rStyle w:val="a8"/>
            <w:noProof/>
          </w:rPr>
          <w:fldChar w:fldCharType="begin"/>
        </w:r>
        <w:r w:rsidRPr="00EC1C61">
          <w:rPr>
            <w:rStyle w:val="a8"/>
            <w:noProof/>
          </w:rPr>
          <w:instrText xml:space="preserve"> </w:instrText>
        </w:r>
        <w:r>
          <w:rPr>
            <w:noProof/>
          </w:rPr>
          <w:instrText>HYPERLINK \l "_Toc512193218"</w:instrText>
        </w:r>
        <w:r w:rsidRPr="00EC1C61">
          <w:rPr>
            <w:rStyle w:val="a8"/>
            <w:noProof/>
          </w:rPr>
          <w:instrText xml:space="preserve"> </w:instrText>
        </w:r>
        <w:r w:rsidRPr="00EC1C61">
          <w:rPr>
            <w:rStyle w:val="a8"/>
            <w:noProof/>
          </w:rPr>
        </w:r>
        <w:r w:rsidRPr="00EC1C61">
          <w:rPr>
            <w:rStyle w:val="a8"/>
            <w:noProof/>
          </w:rPr>
          <w:fldChar w:fldCharType="separate"/>
        </w:r>
        <w:r w:rsidRPr="00EC1C61">
          <w:rPr>
            <w:rStyle w:val="a8"/>
            <w:noProof/>
          </w:rPr>
          <w:t>그림 19. Helpee 봉사 수락 알림</w:t>
        </w:r>
        <w:r>
          <w:rPr>
            <w:noProof/>
            <w:webHidden/>
          </w:rPr>
          <w:tab/>
        </w:r>
        <w:r>
          <w:rPr>
            <w:noProof/>
            <w:webHidden/>
          </w:rPr>
          <w:fldChar w:fldCharType="begin"/>
        </w:r>
        <w:r>
          <w:rPr>
            <w:noProof/>
            <w:webHidden/>
          </w:rPr>
          <w:instrText xml:space="preserve"> PAGEREF _Toc512193218 \h </w:instrText>
        </w:r>
        <w:r>
          <w:rPr>
            <w:noProof/>
            <w:webHidden/>
          </w:rPr>
        </w:r>
      </w:ins>
      <w:r>
        <w:rPr>
          <w:noProof/>
          <w:webHidden/>
        </w:rPr>
        <w:fldChar w:fldCharType="separate"/>
      </w:r>
      <w:ins w:id="633" w:author=" " w:date="2018-04-22T20:44:00Z">
        <w:r>
          <w:rPr>
            <w:noProof/>
            <w:webHidden/>
          </w:rPr>
          <w:t>28</w:t>
        </w:r>
        <w:r>
          <w:rPr>
            <w:noProof/>
            <w:webHidden/>
          </w:rPr>
          <w:fldChar w:fldCharType="end"/>
        </w:r>
        <w:r w:rsidRPr="00EC1C61">
          <w:rPr>
            <w:rStyle w:val="a8"/>
            <w:noProof/>
          </w:rPr>
          <w:fldChar w:fldCharType="end"/>
        </w:r>
      </w:ins>
    </w:p>
    <w:p w14:paraId="2D779DD8" w14:textId="3AAAD3A0" w:rsidR="0026480C" w:rsidRDefault="0026480C">
      <w:pPr>
        <w:pStyle w:val="af"/>
        <w:tabs>
          <w:tab w:val="right" w:leader="dot" w:pos="9016"/>
        </w:tabs>
        <w:rPr>
          <w:ins w:id="634" w:author=" " w:date="2018-04-22T20:44:00Z"/>
          <w:rFonts w:eastAsiaTheme="minorEastAsia"/>
          <w:smallCaps w:val="0"/>
          <w:noProof/>
          <w:szCs w:val="22"/>
        </w:rPr>
      </w:pPr>
      <w:ins w:id="635" w:author=" " w:date="2018-04-22T20:44:00Z">
        <w:r w:rsidRPr="00EC1C61">
          <w:rPr>
            <w:rStyle w:val="a8"/>
            <w:noProof/>
          </w:rPr>
          <w:fldChar w:fldCharType="begin"/>
        </w:r>
        <w:r w:rsidRPr="00EC1C61">
          <w:rPr>
            <w:rStyle w:val="a8"/>
            <w:noProof/>
          </w:rPr>
          <w:instrText xml:space="preserve"> </w:instrText>
        </w:r>
        <w:r>
          <w:rPr>
            <w:noProof/>
          </w:rPr>
          <w:instrText>HYPERLINK \l "_Toc512193219"</w:instrText>
        </w:r>
        <w:r w:rsidRPr="00EC1C61">
          <w:rPr>
            <w:rStyle w:val="a8"/>
            <w:noProof/>
          </w:rPr>
          <w:instrText xml:space="preserve"> </w:instrText>
        </w:r>
        <w:r w:rsidRPr="00EC1C61">
          <w:rPr>
            <w:rStyle w:val="a8"/>
            <w:noProof/>
          </w:rPr>
        </w:r>
        <w:r w:rsidRPr="00EC1C61">
          <w:rPr>
            <w:rStyle w:val="a8"/>
            <w:noProof/>
          </w:rPr>
          <w:fldChar w:fldCharType="separate"/>
        </w:r>
        <w:r w:rsidRPr="00EC1C61">
          <w:rPr>
            <w:rStyle w:val="a8"/>
            <w:noProof/>
          </w:rPr>
          <w:t>그림 20. Helper가 봉사 지원한 후 Helpee 메인 페이지</w:t>
        </w:r>
        <w:r>
          <w:rPr>
            <w:noProof/>
            <w:webHidden/>
          </w:rPr>
          <w:tab/>
        </w:r>
        <w:r>
          <w:rPr>
            <w:noProof/>
            <w:webHidden/>
          </w:rPr>
          <w:fldChar w:fldCharType="begin"/>
        </w:r>
        <w:r>
          <w:rPr>
            <w:noProof/>
            <w:webHidden/>
          </w:rPr>
          <w:instrText xml:space="preserve"> PAGEREF _Toc512193219 \h </w:instrText>
        </w:r>
        <w:r>
          <w:rPr>
            <w:noProof/>
            <w:webHidden/>
          </w:rPr>
        </w:r>
      </w:ins>
      <w:r>
        <w:rPr>
          <w:noProof/>
          <w:webHidden/>
        </w:rPr>
        <w:fldChar w:fldCharType="separate"/>
      </w:r>
      <w:ins w:id="636" w:author=" " w:date="2018-04-22T20:44:00Z">
        <w:r>
          <w:rPr>
            <w:noProof/>
            <w:webHidden/>
          </w:rPr>
          <w:t>28</w:t>
        </w:r>
        <w:r>
          <w:rPr>
            <w:noProof/>
            <w:webHidden/>
          </w:rPr>
          <w:fldChar w:fldCharType="end"/>
        </w:r>
        <w:r w:rsidRPr="00EC1C61">
          <w:rPr>
            <w:rStyle w:val="a8"/>
            <w:noProof/>
          </w:rPr>
          <w:fldChar w:fldCharType="end"/>
        </w:r>
      </w:ins>
    </w:p>
    <w:p w14:paraId="60EF3E3C" w14:textId="5D323AFE" w:rsidR="0026480C" w:rsidRDefault="0026480C">
      <w:pPr>
        <w:pStyle w:val="af"/>
        <w:tabs>
          <w:tab w:val="right" w:leader="dot" w:pos="9016"/>
        </w:tabs>
        <w:rPr>
          <w:ins w:id="637" w:author=" " w:date="2018-04-22T20:44:00Z"/>
          <w:rFonts w:eastAsiaTheme="minorEastAsia"/>
          <w:smallCaps w:val="0"/>
          <w:noProof/>
          <w:szCs w:val="22"/>
        </w:rPr>
      </w:pPr>
      <w:ins w:id="638" w:author=" " w:date="2018-04-22T20:44:00Z">
        <w:r w:rsidRPr="00EC1C61">
          <w:rPr>
            <w:rStyle w:val="a8"/>
            <w:noProof/>
          </w:rPr>
          <w:fldChar w:fldCharType="begin"/>
        </w:r>
        <w:r w:rsidRPr="00EC1C61">
          <w:rPr>
            <w:rStyle w:val="a8"/>
            <w:noProof/>
          </w:rPr>
          <w:instrText xml:space="preserve"> </w:instrText>
        </w:r>
        <w:r>
          <w:rPr>
            <w:noProof/>
          </w:rPr>
          <w:instrText>HYPERLINK \l "_Toc512193220"</w:instrText>
        </w:r>
        <w:r w:rsidRPr="00EC1C61">
          <w:rPr>
            <w:rStyle w:val="a8"/>
            <w:noProof/>
          </w:rPr>
          <w:instrText xml:space="preserve"> </w:instrText>
        </w:r>
        <w:r w:rsidRPr="00EC1C61">
          <w:rPr>
            <w:rStyle w:val="a8"/>
            <w:noProof/>
          </w:rPr>
        </w:r>
        <w:r w:rsidRPr="00EC1C61">
          <w:rPr>
            <w:rStyle w:val="a8"/>
            <w:noProof/>
          </w:rPr>
          <w:fldChar w:fldCharType="separate"/>
        </w:r>
        <w:r w:rsidRPr="00EC1C61">
          <w:rPr>
            <w:rStyle w:val="a8"/>
            <w:noProof/>
          </w:rPr>
          <w:t>그림 21. Helpee 봉사 수락 페이지</w:t>
        </w:r>
        <w:r>
          <w:rPr>
            <w:noProof/>
            <w:webHidden/>
          </w:rPr>
          <w:tab/>
        </w:r>
        <w:r>
          <w:rPr>
            <w:noProof/>
            <w:webHidden/>
          </w:rPr>
          <w:fldChar w:fldCharType="begin"/>
        </w:r>
        <w:r>
          <w:rPr>
            <w:noProof/>
            <w:webHidden/>
          </w:rPr>
          <w:instrText xml:space="preserve"> PAGEREF _Toc512193220 \h </w:instrText>
        </w:r>
        <w:r>
          <w:rPr>
            <w:noProof/>
            <w:webHidden/>
          </w:rPr>
        </w:r>
      </w:ins>
      <w:r>
        <w:rPr>
          <w:noProof/>
          <w:webHidden/>
        </w:rPr>
        <w:fldChar w:fldCharType="separate"/>
      </w:r>
      <w:ins w:id="639" w:author=" " w:date="2018-04-22T20:44:00Z">
        <w:r>
          <w:rPr>
            <w:noProof/>
            <w:webHidden/>
          </w:rPr>
          <w:t>29</w:t>
        </w:r>
        <w:r>
          <w:rPr>
            <w:noProof/>
            <w:webHidden/>
          </w:rPr>
          <w:fldChar w:fldCharType="end"/>
        </w:r>
        <w:r w:rsidRPr="00EC1C61">
          <w:rPr>
            <w:rStyle w:val="a8"/>
            <w:noProof/>
          </w:rPr>
          <w:fldChar w:fldCharType="end"/>
        </w:r>
      </w:ins>
    </w:p>
    <w:p w14:paraId="55336AAC" w14:textId="6EF1F300" w:rsidR="0026480C" w:rsidRDefault="0026480C">
      <w:pPr>
        <w:pStyle w:val="af"/>
        <w:tabs>
          <w:tab w:val="right" w:leader="dot" w:pos="9016"/>
        </w:tabs>
        <w:rPr>
          <w:ins w:id="640" w:author=" " w:date="2018-04-22T20:44:00Z"/>
          <w:rFonts w:eastAsiaTheme="minorEastAsia"/>
          <w:smallCaps w:val="0"/>
          <w:noProof/>
          <w:szCs w:val="22"/>
        </w:rPr>
      </w:pPr>
      <w:ins w:id="641" w:author=" " w:date="2018-04-22T20:44:00Z">
        <w:r w:rsidRPr="00EC1C61">
          <w:rPr>
            <w:rStyle w:val="a8"/>
            <w:noProof/>
          </w:rPr>
          <w:fldChar w:fldCharType="begin"/>
        </w:r>
        <w:r w:rsidRPr="00EC1C61">
          <w:rPr>
            <w:rStyle w:val="a8"/>
            <w:noProof/>
          </w:rPr>
          <w:instrText xml:space="preserve"> </w:instrText>
        </w:r>
        <w:r>
          <w:rPr>
            <w:noProof/>
          </w:rPr>
          <w:instrText>HYPERLINK \l "_Toc512193221"</w:instrText>
        </w:r>
        <w:r w:rsidRPr="00EC1C61">
          <w:rPr>
            <w:rStyle w:val="a8"/>
            <w:noProof/>
          </w:rPr>
          <w:instrText xml:space="preserve"> </w:instrText>
        </w:r>
        <w:r w:rsidRPr="00EC1C61">
          <w:rPr>
            <w:rStyle w:val="a8"/>
            <w:noProof/>
          </w:rPr>
        </w:r>
        <w:r w:rsidRPr="00EC1C61">
          <w:rPr>
            <w:rStyle w:val="a8"/>
            <w:noProof/>
          </w:rPr>
          <w:fldChar w:fldCharType="separate"/>
        </w:r>
        <w:r w:rsidRPr="00EC1C61">
          <w:rPr>
            <w:rStyle w:val="a8"/>
            <w:noProof/>
          </w:rPr>
          <w:t>그림 22. Helper 매칭 완료 알림</w:t>
        </w:r>
        <w:r>
          <w:rPr>
            <w:noProof/>
            <w:webHidden/>
          </w:rPr>
          <w:tab/>
        </w:r>
        <w:r>
          <w:rPr>
            <w:noProof/>
            <w:webHidden/>
          </w:rPr>
          <w:fldChar w:fldCharType="begin"/>
        </w:r>
        <w:r>
          <w:rPr>
            <w:noProof/>
            <w:webHidden/>
          </w:rPr>
          <w:instrText xml:space="preserve"> PAGEREF _Toc512193221 \h </w:instrText>
        </w:r>
        <w:r>
          <w:rPr>
            <w:noProof/>
            <w:webHidden/>
          </w:rPr>
        </w:r>
      </w:ins>
      <w:r>
        <w:rPr>
          <w:noProof/>
          <w:webHidden/>
        </w:rPr>
        <w:fldChar w:fldCharType="separate"/>
      </w:r>
      <w:ins w:id="642" w:author=" " w:date="2018-04-22T20:44:00Z">
        <w:r>
          <w:rPr>
            <w:noProof/>
            <w:webHidden/>
          </w:rPr>
          <w:t>29</w:t>
        </w:r>
        <w:r>
          <w:rPr>
            <w:noProof/>
            <w:webHidden/>
          </w:rPr>
          <w:fldChar w:fldCharType="end"/>
        </w:r>
        <w:r w:rsidRPr="00EC1C61">
          <w:rPr>
            <w:rStyle w:val="a8"/>
            <w:noProof/>
          </w:rPr>
          <w:fldChar w:fldCharType="end"/>
        </w:r>
      </w:ins>
    </w:p>
    <w:p w14:paraId="30903163" w14:textId="7D6176C4" w:rsidR="0026480C" w:rsidRDefault="0026480C">
      <w:pPr>
        <w:pStyle w:val="af"/>
        <w:tabs>
          <w:tab w:val="right" w:leader="dot" w:pos="9016"/>
        </w:tabs>
        <w:rPr>
          <w:ins w:id="643" w:author=" " w:date="2018-04-22T20:44:00Z"/>
          <w:rFonts w:eastAsiaTheme="minorEastAsia"/>
          <w:smallCaps w:val="0"/>
          <w:noProof/>
          <w:szCs w:val="22"/>
        </w:rPr>
      </w:pPr>
      <w:ins w:id="644" w:author=" " w:date="2018-04-22T20:44:00Z">
        <w:r w:rsidRPr="00EC1C61">
          <w:rPr>
            <w:rStyle w:val="a8"/>
            <w:noProof/>
          </w:rPr>
          <w:fldChar w:fldCharType="begin"/>
        </w:r>
        <w:r w:rsidRPr="00EC1C61">
          <w:rPr>
            <w:rStyle w:val="a8"/>
            <w:noProof/>
          </w:rPr>
          <w:instrText xml:space="preserve"> </w:instrText>
        </w:r>
        <w:r>
          <w:rPr>
            <w:noProof/>
          </w:rPr>
          <w:instrText>HYPERLINK \l "_Toc512193222"</w:instrText>
        </w:r>
        <w:r w:rsidRPr="00EC1C61">
          <w:rPr>
            <w:rStyle w:val="a8"/>
            <w:noProof/>
          </w:rPr>
          <w:instrText xml:space="preserve"> </w:instrText>
        </w:r>
        <w:r w:rsidRPr="00EC1C61">
          <w:rPr>
            <w:rStyle w:val="a8"/>
            <w:noProof/>
          </w:rPr>
        </w:r>
        <w:r w:rsidRPr="00EC1C61">
          <w:rPr>
            <w:rStyle w:val="a8"/>
            <w:noProof/>
          </w:rPr>
          <w:fldChar w:fldCharType="separate"/>
        </w:r>
        <w:r w:rsidRPr="00EC1C61">
          <w:rPr>
            <w:rStyle w:val="a8"/>
            <w:noProof/>
          </w:rPr>
          <w:t>그림 23. Helper의 매칭 완료 후 메인 페이지</w:t>
        </w:r>
        <w:r>
          <w:rPr>
            <w:noProof/>
            <w:webHidden/>
          </w:rPr>
          <w:tab/>
        </w:r>
        <w:r>
          <w:rPr>
            <w:noProof/>
            <w:webHidden/>
          </w:rPr>
          <w:fldChar w:fldCharType="begin"/>
        </w:r>
        <w:r>
          <w:rPr>
            <w:noProof/>
            <w:webHidden/>
          </w:rPr>
          <w:instrText xml:space="preserve"> PAGEREF _Toc512193222 \h </w:instrText>
        </w:r>
        <w:r>
          <w:rPr>
            <w:noProof/>
            <w:webHidden/>
          </w:rPr>
        </w:r>
      </w:ins>
      <w:r>
        <w:rPr>
          <w:noProof/>
          <w:webHidden/>
        </w:rPr>
        <w:fldChar w:fldCharType="separate"/>
      </w:r>
      <w:ins w:id="645" w:author=" " w:date="2018-04-22T20:44:00Z">
        <w:r>
          <w:rPr>
            <w:noProof/>
            <w:webHidden/>
          </w:rPr>
          <w:t>30</w:t>
        </w:r>
        <w:r>
          <w:rPr>
            <w:noProof/>
            <w:webHidden/>
          </w:rPr>
          <w:fldChar w:fldCharType="end"/>
        </w:r>
        <w:r w:rsidRPr="00EC1C61">
          <w:rPr>
            <w:rStyle w:val="a8"/>
            <w:noProof/>
          </w:rPr>
          <w:fldChar w:fldCharType="end"/>
        </w:r>
      </w:ins>
    </w:p>
    <w:p w14:paraId="26C361D5" w14:textId="3AD03AD7" w:rsidR="0026480C" w:rsidRDefault="0026480C">
      <w:pPr>
        <w:pStyle w:val="af"/>
        <w:tabs>
          <w:tab w:val="right" w:leader="dot" w:pos="9016"/>
        </w:tabs>
        <w:rPr>
          <w:ins w:id="646" w:author=" " w:date="2018-04-22T20:44:00Z"/>
          <w:rFonts w:eastAsiaTheme="minorEastAsia"/>
          <w:smallCaps w:val="0"/>
          <w:noProof/>
          <w:szCs w:val="22"/>
        </w:rPr>
      </w:pPr>
      <w:ins w:id="647" w:author=" " w:date="2018-04-22T20:44:00Z">
        <w:r w:rsidRPr="00EC1C61">
          <w:rPr>
            <w:rStyle w:val="a8"/>
            <w:noProof/>
          </w:rPr>
          <w:fldChar w:fldCharType="begin"/>
        </w:r>
        <w:r w:rsidRPr="00EC1C61">
          <w:rPr>
            <w:rStyle w:val="a8"/>
            <w:noProof/>
          </w:rPr>
          <w:instrText xml:space="preserve"> </w:instrText>
        </w:r>
        <w:r>
          <w:rPr>
            <w:noProof/>
          </w:rPr>
          <w:instrText>HYPERLINK \l "_Toc512193223"</w:instrText>
        </w:r>
        <w:r w:rsidRPr="00EC1C61">
          <w:rPr>
            <w:rStyle w:val="a8"/>
            <w:noProof/>
          </w:rPr>
          <w:instrText xml:space="preserve"> </w:instrText>
        </w:r>
        <w:r w:rsidRPr="00EC1C61">
          <w:rPr>
            <w:rStyle w:val="a8"/>
            <w:noProof/>
          </w:rPr>
        </w:r>
        <w:r w:rsidRPr="00EC1C61">
          <w:rPr>
            <w:rStyle w:val="a8"/>
            <w:noProof/>
          </w:rPr>
          <w:fldChar w:fldCharType="separate"/>
        </w:r>
        <w:r w:rsidRPr="00EC1C61">
          <w:rPr>
            <w:rStyle w:val="a8"/>
            <w:noProof/>
          </w:rPr>
          <w:t>그림 24. Helper와 Helpee 봉사 시작 인증 페이지</w:t>
        </w:r>
        <w:r>
          <w:rPr>
            <w:noProof/>
            <w:webHidden/>
          </w:rPr>
          <w:tab/>
        </w:r>
        <w:r>
          <w:rPr>
            <w:noProof/>
            <w:webHidden/>
          </w:rPr>
          <w:fldChar w:fldCharType="begin"/>
        </w:r>
        <w:r>
          <w:rPr>
            <w:noProof/>
            <w:webHidden/>
          </w:rPr>
          <w:instrText xml:space="preserve"> PAGEREF _Toc512193223 \h </w:instrText>
        </w:r>
        <w:r>
          <w:rPr>
            <w:noProof/>
            <w:webHidden/>
          </w:rPr>
        </w:r>
      </w:ins>
      <w:r>
        <w:rPr>
          <w:noProof/>
          <w:webHidden/>
        </w:rPr>
        <w:fldChar w:fldCharType="separate"/>
      </w:r>
      <w:ins w:id="648" w:author=" " w:date="2018-04-22T20:44:00Z">
        <w:r>
          <w:rPr>
            <w:noProof/>
            <w:webHidden/>
          </w:rPr>
          <w:t>31</w:t>
        </w:r>
        <w:r>
          <w:rPr>
            <w:noProof/>
            <w:webHidden/>
          </w:rPr>
          <w:fldChar w:fldCharType="end"/>
        </w:r>
        <w:r w:rsidRPr="00EC1C61">
          <w:rPr>
            <w:rStyle w:val="a8"/>
            <w:noProof/>
          </w:rPr>
          <w:fldChar w:fldCharType="end"/>
        </w:r>
      </w:ins>
    </w:p>
    <w:p w14:paraId="308CEB11" w14:textId="3F8966BC" w:rsidR="0026480C" w:rsidRDefault="0026480C">
      <w:pPr>
        <w:pStyle w:val="af"/>
        <w:tabs>
          <w:tab w:val="right" w:leader="dot" w:pos="9016"/>
        </w:tabs>
        <w:rPr>
          <w:ins w:id="649" w:author=" " w:date="2018-04-22T20:44:00Z"/>
          <w:rFonts w:eastAsiaTheme="minorEastAsia"/>
          <w:smallCaps w:val="0"/>
          <w:noProof/>
          <w:szCs w:val="22"/>
        </w:rPr>
      </w:pPr>
      <w:ins w:id="650" w:author=" " w:date="2018-04-22T20:44:00Z">
        <w:r w:rsidRPr="00EC1C61">
          <w:rPr>
            <w:rStyle w:val="a8"/>
            <w:noProof/>
          </w:rPr>
          <w:fldChar w:fldCharType="begin"/>
        </w:r>
        <w:r w:rsidRPr="00EC1C61">
          <w:rPr>
            <w:rStyle w:val="a8"/>
            <w:noProof/>
          </w:rPr>
          <w:instrText xml:space="preserve"> </w:instrText>
        </w:r>
        <w:r>
          <w:rPr>
            <w:noProof/>
          </w:rPr>
          <w:instrText>HYPERLINK \l "_Toc512193224"</w:instrText>
        </w:r>
        <w:r w:rsidRPr="00EC1C61">
          <w:rPr>
            <w:rStyle w:val="a8"/>
            <w:noProof/>
          </w:rPr>
          <w:instrText xml:space="preserve"> </w:instrText>
        </w:r>
        <w:r w:rsidRPr="00EC1C61">
          <w:rPr>
            <w:rStyle w:val="a8"/>
            <w:noProof/>
          </w:rPr>
        </w:r>
        <w:r w:rsidRPr="00EC1C61">
          <w:rPr>
            <w:rStyle w:val="a8"/>
            <w:noProof/>
          </w:rPr>
          <w:fldChar w:fldCharType="separate"/>
        </w:r>
        <w:r w:rsidRPr="00EC1C61">
          <w:rPr>
            <w:rStyle w:val="a8"/>
            <w:noProof/>
          </w:rPr>
          <w:t>그림 25. Helper와 Helpee 봉사 시작 인증 후 페이지</w:t>
        </w:r>
        <w:r>
          <w:rPr>
            <w:noProof/>
            <w:webHidden/>
          </w:rPr>
          <w:tab/>
        </w:r>
        <w:r>
          <w:rPr>
            <w:noProof/>
            <w:webHidden/>
          </w:rPr>
          <w:fldChar w:fldCharType="begin"/>
        </w:r>
        <w:r>
          <w:rPr>
            <w:noProof/>
            <w:webHidden/>
          </w:rPr>
          <w:instrText xml:space="preserve"> PAGEREF _Toc512193224 \h </w:instrText>
        </w:r>
        <w:r>
          <w:rPr>
            <w:noProof/>
            <w:webHidden/>
          </w:rPr>
        </w:r>
      </w:ins>
      <w:r>
        <w:rPr>
          <w:noProof/>
          <w:webHidden/>
        </w:rPr>
        <w:fldChar w:fldCharType="separate"/>
      </w:r>
      <w:ins w:id="651" w:author=" " w:date="2018-04-22T20:44:00Z">
        <w:r>
          <w:rPr>
            <w:noProof/>
            <w:webHidden/>
          </w:rPr>
          <w:t>32</w:t>
        </w:r>
        <w:r>
          <w:rPr>
            <w:noProof/>
            <w:webHidden/>
          </w:rPr>
          <w:fldChar w:fldCharType="end"/>
        </w:r>
        <w:r w:rsidRPr="00EC1C61">
          <w:rPr>
            <w:rStyle w:val="a8"/>
            <w:noProof/>
          </w:rPr>
          <w:fldChar w:fldCharType="end"/>
        </w:r>
      </w:ins>
    </w:p>
    <w:p w14:paraId="2922B7FB" w14:textId="6F457694" w:rsidR="0026480C" w:rsidRDefault="0026480C">
      <w:pPr>
        <w:pStyle w:val="af"/>
        <w:tabs>
          <w:tab w:val="right" w:leader="dot" w:pos="9016"/>
        </w:tabs>
        <w:rPr>
          <w:ins w:id="652" w:author=" " w:date="2018-04-22T20:44:00Z"/>
          <w:rFonts w:eastAsiaTheme="minorEastAsia"/>
          <w:smallCaps w:val="0"/>
          <w:noProof/>
          <w:szCs w:val="22"/>
        </w:rPr>
      </w:pPr>
      <w:ins w:id="653" w:author=" " w:date="2018-04-22T20:44:00Z">
        <w:r w:rsidRPr="00EC1C61">
          <w:rPr>
            <w:rStyle w:val="a8"/>
            <w:noProof/>
          </w:rPr>
          <w:fldChar w:fldCharType="begin"/>
        </w:r>
        <w:r w:rsidRPr="00EC1C61">
          <w:rPr>
            <w:rStyle w:val="a8"/>
            <w:noProof/>
          </w:rPr>
          <w:instrText xml:space="preserve"> </w:instrText>
        </w:r>
        <w:r>
          <w:rPr>
            <w:noProof/>
          </w:rPr>
          <w:instrText>HYPERLINK \l "_Toc512193225"</w:instrText>
        </w:r>
        <w:r w:rsidRPr="00EC1C61">
          <w:rPr>
            <w:rStyle w:val="a8"/>
            <w:noProof/>
          </w:rPr>
          <w:instrText xml:space="preserve"> </w:instrText>
        </w:r>
        <w:r w:rsidRPr="00EC1C61">
          <w:rPr>
            <w:rStyle w:val="a8"/>
            <w:noProof/>
          </w:rPr>
        </w:r>
        <w:r w:rsidRPr="00EC1C61">
          <w:rPr>
            <w:rStyle w:val="a8"/>
            <w:noProof/>
          </w:rPr>
          <w:fldChar w:fldCharType="separate"/>
        </w:r>
        <w:r w:rsidRPr="00EC1C61">
          <w:rPr>
            <w:rStyle w:val="a8"/>
            <w:noProof/>
          </w:rPr>
          <w:t>그림 26. Helper와 Helpee feedback 설문조사 페이지</w:t>
        </w:r>
        <w:r>
          <w:rPr>
            <w:noProof/>
            <w:webHidden/>
          </w:rPr>
          <w:tab/>
        </w:r>
        <w:r>
          <w:rPr>
            <w:noProof/>
            <w:webHidden/>
          </w:rPr>
          <w:fldChar w:fldCharType="begin"/>
        </w:r>
        <w:r>
          <w:rPr>
            <w:noProof/>
            <w:webHidden/>
          </w:rPr>
          <w:instrText xml:space="preserve"> PAGEREF _Toc512193225 \h </w:instrText>
        </w:r>
        <w:r>
          <w:rPr>
            <w:noProof/>
            <w:webHidden/>
          </w:rPr>
        </w:r>
      </w:ins>
      <w:r>
        <w:rPr>
          <w:noProof/>
          <w:webHidden/>
        </w:rPr>
        <w:fldChar w:fldCharType="separate"/>
      </w:r>
      <w:ins w:id="654" w:author=" " w:date="2018-04-22T20:44:00Z">
        <w:r>
          <w:rPr>
            <w:noProof/>
            <w:webHidden/>
          </w:rPr>
          <w:t>32</w:t>
        </w:r>
        <w:r>
          <w:rPr>
            <w:noProof/>
            <w:webHidden/>
          </w:rPr>
          <w:fldChar w:fldCharType="end"/>
        </w:r>
        <w:r w:rsidRPr="00EC1C61">
          <w:rPr>
            <w:rStyle w:val="a8"/>
            <w:noProof/>
          </w:rPr>
          <w:fldChar w:fldCharType="end"/>
        </w:r>
      </w:ins>
    </w:p>
    <w:p w14:paraId="33F8D2A1" w14:textId="16614602" w:rsidR="0026480C" w:rsidRDefault="0026480C">
      <w:pPr>
        <w:pStyle w:val="af"/>
        <w:tabs>
          <w:tab w:val="right" w:leader="dot" w:pos="9016"/>
        </w:tabs>
        <w:rPr>
          <w:ins w:id="655" w:author=" " w:date="2018-04-22T20:44:00Z"/>
          <w:rFonts w:eastAsiaTheme="minorEastAsia"/>
          <w:smallCaps w:val="0"/>
          <w:noProof/>
          <w:szCs w:val="22"/>
        </w:rPr>
      </w:pPr>
      <w:ins w:id="656" w:author=" " w:date="2018-04-22T20:44:00Z">
        <w:r w:rsidRPr="00EC1C61">
          <w:rPr>
            <w:rStyle w:val="a8"/>
            <w:noProof/>
          </w:rPr>
          <w:fldChar w:fldCharType="begin"/>
        </w:r>
        <w:r w:rsidRPr="00EC1C61">
          <w:rPr>
            <w:rStyle w:val="a8"/>
            <w:noProof/>
          </w:rPr>
          <w:instrText xml:space="preserve"> </w:instrText>
        </w:r>
        <w:r>
          <w:rPr>
            <w:noProof/>
          </w:rPr>
          <w:instrText>HYPERLINK \l "_Toc512193226"</w:instrText>
        </w:r>
        <w:r w:rsidRPr="00EC1C61">
          <w:rPr>
            <w:rStyle w:val="a8"/>
            <w:noProof/>
          </w:rPr>
          <w:instrText xml:space="preserve"> </w:instrText>
        </w:r>
        <w:r w:rsidRPr="00EC1C61">
          <w:rPr>
            <w:rStyle w:val="a8"/>
            <w:noProof/>
          </w:rPr>
        </w:r>
        <w:r w:rsidRPr="00EC1C61">
          <w:rPr>
            <w:rStyle w:val="a8"/>
            <w:noProof/>
          </w:rPr>
          <w:fldChar w:fldCharType="separate"/>
        </w:r>
        <w:r w:rsidRPr="00EC1C61">
          <w:rPr>
            <w:rStyle w:val="a8"/>
            <w:noProof/>
          </w:rPr>
          <w:t>그림 27. 관리자 로그인 페이지</w:t>
        </w:r>
        <w:r>
          <w:rPr>
            <w:noProof/>
            <w:webHidden/>
          </w:rPr>
          <w:tab/>
        </w:r>
        <w:r>
          <w:rPr>
            <w:noProof/>
            <w:webHidden/>
          </w:rPr>
          <w:fldChar w:fldCharType="begin"/>
        </w:r>
        <w:r>
          <w:rPr>
            <w:noProof/>
            <w:webHidden/>
          </w:rPr>
          <w:instrText xml:space="preserve"> PAGEREF _Toc512193226 \h </w:instrText>
        </w:r>
        <w:r>
          <w:rPr>
            <w:noProof/>
            <w:webHidden/>
          </w:rPr>
        </w:r>
      </w:ins>
      <w:r>
        <w:rPr>
          <w:noProof/>
          <w:webHidden/>
        </w:rPr>
        <w:fldChar w:fldCharType="separate"/>
      </w:r>
      <w:ins w:id="657" w:author=" " w:date="2018-04-22T20:44:00Z">
        <w:r>
          <w:rPr>
            <w:noProof/>
            <w:webHidden/>
          </w:rPr>
          <w:t>33</w:t>
        </w:r>
        <w:r>
          <w:rPr>
            <w:noProof/>
            <w:webHidden/>
          </w:rPr>
          <w:fldChar w:fldCharType="end"/>
        </w:r>
        <w:r w:rsidRPr="00EC1C61">
          <w:rPr>
            <w:rStyle w:val="a8"/>
            <w:noProof/>
          </w:rPr>
          <w:fldChar w:fldCharType="end"/>
        </w:r>
      </w:ins>
    </w:p>
    <w:p w14:paraId="6BB53809" w14:textId="185EEB22" w:rsidR="0026480C" w:rsidRDefault="0026480C">
      <w:pPr>
        <w:pStyle w:val="af"/>
        <w:tabs>
          <w:tab w:val="right" w:leader="dot" w:pos="9016"/>
        </w:tabs>
        <w:rPr>
          <w:ins w:id="658" w:author=" " w:date="2018-04-22T20:44:00Z"/>
          <w:rFonts w:eastAsiaTheme="minorEastAsia"/>
          <w:smallCaps w:val="0"/>
          <w:noProof/>
          <w:szCs w:val="22"/>
        </w:rPr>
      </w:pPr>
      <w:ins w:id="659" w:author=" " w:date="2018-04-22T20:44:00Z">
        <w:r w:rsidRPr="00EC1C61">
          <w:rPr>
            <w:rStyle w:val="a8"/>
            <w:noProof/>
          </w:rPr>
          <w:fldChar w:fldCharType="begin"/>
        </w:r>
        <w:r w:rsidRPr="00EC1C61">
          <w:rPr>
            <w:rStyle w:val="a8"/>
            <w:noProof/>
          </w:rPr>
          <w:instrText xml:space="preserve"> </w:instrText>
        </w:r>
        <w:r>
          <w:rPr>
            <w:noProof/>
          </w:rPr>
          <w:instrText>HYPERLINK \l "_Toc512193227"</w:instrText>
        </w:r>
        <w:r w:rsidRPr="00EC1C61">
          <w:rPr>
            <w:rStyle w:val="a8"/>
            <w:noProof/>
          </w:rPr>
          <w:instrText xml:space="preserve"> </w:instrText>
        </w:r>
        <w:r w:rsidRPr="00EC1C61">
          <w:rPr>
            <w:rStyle w:val="a8"/>
            <w:noProof/>
          </w:rPr>
        </w:r>
        <w:r w:rsidRPr="00EC1C61">
          <w:rPr>
            <w:rStyle w:val="a8"/>
            <w:noProof/>
          </w:rPr>
          <w:fldChar w:fldCharType="separate"/>
        </w:r>
        <w:r w:rsidRPr="00EC1C61">
          <w:rPr>
            <w:rStyle w:val="a8"/>
            <w:noProof/>
          </w:rPr>
          <w:t>그림 28. 관리자 유저 검색 페이지</w:t>
        </w:r>
        <w:r>
          <w:rPr>
            <w:noProof/>
            <w:webHidden/>
          </w:rPr>
          <w:tab/>
        </w:r>
        <w:r>
          <w:rPr>
            <w:noProof/>
            <w:webHidden/>
          </w:rPr>
          <w:fldChar w:fldCharType="begin"/>
        </w:r>
        <w:r>
          <w:rPr>
            <w:noProof/>
            <w:webHidden/>
          </w:rPr>
          <w:instrText xml:space="preserve"> PAGEREF _Toc512193227 \h </w:instrText>
        </w:r>
        <w:r>
          <w:rPr>
            <w:noProof/>
            <w:webHidden/>
          </w:rPr>
        </w:r>
      </w:ins>
      <w:r>
        <w:rPr>
          <w:noProof/>
          <w:webHidden/>
        </w:rPr>
        <w:fldChar w:fldCharType="separate"/>
      </w:r>
      <w:ins w:id="660" w:author=" " w:date="2018-04-22T20:44:00Z">
        <w:r>
          <w:rPr>
            <w:noProof/>
            <w:webHidden/>
          </w:rPr>
          <w:t>34</w:t>
        </w:r>
        <w:r>
          <w:rPr>
            <w:noProof/>
            <w:webHidden/>
          </w:rPr>
          <w:fldChar w:fldCharType="end"/>
        </w:r>
        <w:r w:rsidRPr="00EC1C61">
          <w:rPr>
            <w:rStyle w:val="a8"/>
            <w:noProof/>
          </w:rPr>
          <w:fldChar w:fldCharType="end"/>
        </w:r>
      </w:ins>
    </w:p>
    <w:p w14:paraId="2233B166" w14:textId="0460868E" w:rsidR="0026480C" w:rsidRDefault="0026480C">
      <w:pPr>
        <w:pStyle w:val="af"/>
        <w:tabs>
          <w:tab w:val="right" w:leader="dot" w:pos="9016"/>
        </w:tabs>
        <w:rPr>
          <w:ins w:id="661" w:author=" " w:date="2018-04-22T20:44:00Z"/>
          <w:rFonts w:eastAsiaTheme="minorEastAsia"/>
          <w:smallCaps w:val="0"/>
          <w:noProof/>
          <w:szCs w:val="22"/>
        </w:rPr>
      </w:pPr>
      <w:ins w:id="662" w:author=" " w:date="2018-04-22T20:44:00Z">
        <w:r w:rsidRPr="00EC1C61">
          <w:rPr>
            <w:rStyle w:val="a8"/>
            <w:noProof/>
          </w:rPr>
          <w:fldChar w:fldCharType="begin"/>
        </w:r>
        <w:r w:rsidRPr="00EC1C61">
          <w:rPr>
            <w:rStyle w:val="a8"/>
            <w:noProof/>
          </w:rPr>
          <w:instrText xml:space="preserve"> </w:instrText>
        </w:r>
        <w:r>
          <w:rPr>
            <w:noProof/>
          </w:rPr>
          <w:instrText>HYPERLINK \l "_Toc512193228"</w:instrText>
        </w:r>
        <w:r w:rsidRPr="00EC1C61">
          <w:rPr>
            <w:rStyle w:val="a8"/>
            <w:noProof/>
          </w:rPr>
          <w:instrText xml:space="preserve"> </w:instrText>
        </w:r>
        <w:r w:rsidRPr="00EC1C61">
          <w:rPr>
            <w:rStyle w:val="a8"/>
            <w:noProof/>
          </w:rPr>
        </w:r>
        <w:r w:rsidRPr="00EC1C61">
          <w:rPr>
            <w:rStyle w:val="a8"/>
            <w:noProof/>
          </w:rPr>
          <w:fldChar w:fldCharType="separate"/>
        </w:r>
        <w:r w:rsidRPr="00EC1C61">
          <w:rPr>
            <w:rStyle w:val="a8"/>
            <w:noProof/>
          </w:rPr>
          <w:t>그림 29. 관리자 봉사 승인 페이지</w:t>
        </w:r>
        <w:r>
          <w:rPr>
            <w:noProof/>
            <w:webHidden/>
          </w:rPr>
          <w:tab/>
        </w:r>
        <w:r>
          <w:rPr>
            <w:noProof/>
            <w:webHidden/>
          </w:rPr>
          <w:fldChar w:fldCharType="begin"/>
        </w:r>
        <w:r>
          <w:rPr>
            <w:noProof/>
            <w:webHidden/>
          </w:rPr>
          <w:instrText xml:space="preserve"> PAGEREF _Toc512193228 \h </w:instrText>
        </w:r>
        <w:r>
          <w:rPr>
            <w:noProof/>
            <w:webHidden/>
          </w:rPr>
        </w:r>
      </w:ins>
      <w:r>
        <w:rPr>
          <w:noProof/>
          <w:webHidden/>
        </w:rPr>
        <w:fldChar w:fldCharType="separate"/>
      </w:r>
      <w:ins w:id="663" w:author=" " w:date="2018-04-22T20:44:00Z">
        <w:r>
          <w:rPr>
            <w:noProof/>
            <w:webHidden/>
          </w:rPr>
          <w:t>34</w:t>
        </w:r>
        <w:r>
          <w:rPr>
            <w:noProof/>
            <w:webHidden/>
          </w:rPr>
          <w:fldChar w:fldCharType="end"/>
        </w:r>
        <w:r w:rsidRPr="00EC1C61">
          <w:rPr>
            <w:rStyle w:val="a8"/>
            <w:noProof/>
          </w:rPr>
          <w:fldChar w:fldCharType="end"/>
        </w:r>
      </w:ins>
    </w:p>
    <w:p w14:paraId="342960E9" w14:textId="61269B24" w:rsidR="0026480C" w:rsidRDefault="0026480C">
      <w:pPr>
        <w:pStyle w:val="af"/>
        <w:tabs>
          <w:tab w:val="right" w:leader="dot" w:pos="9016"/>
        </w:tabs>
        <w:rPr>
          <w:ins w:id="664" w:author=" " w:date="2018-04-22T20:44:00Z"/>
          <w:rFonts w:eastAsiaTheme="minorEastAsia"/>
          <w:smallCaps w:val="0"/>
          <w:noProof/>
          <w:szCs w:val="22"/>
        </w:rPr>
      </w:pPr>
      <w:ins w:id="665" w:author=" " w:date="2018-04-22T20:44:00Z">
        <w:r w:rsidRPr="00EC1C61">
          <w:rPr>
            <w:rStyle w:val="a8"/>
            <w:noProof/>
          </w:rPr>
          <w:fldChar w:fldCharType="begin"/>
        </w:r>
        <w:r w:rsidRPr="00EC1C61">
          <w:rPr>
            <w:rStyle w:val="a8"/>
            <w:noProof/>
          </w:rPr>
          <w:instrText xml:space="preserve"> </w:instrText>
        </w:r>
        <w:r>
          <w:rPr>
            <w:noProof/>
          </w:rPr>
          <w:instrText>HYPERLINK \l "_Toc512193229"</w:instrText>
        </w:r>
        <w:r w:rsidRPr="00EC1C61">
          <w:rPr>
            <w:rStyle w:val="a8"/>
            <w:noProof/>
          </w:rPr>
          <w:instrText xml:space="preserve"> </w:instrText>
        </w:r>
        <w:r w:rsidRPr="00EC1C61">
          <w:rPr>
            <w:rStyle w:val="a8"/>
            <w:noProof/>
          </w:rPr>
        </w:r>
        <w:r w:rsidRPr="00EC1C61">
          <w:rPr>
            <w:rStyle w:val="a8"/>
            <w:noProof/>
          </w:rPr>
          <w:fldChar w:fldCharType="separate"/>
        </w:r>
        <w:r w:rsidRPr="00EC1C61">
          <w:rPr>
            <w:rStyle w:val="a8"/>
            <w:noProof/>
          </w:rPr>
          <w:t>그림 30. 관리자 유저 feedback 관리 페이지</w:t>
        </w:r>
        <w:r>
          <w:rPr>
            <w:noProof/>
            <w:webHidden/>
          </w:rPr>
          <w:tab/>
        </w:r>
        <w:r>
          <w:rPr>
            <w:noProof/>
            <w:webHidden/>
          </w:rPr>
          <w:fldChar w:fldCharType="begin"/>
        </w:r>
        <w:r>
          <w:rPr>
            <w:noProof/>
            <w:webHidden/>
          </w:rPr>
          <w:instrText xml:space="preserve"> PAGEREF _Toc512193229 \h </w:instrText>
        </w:r>
        <w:r>
          <w:rPr>
            <w:noProof/>
            <w:webHidden/>
          </w:rPr>
        </w:r>
      </w:ins>
      <w:r>
        <w:rPr>
          <w:noProof/>
          <w:webHidden/>
        </w:rPr>
        <w:fldChar w:fldCharType="separate"/>
      </w:r>
      <w:ins w:id="666" w:author=" " w:date="2018-04-22T20:44:00Z">
        <w:r>
          <w:rPr>
            <w:noProof/>
            <w:webHidden/>
          </w:rPr>
          <w:t>35</w:t>
        </w:r>
        <w:r>
          <w:rPr>
            <w:noProof/>
            <w:webHidden/>
          </w:rPr>
          <w:fldChar w:fldCharType="end"/>
        </w:r>
        <w:r w:rsidRPr="00EC1C61">
          <w:rPr>
            <w:rStyle w:val="a8"/>
            <w:noProof/>
          </w:rPr>
          <w:fldChar w:fldCharType="end"/>
        </w:r>
      </w:ins>
    </w:p>
    <w:p w14:paraId="32778FBB" w14:textId="12BEE62A" w:rsidR="0026480C" w:rsidRDefault="0026480C">
      <w:pPr>
        <w:pStyle w:val="af"/>
        <w:tabs>
          <w:tab w:val="right" w:leader="dot" w:pos="9016"/>
        </w:tabs>
        <w:rPr>
          <w:ins w:id="667" w:author=" " w:date="2018-04-22T20:44:00Z"/>
          <w:rFonts w:eastAsiaTheme="minorEastAsia"/>
          <w:smallCaps w:val="0"/>
          <w:noProof/>
          <w:szCs w:val="22"/>
        </w:rPr>
      </w:pPr>
      <w:ins w:id="668" w:author=" " w:date="2018-04-22T20:44:00Z">
        <w:r w:rsidRPr="00EC1C61">
          <w:rPr>
            <w:rStyle w:val="a8"/>
            <w:noProof/>
          </w:rPr>
          <w:fldChar w:fldCharType="begin"/>
        </w:r>
        <w:r w:rsidRPr="00EC1C61">
          <w:rPr>
            <w:rStyle w:val="a8"/>
            <w:noProof/>
          </w:rPr>
          <w:instrText xml:space="preserve"> </w:instrText>
        </w:r>
        <w:r>
          <w:rPr>
            <w:noProof/>
          </w:rPr>
          <w:instrText>HYPERLINK \l "_Toc512193230"</w:instrText>
        </w:r>
        <w:r w:rsidRPr="00EC1C61">
          <w:rPr>
            <w:rStyle w:val="a8"/>
            <w:noProof/>
          </w:rPr>
          <w:instrText xml:space="preserve"> </w:instrText>
        </w:r>
        <w:r w:rsidRPr="00EC1C61">
          <w:rPr>
            <w:rStyle w:val="a8"/>
            <w:noProof/>
          </w:rPr>
        </w:r>
        <w:r w:rsidRPr="00EC1C61">
          <w:rPr>
            <w:rStyle w:val="a8"/>
            <w:noProof/>
          </w:rPr>
          <w:fldChar w:fldCharType="separate"/>
        </w:r>
        <w:r w:rsidRPr="00EC1C61">
          <w:rPr>
            <w:rStyle w:val="a8"/>
            <w:noProof/>
          </w:rPr>
          <w:t>그림 31. 시각 장애인 용 페이지</w:t>
        </w:r>
        <w:r>
          <w:rPr>
            <w:noProof/>
            <w:webHidden/>
          </w:rPr>
          <w:tab/>
        </w:r>
        <w:r>
          <w:rPr>
            <w:noProof/>
            <w:webHidden/>
          </w:rPr>
          <w:fldChar w:fldCharType="begin"/>
        </w:r>
        <w:r>
          <w:rPr>
            <w:noProof/>
            <w:webHidden/>
          </w:rPr>
          <w:instrText xml:space="preserve"> PAGEREF _Toc512193230 \h </w:instrText>
        </w:r>
        <w:r>
          <w:rPr>
            <w:noProof/>
            <w:webHidden/>
          </w:rPr>
        </w:r>
      </w:ins>
      <w:r>
        <w:rPr>
          <w:noProof/>
          <w:webHidden/>
        </w:rPr>
        <w:fldChar w:fldCharType="separate"/>
      </w:r>
      <w:ins w:id="669" w:author=" " w:date="2018-04-22T20:44:00Z">
        <w:r>
          <w:rPr>
            <w:noProof/>
            <w:webHidden/>
          </w:rPr>
          <w:t>36</w:t>
        </w:r>
        <w:r>
          <w:rPr>
            <w:noProof/>
            <w:webHidden/>
          </w:rPr>
          <w:fldChar w:fldCharType="end"/>
        </w:r>
        <w:r w:rsidRPr="00EC1C61">
          <w:rPr>
            <w:rStyle w:val="a8"/>
            <w:noProof/>
          </w:rPr>
          <w:fldChar w:fldCharType="end"/>
        </w:r>
      </w:ins>
    </w:p>
    <w:p w14:paraId="2FD1BE8B" w14:textId="77E376B7" w:rsidR="0026480C" w:rsidRDefault="0026480C">
      <w:pPr>
        <w:pStyle w:val="af"/>
        <w:tabs>
          <w:tab w:val="right" w:leader="dot" w:pos="9016"/>
        </w:tabs>
        <w:rPr>
          <w:ins w:id="670" w:author=" " w:date="2018-04-22T20:44:00Z"/>
          <w:rFonts w:eastAsiaTheme="minorEastAsia"/>
          <w:smallCaps w:val="0"/>
          <w:noProof/>
          <w:szCs w:val="22"/>
        </w:rPr>
      </w:pPr>
      <w:ins w:id="671" w:author=" " w:date="2018-04-22T20:44:00Z">
        <w:r w:rsidRPr="00EC1C61">
          <w:rPr>
            <w:rStyle w:val="a8"/>
            <w:noProof/>
          </w:rPr>
          <w:fldChar w:fldCharType="begin"/>
        </w:r>
        <w:r w:rsidRPr="00EC1C61">
          <w:rPr>
            <w:rStyle w:val="a8"/>
            <w:noProof/>
          </w:rPr>
          <w:instrText xml:space="preserve"> </w:instrText>
        </w:r>
        <w:r>
          <w:rPr>
            <w:noProof/>
          </w:rPr>
          <w:instrText>HYPERLINK \l "_Toc512193231"</w:instrText>
        </w:r>
        <w:r w:rsidRPr="00EC1C61">
          <w:rPr>
            <w:rStyle w:val="a8"/>
            <w:noProof/>
          </w:rPr>
          <w:instrText xml:space="preserve"> </w:instrText>
        </w:r>
        <w:r w:rsidRPr="00EC1C61">
          <w:rPr>
            <w:rStyle w:val="a8"/>
            <w:noProof/>
          </w:rPr>
        </w:r>
        <w:r w:rsidRPr="00EC1C61">
          <w:rPr>
            <w:rStyle w:val="a8"/>
            <w:noProof/>
          </w:rPr>
          <w:fldChar w:fldCharType="separate"/>
        </w:r>
        <w:r w:rsidRPr="00EC1C61">
          <w:rPr>
            <w:rStyle w:val="a8"/>
            <w:noProof/>
          </w:rPr>
          <w:t>그림 32. 전체 시스템</w:t>
        </w:r>
        <w:r>
          <w:rPr>
            <w:noProof/>
            <w:webHidden/>
          </w:rPr>
          <w:tab/>
        </w:r>
        <w:r>
          <w:rPr>
            <w:noProof/>
            <w:webHidden/>
          </w:rPr>
          <w:fldChar w:fldCharType="begin"/>
        </w:r>
        <w:r>
          <w:rPr>
            <w:noProof/>
            <w:webHidden/>
          </w:rPr>
          <w:instrText xml:space="preserve"> PAGEREF _Toc512193231 \h </w:instrText>
        </w:r>
        <w:r>
          <w:rPr>
            <w:noProof/>
            <w:webHidden/>
          </w:rPr>
        </w:r>
      </w:ins>
      <w:r>
        <w:rPr>
          <w:noProof/>
          <w:webHidden/>
        </w:rPr>
        <w:fldChar w:fldCharType="separate"/>
      </w:r>
      <w:ins w:id="672" w:author=" " w:date="2018-04-22T20:44:00Z">
        <w:r>
          <w:rPr>
            <w:noProof/>
            <w:webHidden/>
          </w:rPr>
          <w:t>36</w:t>
        </w:r>
        <w:r>
          <w:rPr>
            <w:noProof/>
            <w:webHidden/>
          </w:rPr>
          <w:fldChar w:fldCharType="end"/>
        </w:r>
        <w:r w:rsidRPr="00EC1C61">
          <w:rPr>
            <w:rStyle w:val="a8"/>
            <w:noProof/>
          </w:rPr>
          <w:fldChar w:fldCharType="end"/>
        </w:r>
      </w:ins>
    </w:p>
    <w:p w14:paraId="1C87AA86" w14:textId="08CA61B3" w:rsidR="0026480C" w:rsidRDefault="0026480C">
      <w:pPr>
        <w:pStyle w:val="af"/>
        <w:tabs>
          <w:tab w:val="right" w:leader="dot" w:pos="9016"/>
        </w:tabs>
        <w:rPr>
          <w:ins w:id="673" w:author=" " w:date="2018-04-22T20:44:00Z"/>
          <w:rFonts w:eastAsiaTheme="minorEastAsia"/>
          <w:smallCaps w:val="0"/>
          <w:noProof/>
          <w:szCs w:val="22"/>
        </w:rPr>
      </w:pPr>
      <w:ins w:id="674" w:author=" " w:date="2018-04-22T20:44:00Z">
        <w:r w:rsidRPr="00EC1C61">
          <w:rPr>
            <w:rStyle w:val="a8"/>
            <w:noProof/>
          </w:rPr>
          <w:fldChar w:fldCharType="begin"/>
        </w:r>
        <w:r w:rsidRPr="00EC1C61">
          <w:rPr>
            <w:rStyle w:val="a8"/>
            <w:noProof/>
          </w:rPr>
          <w:instrText xml:space="preserve"> </w:instrText>
        </w:r>
        <w:r>
          <w:rPr>
            <w:noProof/>
          </w:rPr>
          <w:instrText>HYPERLINK \l "_Toc512193232"</w:instrText>
        </w:r>
        <w:r w:rsidRPr="00EC1C61">
          <w:rPr>
            <w:rStyle w:val="a8"/>
            <w:noProof/>
          </w:rPr>
          <w:instrText xml:space="preserve"> </w:instrText>
        </w:r>
        <w:r w:rsidRPr="00EC1C61">
          <w:rPr>
            <w:rStyle w:val="a8"/>
            <w:noProof/>
          </w:rPr>
        </w:r>
        <w:r w:rsidRPr="00EC1C61">
          <w:rPr>
            <w:rStyle w:val="a8"/>
            <w:noProof/>
          </w:rPr>
          <w:fldChar w:fldCharType="separate"/>
        </w:r>
        <w:r w:rsidRPr="00EC1C61">
          <w:rPr>
            <w:rStyle w:val="a8"/>
            <w:noProof/>
          </w:rPr>
          <w:t>그림 33. SW Architecture</w:t>
        </w:r>
        <w:r>
          <w:rPr>
            <w:noProof/>
            <w:webHidden/>
          </w:rPr>
          <w:tab/>
        </w:r>
        <w:r>
          <w:rPr>
            <w:noProof/>
            <w:webHidden/>
          </w:rPr>
          <w:fldChar w:fldCharType="begin"/>
        </w:r>
        <w:r>
          <w:rPr>
            <w:noProof/>
            <w:webHidden/>
          </w:rPr>
          <w:instrText xml:space="preserve"> PAGEREF _Toc512193232 \h </w:instrText>
        </w:r>
        <w:r>
          <w:rPr>
            <w:noProof/>
            <w:webHidden/>
          </w:rPr>
        </w:r>
      </w:ins>
      <w:r>
        <w:rPr>
          <w:noProof/>
          <w:webHidden/>
        </w:rPr>
        <w:fldChar w:fldCharType="separate"/>
      </w:r>
      <w:ins w:id="675" w:author=" " w:date="2018-04-22T20:44:00Z">
        <w:r>
          <w:rPr>
            <w:noProof/>
            <w:webHidden/>
          </w:rPr>
          <w:t>38</w:t>
        </w:r>
        <w:r>
          <w:rPr>
            <w:noProof/>
            <w:webHidden/>
          </w:rPr>
          <w:fldChar w:fldCharType="end"/>
        </w:r>
        <w:r w:rsidRPr="00EC1C61">
          <w:rPr>
            <w:rStyle w:val="a8"/>
            <w:noProof/>
          </w:rPr>
          <w:fldChar w:fldCharType="end"/>
        </w:r>
      </w:ins>
    </w:p>
    <w:p w14:paraId="1BA589DC" w14:textId="2625591C" w:rsidR="0026480C" w:rsidRDefault="0026480C">
      <w:pPr>
        <w:pStyle w:val="af"/>
        <w:tabs>
          <w:tab w:val="right" w:leader="dot" w:pos="9016"/>
        </w:tabs>
        <w:rPr>
          <w:ins w:id="676" w:author=" " w:date="2018-04-22T20:44:00Z"/>
          <w:rFonts w:eastAsiaTheme="minorEastAsia"/>
          <w:smallCaps w:val="0"/>
          <w:noProof/>
          <w:szCs w:val="22"/>
        </w:rPr>
      </w:pPr>
      <w:ins w:id="677" w:author=" " w:date="2018-04-22T20:44:00Z">
        <w:r w:rsidRPr="00EC1C61">
          <w:rPr>
            <w:rStyle w:val="a8"/>
            <w:noProof/>
          </w:rPr>
          <w:fldChar w:fldCharType="begin"/>
        </w:r>
        <w:r w:rsidRPr="00EC1C61">
          <w:rPr>
            <w:rStyle w:val="a8"/>
            <w:noProof/>
          </w:rPr>
          <w:instrText xml:space="preserve"> </w:instrText>
        </w:r>
        <w:r>
          <w:rPr>
            <w:noProof/>
          </w:rPr>
          <w:instrText>HYPERLINK \l "_Toc512193233"</w:instrText>
        </w:r>
        <w:r w:rsidRPr="00EC1C61">
          <w:rPr>
            <w:rStyle w:val="a8"/>
            <w:noProof/>
          </w:rPr>
          <w:instrText xml:space="preserve"> </w:instrText>
        </w:r>
        <w:r w:rsidRPr="00EC1C61">
          <w:rPr>
            <w:rStyle w:val="a8"/>
            <w:noProof/>
          </w:rPr>
        </w:r>
        <w:r w:rsidRPr="00EC1C61">
          <w:rPr>
            <w:rStyle w:val="a8"/>
            <w:noProof/>
          </w:rPr>
          <w:fldChar w:fldCharType="separate"/>
        </w:r>
        <w:r w:rsidRPr="00EC1C61">
          <w:rPr>
            <w:rStyle w:val="a8"/>
            <w:noProof/>
          </w:rPr>
          <w:t>그림 34. 데모 시나리오 1</w:t>
        </w:r>
        <w:r>
          <w:rPr>
            <w:noProof/>
            <w:webHidden/>
          </w:rPr>
          <w:tab/>
        </w:r>
        <w:r>
          <w:rPr>
            <w:noProof/>
            <w:webHidden/>
          </w:rPr>
          <w:fldChar w:fldCharType="begin"/>
        </w:r>
        <w:r>
          <w:rPr>
            <w:noProof/>
            <w:webHidden/>
          </w:rPr>
          <w:instrText xml:space="preserve"> PAGEREF _Toc512193233 \h </w:instrText>
        </w:r>
        <w:r>
          <w:rPr>
            <w:noProof/>
            <w:webHidden/>
          </w:rPr>
        </w:r>
      </w:ins>
      <w:r>
        <w:rPr>
          <w:noProof/>
          <w:webHidden/>
        </w:rPr>
        <w:fldChar w:fldCharType="separate"/>
      </w:r>
      <w:ins w:id="678" w:author=" " w:date="2018-04-22T20:44:00Z">
        <w:r>
          <w:rPr>
            <w:noProof/>
            <w:webHidden/>
          </w:rPr>
          <w:t>55</w:t>
        </w:r>
        <w:r>
          <w:rPr>
            <w:noProof/>
            <w:webHidden/>
          </w:rPr>
          <w:fldChar w:fldCharType="end"/>
        </w:r>
        <w:r w:rsidRPr="00EC1C61">
          <w:rPr>
            <w:rStyle w:val="a8"/>
            <w:noProof/>
          </w:rPr>
          <w:fldChar w:fldCharType="end"/>
        </w:r>
      </w:ins>
    </w:p>
    <w:p w14:paraId="38A672B9" w14:textId="520A8844" w:rsidR="0026480C" w:rsidRDefault="0026480C">
      <w:pPr>
        <w:pStyle w:val="af"/>
        <w:tabs>
          <w:tab w:val="right" w:leader="dot" w:pos="9016"/>
        </w:tabs>
        <w:rPr>
          <w:ins w:id="679" w:author=" " w:date="2018-04-22T20:44:00Z"/>
          <w:rFonts w:eastAsiaTheme="minorEastAsia"/>
          <w:smallCaps w:val="0"/>
          <w:noProof/>
          <w:szCs w:val="22"/>
        </w:rPr>
      </w:pPr>
      <w:ins w:id="680" w:author=" " w:date="2018-04-22T20:44:00Z">
        <w:r w:rsidRPr="00EC1C61">
          <w:rPr>
            <w:rStyle w:val="a8"/>
            <w:noProof/>
          </w:rPr>
          <w:fldChar w:fldCharType="begin"/>
        </w:r>
        <w:r w:rsidRPr="00EC1C61">
          <w:rPr>
            <w:rStyle w:val="a8"/>
            <w:noProof/>
          </w:rPr>
          <w:instrText xml:space="preserve"> </w:instrText>
        </w:r>
        <w:r>
          <w:rPr>
            <w:noProof/>
          </w:rPr>
          <w:instrText>HYPERLINK \l "_Toc512193234"</w:instrText>
        </w:r>
        <w:r w:rsidRPr="00EC1C61">
          <w:rPr>
            <w:rStyle w:val="a8"/>
            <w:noProof/>
          </w:rPr>
          <w:instrText xml:space="preserve"> </w:instrText>
        </w:r>
        <w:r w:rsidRPr="00EC1C61">
          <w:rPr>
            <w:rStyle w:val="a8"/>
            <w:noProof/>
          </w:rPr>
        </w:r>
        <w:r w:rsidRPr="00EC1C61">
          <w:rPr>
            <w:rStyle w:val="a8"/>
            <w:noProof/>
          </w:rPr>
          <w:fldChar w:fldCharType="separate"/>
        </w:r>
        <w:r w:rsidRPr="00EC1C61">
          <w:rPr>
            <w:rStyle w:val="a8"/>
            <w:noProof/>
          </w:rPr>
          <w:t>그림 35. 데모 시나리오 2</w:t>
        </w:r>
        <w:r>
          <w:rPr>
            <w:noProof/>
            <w:webHidden/>
          </w:rPr>
          <w:tab/>
        </w:r>
        <w:r>
          <w:rPr>
            <w:noProof/>
            <w:webHidden/>
          </w:rPr>
          <w:fldChar w:fldCharType="begin"/>
        </w:r>
        <w:r>
          <w:rPr>
            <w:noProof/>
            <w:webHidden/>
          </w:rPr>
          <w:instrText xml:space="preserve"> PAGEREF _Toc512193234 \h </w:instrText>
        </w:r>
        <w:r>
          <w:rPr>
            <w:noProof/>
            <w:webHidden/>
          </w:rPr>
        </w:r>
      </w:ins>
      <w:r>
        <w:rPr>
          <w:noProof/>
          <w:webHidden/>
        </w:rPr>
        <w:fldChar w:fldCharType="separate"/>
      </w:r>
      <w:ins w:id="681" w:author=" " w:date="2018-04-22T20:44:00Z">
        <w:r>
          <w:rPr>
            <w:noProof/>
            <w:webHidden/>
          </w:rPr>
          <w:t>56</w:t>
        </w:r>
        <w:r>
          <w:rPr>
            <w:noProof/>
            <w:webHidden/>
          </w:rPr>
          <w:fldChar w:fldCharType="end"/>
        </w:r>
        <w:r w:rsidRPr="00EC1C61">
          <w:rPr>
            <w:rStyle w:val="a8"/>
            <w:noProof/>
          </w:rPr>
          <w:fldChar w:fldCharType="end"/>
        </w:r>
      </w:ins>
    </w:p>
    <w:p w14:paraId="648BE6B7" w14:textId="36C90070" w:rsidR="0026480C" w:rsidRDefault="0026480C">
      <w:pPr>
        <w:pStyle w:val="af"/>
        <w:tabs>
          <w:tab w:val="right" w:leader="dot" w:pos="9016"/>
        </w:tabs>
        <w:rPr>
          <w:ins w:id="682" w:author=" " w:date="2018-04-22T20:44:00Z"/>
          <w:rFonts w:eastAsiaTheme="minorEastAsia"/>
          <w:smallCaps w:val="0"/>
          <w:noProof/>
          <w:szCs w:val="22"/>
        </w:rPr>
      </w:pPr>
      <w:ins w:id="683" w:author=" " w:date="2018-04-22T20:44:00Z">
        <w:r w:rsidRPr="00EC1C61">
          <w:rPr>
            <w:rStyle w:val="a8"/>
            <w:noProof/>
          </w:rPr>
          <w:fldChar w:fldCharType="begin"/>
        </w:r>
        <w:r w:rsidRPr="00EC1C61">
          <w:rPr>
            <w:rStyle w:val="a8"/>
            <w:noProof/>
          </w:rPr>
          <w:instrText xml:space="preserve"> </w:instrText>
        </w:r>
        <w:r>
          <w:rPr>
            <w:noProof/>
          </w:rPr>
          <w:instrText>HYPERLINK \l "_Toc512193235"</w:instrText>
        </w:r>
        <w:r w:rsidRPr="00EC1C61">
          <w:rPr>
            <w:rStyle w:val="a8"/>
            <w:noProof/>
          </w:rPr>
          <w:instrText xml:space="preserve"> </w:instrText>
        </w:r>
        <w:r w:rsidRPr="00EC1C61">
          <w:rPr>
            <w:rStyle w:val="a8"/>
            <w:noProof/>
          </w:rPr>
        </w:r>
        <w:r w:rsidRPr="00EC1C61">
          <w:rPr>
            <w:rStyle w:val="a8"/>
            <w:noProof/>
          </w:rPr>
          <w:fldChar w:fldCharType="separate"/>
        </w:r>
        <w:r w:rsidRPr="00EC1C61">
          <w:rPr>
            <w:rStyle w:val="a8"/>
            <w:noProof/>
          </w:rPr>
          <w:t>그림 36. 데모 시나리오 3</w:t>
        </w:r>
        <w:r>
          <w:rPr>
            <w:noProof/>
            <w:webHidden/>
          </w:rPr>
          <w:tab/>
        </w:r>
        <w:r>
          <w:rPr>
            <w:noProof/>
            <w:webHidden/>
          </w:rPr>
          <w:fldChar w:fldCharType="begin"/>
        </w:r>
        <w:r>
          <w:rPr>
            <w:noProof/>
            <w:webHidden/>
          </w:rPr>
          <w:instrText xml:space="preserve"> PAGEREF _Toc512193235 \h </w:instrText>
        </w:r>
        <w:r>
          <w:rPr>
            <w:noProof/>
            <w:webHidden/>
          </w:rPr>
        </w:r>
      </w:ins>
      <w:r>
        <w:rPr>
          <w:noProof/>
          <w:webHidden/>
        </w:rPr>
        <w:fldChar w:fldCharType="separate"/>
      </w:r>
      <w:ins w:id="684" w:author=" " w:date="2018-04-22T20:44:00Z">
        <w:r>
          <w:rPr>
            <w:noProof/>
            <w:webHidden/>
          </w:rPr>
          <w:t>56</w:t>
        </w:r>
        <w:r>
          <w:rPr>
            <w:noProof/>
            <w:webHidden/>
          </w:rPr>
          <w:fldChar w:fldCharType="end"/>
        </w:r>
        <w:r w:rsidRPr="00EC1C61">
          <w:rPr>
            <w:rStyle w:val="a8"/>
            <w:noProof/>
          </w:rPr>
          <w:fldChar w:fldCharType="end"/>
        </w:r>
      </w:ins>
    </w:p>
    <w:p w14:paraId="661EED91" w14:textId="3A2F43F2" w:rsidR="0026480C" w:rsidRDefault="0026480C">
      <w:pPr>
        <w:pStyle w:val="af"/>
        <w:tabs>
          <w:tab w:val="right" w:leader="dot" w:pos="9016"/>
        </w:tabs>
        <w:rPr>
          <w:ins w:id="685" w:author=" " w:date="2018-04-22T20:44:00Z"/>
          <w:rFonts w:eastAsiaTheme="minorEastAsia"/>
          <w:smallCaps w:val="0"/>
          <w:noProof/>
          <w:szCs w:val="22"/>
        </w:rPr>
      </w:pPr>
      <w:ins w:id="686" w:author=" " w:date="2018-04-22T20:44:00Z">
        <w:r w:rsidRPr="00EC1C61">
          <w:rPr>
            <w:rStyle w:val="a8"/>
            <w:noProof/>
          </w:rPr>
          <w:fldChar w:fldCharType="begin"/>
        </w:r>
        <w:r w:rsidRPr="00EC1C61">
          <w:rPr>
            <w:rStyle w:val="a8"/>
            <w:noProof/>
          </w:rPr>
          <w:instrText xml:space="preserve"> </w:instrText>
        </w:r>
        <w:r>
          <w:rPr>
            <w:noProof/>
          </w:rPr>
          <w:instrText>HYPERLINK \l "_Toc512193236"</w:instrText>
        </w:r>
        <w:r w:rsidRPr="00EC1C61">
          <w:rPr>
            <w:rStyle w:val="a8"/>
            <w:noProof/>
          </w:rPr>
          <w:instrText xml:space="preserve"> </w:instrText>
        </w:r>
        <w:r w:rsidRPr="00EC1C61">
          <w:rPr>
            <w:rStyle w:val="a8"/>
            <w:noProof/>
          </w:rPr>
        </w:r>
        <w:r w:rsidRPr="00EC1C61">
          <w:rPr>
            <w:rStyle w:val="a8"/>
            <w:noProof/>
          </w:rPr>
          <w:fldChar w:fldCharType="separate"/>
        </w:r>
        <w:r w:rsidRPr="00EC1C61">
          <w:rPr>
            <w:rStyle w:val="a8"/>
            <w:noProof/>
          </w:rPr>
          <w:t>그림 37. 데모 시나리오 4</w:t>
        </w:r>
        <w:r>
          <w:rPr>
            <w:noProof/>
            <w:webHidden/>
          </w:rPr>
          <w:tab/>
        </w:r>
        <w:r>
          <w:rPr>
            <w:noProof/>
            <w:webHidden/>
          </w:rPr>
          <w:fldChar w:fldCharType="begin"/>
        </w:r>
        <w:r>
          <w:rPr>
            <w:noProof/>
            <w:webHidden/>
          </w:rPr>
          <w:instrText xml:space="preserve"> PAGEREF _Toc512193236 \h </w:instrText>
        </w:r>
        <w:r>
          <w:rPr>
            <w:noProof/>
            <w:webHidden/>
          </w:rPr>
        </w:r>
      </w:ins>
      <w:r>
        <w:rPr>
          <w:noProof/>
          <w:webHidden/>
        </w:rPr>
        <w:fldChar w:fldCharType="separate"/>
      </w:r>
      <w:ins w:id="687" w:author=" " w:date="2018-04-22T20:44:00Z">
        <w:r>
          <w:rPr>
            <w:noProof/>
            <w:webHidden/>
          </w:rPr>
          <w:t>57</w:t>
        </w:r>
        <w:r>
          <w:rPr>
            <w:noProof/>
            <w:webHidden/>
          </w:rPr>
          <w:fldChar w:fldCharType="end"/>
        </w:r>
        <w:r w:rsidRPr="00EC1C61">
          <w:rPr>
            <w:rStyle w:val="a8"/>
            <w:noProof/>
          </w:rPr>
          <w:fldChar w:fldCharType="end"/>
        </w:r>
      </w:ins>
    </w:p>
    <w:p w14:paraId="4B8CD3E1" w14:textId="33855FB1" w:rsidR="0026480C" w:rsidRDefault="0026480C">
      <w:pPr>
        <w:pStyle w:val="af"/>
        <w:tabs>
          <w:tab w:val="right" w:leader="dot" w:pos="9016"/>
        </w:tabs>
        <w:rPr>
          <w:ins w:id="688" w:author=" " w:date="2018-04-22T20:44:00Z"/>
          <w:rFonts w:eastAsiaTheme="minorEastAsia"/>
          <w:smallCaps w:val="0"/>
          <w:noProof/>
          <w:szCs w:val="22"/>
        </w:rPr>
      </w:pPr>
      <w:ins w:id="689" w:author=" " w:date="2018-04-22T20:44:00Z">
        <w:r w:rsidRPr="00EC1C61">
          <w:rPr>
            <w:rStyle w:val="a8"/>
            <w:noProof/>
          </w:rPr>
          <w:fldChar w:fldCharType="begin"/>
        </w:r>
        <w:r w:rsidRPr="00EC1C61">
          <w:rPr>
            <w:rStyle w:val="a8"/>
            <w:noProof/>
          </w:rPr>
          <w:instrText xml:space="preserve"> </w:instrText>
        </w:r>
        <w:r>
          <w:rPr>
            <w:noProof/>
          </w:rPr>
          <w:instrText>HYPERLINK \l "_Toc512193237"</w:instrText>
        </w:r>
        <w:r w:rsidRPr="00EC1C61">
          <w:rPr>
            <w:rStyle w:val="a8"/>
            <w:noProof/>
          </w:rPr>
          <w:instrText xml:space="preserve"> </w:instrText>
        </w:r>
        <w:r w:rsidRPr="00EC1C61">
          <w:rPr>
            <w:rStyle w:val="a8"/>
            <w:noProof/>
          </w:rPr>
        </w:r>
        <w:r w:rsidRPr="00EC1C61">
          <w:rPr>
            <w:rStyle w:val="a8"/>
            <w:noProof/>
          </w:rPr>
          <w:fldChar w:fldCharType="separate"/>
        </w:r>
        <w:r w:rsidRPr="00EC1C61">
          <w:rPr>
            <w:rStyle w:val="a8"/>
            <w:noProof/>
          </w:rPr>
          <w:t>그림 38. 데모 시나리오 5</w:t>
        </w:r>
        <w:r>
          <w:rPr>
            <w:noProof/>
            <w:webHidden/>
          </w:rPr>
          <w:tab/>
        </w:r>
        <w:r>
          <w:rPr>
            <w:noProof/>
            <w:webHidden/>
          </w:rPr>
          <w:fldChar w:fldCharType="begin"/>
        </w:r>
        <w:r>
          <w:rPr>
            <w:noProof/>
            <w:webHidden/>
          </w:rPr>
          <w:instrText xml:space="preserve"> PAGEREF _Toc512193237 \h </w:instrText>
        </w:r>
        <w:r>
          <w:rPr>
            <w:noProof/>
            <w:webHidden/>
          </w:rPr>
        </w:r>
      </w:ins>
      <w:r>
        <w:rPr>
          <w:noProof/>
          <w:webHidden/>
        </w:rPr>
        <w:fldChar w:fldCharType="separate"/>
      </w:r>
      <w:ins w:id="690" w:author=" " w:date="2018-04-22T20:44:00Z">
        <w:r>
          <w:rPr>
            <w:noProof/>
            <w:webHidden/>
          </w:rPr>
          <w:t>58</w:t>
        </w:r>
        <w:r>
          <w:rPr>
            <w:noProof/>
            <w:webHidden/>
          </w:rPr>
          <w:fldChar w:fldCharType="end"/>
        </w:r>
        <w:r w:rsidRPr="00EC1C61">
          <w:rPr>
            <w:rStyle w:val="a8"/>
            <w:noProof/>
          </w:rPr>
          <w:fldChar w:fldCharType="end"/>
        </w:r>
      </w:ins>
    </w:p>
    <w:p w14:paraId="74A93068" w14:textId="6018849E" w:rsidR="0026480C" w:rsidRDefault="0026480C">
      <w:pPr>
        <w:pStyle w:val="af"/>
        <w:tabs>
          <w:tab w:val="right" w:leader="dot" w:pos="9016"/>
        </w:tabs>
        <w:rPr>
          <w:ins w:id="691" w:author=" " w:date="2018-04-22T20:44:00Z"/>
          <w:rFonts w:eastAsiaTheme="minorEastAsia"/>
          <w:smallCaps w:val="0"/>
          <w:noProof/>
          <w:szCs w:val="22"/>
        </w:rPr>
      </w:pPr>
      <w:ins w:id="692" w:author=" " w:date="2018-04-22T20:44:00Z">
        <w:r w:rsidRPr="00EC1C61">
          <w:rPr>
            <w:rStyle w:val="a8"/>
            <w:noProof/>
          </w:rPr>
          <w:fldChar w:fldCharType="begin"/>
        </w:r>
        <w:r w:rsidRPr="00EC1C61">
          <w:rPr>
            <w:rStyle w:val="a8"/>
            <w:noProof/>
          </w:rPr>
          <w:instrText xml:space="preserve"> </w:instrText>
        </w:r>
        <w:r>
          <w:rPr>
            <w:noProof/>
          </w:rPr>
          <w:instrText>HYPERLINK \l "_Toc512193238"</w:instrText>
        </w:r>
        <w:r w:rsidRPr="00EC1C61">
          <w:rPr>
            <w:rStyle w:val="a8"/>
            <w:noProof/>
          </w:rPr>
          <w:instrText xml:space="preserve"> </w:instrText>
        </w:r>
        <w:r w:rsidRPr="00EC1C61">
          <w:rPr>
            <w:rStyle w:val="a8"/>
            <w:noProof/>
          </w:rPr>
        </w:r>
        <w:r w:rsidRPr="00EC1C61">
          <w:rPr>
            <w:rStyle w:val="a8"/>
            <w:noProof/>
          </w:rPr>
          <w:fldChar w:fldCharType="separate"/>
        </w:r>
        <w:r w:rsidRPr="00EC1C61">
          <w:rPr>
            <w:rStyle w:val="a8"/>
            <w:noProof/>
          </w:rPr>
          <w:t>그림 39. 데모 시나리오 6</w:t>
        </w:r>
        <w:r>
          <w:rPr>
            <w:noProof/>
            <w:webHidden/>
          </w:rPr>
          <w:tab/>
        </w:r>
        <w:r>
          <w:rPr>
            <w:noProof/>
            <w:webHidden/>
          </w:rPr>
          <w:fldChar w:fldCharType="begin"/>
        </w:r>
        <w:r>
          <w:rPr>
            <w:noProof/>
            <w:webHidden/>
          </w:rPr>
          <w:instrText xml:space="preserve"> PAGEREF _Toc512193238 \h </w:instrText>
        </w:r>
        <w:r>
          <w:rPr>
            <w:noProof/>
            <w:webHidden/>
          </w:rPr>
        </w:r>
      </w:ins>
      <w:r>
        <w:rPr>
          <w:noProof/>
          <w:webHidden/>
        </w:rPr>
        <w:fldChar w:fldCharType="separate"/>
      </w:r>
      <w:ins w:id="693" w:author=" " w:date="2018-04-22T20:44:00Z">
        <w:r>
          <w:rPr>
            <w:noProof/>
            <w:webHidden/>
          </w:rPr>
          <w:t>59</w:t>
        </w:r>
        <w:r>
          <w:rPr>
            <w:noProof/>
            <w:webHidden/>
          </w:rPr>
          <w:fldChar w:fldCharType="end"/>
        </w:r>
        <w:r w:rsidRPr="00EC1C61">
          <w:rPr>
            <w:rStyle w:val="a8"/>
            <w:noProof/>
          </w:rPr>
          <w:fldChar w:fldCharType="end"/>
        </w:r>
      </w:ins>
    </w:p>
    <w:p w14:paraId="4C0730E4" w14:textId="34510534" w:rsidR="00DD591C" w:rsidDel="0026480C" w:rsidRDefault="00DD591C">
      <w:pPr>
        <w:pStyle w:val="af"/>
        <w:tabs>
          <w:tab w:val="right" w:leader="dot" w:pos="9016"/>
        </w:tabs>
        <w:rPr>
          <w:ins w:id="694" w:author="고광표" w:date="2018-04-19T19:07:00Z"/>
          <w:del w:id="695" w:author=" " w:date="2018-04-22T20:44:00Z"/>
          <w:rFonts w:eastAsiaTheme="minorEastAsia"/>
          <w:smallCaps w:val="0"/>
          <w:noProof/>
          <w:szCs w:val="22"/>
        </w:rPr>
      </w:pPr>
      <w:ins w:id="696" w:author="고광표" w:date="2018-04-19T19:07:00Z">
        <w:del w:id="697" w:author=" " w:date="2018-04-22T20:44:00Z">
          <w:r w:rsidRPr="0026480C" w:rsidDel="0026480C">
            <w:rPr>
              <w:rStyle w:val="a8"/>
              <w:noProof/>
              <w:rPrChange w:id="698" w:author=" " w:date="2018-04-22T20:44:00Z">
                <w:rPr>
                  <w:rStyle w:val="a8"/>
                  <w:noProof/>
                </w:rPr>
              </w:rPrChange>
            </w:rPr>
            <w:delText>그림 1. Be My Eyes 어플</w:delText>
          </w:r>
          <w:r w:rsidDel="0026480C">
            <w:rPr>
              <w:noProof/>
              <w:webHidden/>
            </w:rPr>
            <w:tab/>
          </w:r>
        </w:del>
      </w:ins>
      <w:ins w:id="699" w:author="고광표" w:date="2018-04-19T19:08:00Z">
        <w:del w:id="700" w:author=" " w:date="2018-04-22T20:44:00Z">
          <w:r w:rsidR="004E1911" w:rsidDel="0026480C">
            <w:rPr>
              <w:noProof/>
              <w:webHidden/>
            </w:rPr>
            <w:delText>10</w:delText>
          </w:r>
        </w:del>
      </w:ins>
    </w:p>
    <w:p w14:paraId="4AEB7019" w14:textId="382F6FCA" w:rsidR="00DD591C" w:rsidDel="0026480C" w:rsidRDefault="00DD591C">
      <w:pPr>
        <w:pStyle w:val="af"/>
        <w:tabs>
          <w:tab w:val="right" w:leader="dot" w:pos="9016"/>
        </w:tabs>
        <w:rPr>
          <w:ins w:id="701" w:author="고광표" w:date="2018-04-19T19:07:00Z"/>
          <w:del w:id="702" w:author=" " w:date="2018-04-22T20:44:00Z"/>
          <w:rFonts w:eastAsiaTheme="minorEastAsia"/>
          <w:smallCaps w:val="0"/>
          <w:noProof/>
          <w:szCs w:val="22"/>
        </w:rPr>
      </w:pPr>
      <w:ins w:id="703" w:author="고광표" w:date="2018-04-19T19:07:00Z">
        <w:del w:id="704" w:author=" " w:date="2018-04-22T20:44:00Z">
          <w:r w:rsidRPr="0026480C" w:rsidDel="0026480C">
            <w:rPr>
              <w:rStyle w:val="a8"/>
              <w:noProof/>
              <w:rPrChange w:id="705" w:author=" " w:date="2018-04-22T20:44:00Z">
                <w:rPr>
                  <w:rStyle w:val="a8"/>
                  <w:noProof/>
                </w:rPr>
              </w:rPrChange>
            </w:rPr>
            <w:delText>그림 2. 1365 자원 봉사 포털</w:delText>
          </w:r>
          <w:r w:rsidDel="0026480C">
            <w:rPr>
              <w:noProof/>
              <w:webHidden/>
            </w:rPr>
            <w:tab/>
          </w:r>
        </w:del>
      </w:ins>
      <w:ins w:id="706" w:author="고광표" w:date="2018-04-19T19:08:00Z">
        <w:del w:id="707" w:author=" " w:date="2018-04-22T20:44:00Z">
          <w:r w:rsidR="004E1911" w:rsidDel="0026480C">
            <w:rPr>
              <w:noProof/>
              <w:webHidden/>
            </w:rPr>
            <w:delText>10</w:delText>
          </w:r>
        </w:del>
      </w:ins>
    </w:p>
    <w:p w14:paraId="45383DAF" w14:textId="599C8450" w:rsidR="00DD591C" w:rsidDel="0026480C" w:rsidRDefault="00DD591C">
      <w:pPr>
        <w:pStyle w:val="af"/>
        <w:tabs>
          <w:tab w:val="right" w:leader="dot" w:pos="9016"/>
        </w:tabs>
        <w:rPr>
          <w:ins w:id="708" w:author="고광표" w:date="2018-04-19T19:07:00Z"/>
          <w:del w:id="709" w:author=" " w:date="2018-04-22T20:44:00Z"/>
          <w:rFonts w:eastAsiaTheme="minorEastAsia"/>
          <w:smallCaps w:val="0"/>
          <w:noProof/>
          <w:szCs w:val="22"/>
        </w:rPr>
      </w:pPr>
      <w:ins w:id="710" w:author="고광표" w:date="2018-04-19T19:07:00Z">
        <w:del w:id="711" w:author=" " w:date="2018-04-22T20:44:00Z">
          <w:r w:rsidRPr="0026480C" w:rsidDel="0026480C">
            <w:rPr>
              <w:rStyle w:val="a8"/>
              <w:noProof/>
              <w:rPrChange w:id="712" w:author=" " w:date="2018-04-22T20:44:00Z">
                <w:rPr>
                  <w:rStyle w:val="a8"/>
                  <w:noProof/>
                </w:rPr>
              </w:rPrChange>
            </w:rPr>
            <w:delText>그림 3. 사회 복지 자원 봉사 어플</w:delText>
          </w:r>
          <w:r w:rsidDel="0026480C">
            <w:rPr>
              <w:noProof/>
              <w:webHidden/>
            </w:rPr>
            <w:tab/>
          </w:r>
        </w:del>
      </w:ins>
      <w:ins w:id="713" w:author="고광표" w:date="2018-04-19T19:08:00Z">
        <w:del w:id="714" w:author=" " w:date="2018-04-22T20:44:00Z">
          <w:r w:rsidR="004E1911" w:rsidDel="0026480C">
            <w:rPr>
              <w:noProof/>
              <w:webHidden/>
            </w:rPr>
            <w:delText>11</w:delText>
          </w:r>
        </w:del>
      </w:ins>
    </w:p>
    <w:p w14:paraId="19A32ACF" w14:textId="548BD153" w:rsidR="00DD591C" w:rsidDel="0026480C" w:rsidRDefault="00DD591C">
      <w:pPr>
        <w:pStyle w:val="af"/>
        <w:tabs>
          <w:tab w:val="right" w:leader="dot" w:pos="9016"/>
        </w:tabs>
        <w:rPr>
          <w:ins w:id="715" w:author="고광표" w:date="2018-04-19T19:07:00Z"/>
          <w:del w:id="716" w:author=" " w:date="2018-04-22T20:44:00Z"/>
          <w:rFonts w:eastAsiaTheme="minorEastAsia"/>
          <w:smallCaps w:val="0"/>
          <w:noProof/>
          <w:szCs w:val="22"/>
        </w:rPr>
      </w:pPr>
      <w:ins w:id="717" w:author="고광표" w:date="2018-04-19T19:07:00Z">
        <w:del w:id="718" w:author=" " w:date="2018-04-22T20:44:00Z">
          <w:r w:rsidRPr="0026480C" w:rsidDel="0026480C">
            <w:rPr>
              <w:rStyle w:val="a8"/>
              <w:noProof/>
              <w:rPrChange w:id="719" w:author=" " w:date="2018-04-22T20:44:00Z">
                <w:rPr>
                  <w:rStyle w:val="a8"/>
                  <w:noProof/>
                </w:rPr>
              </w:rPrChange>
            </w:rPr>
            <w:delText>그림 4. APNs</w:delText>
          </w:r>
          <w:r w:rsidDel="0026480C">
            <w:rPr>
              <w:noProof/>
              <w:webHidden/>
            </w:rPr>
            <w:tab/>
          </w:r>
        </w:del>
      </w:ins>
      <w:ins w:id="720" w:author="고광표" w:date="2018-04-19T19:08:00Z">
        <w:del w:id="721" w:author=" " w:date="2018-04-22T20:44:00Z">
          <w:r w:rsidR="004E1911" w:rsidDel="0026480C">
            <w:rPr>
              <w:noProof/>
              <w:webHidden/>
            </w:rPr>
            <w:delText>12</w:delText>
          </w:r>
        </w:del>
      </w:ins>
    </w:p>
    <w:p w14:paraId="23ADFE93" w14:textId="512AD08B" w:rsidR="00DD591C" w:rsidDel="0026480C" w:rsidRDefault="00DD591C">
      <w:pPr>
        <w:pStyle w:val="af"/>
        <w:tabs>
          <w:tab w:val="right" w:leader="dot" w:pos="9016"/>
        </w:tabs>
        <w:rPr>
          <w:ins w:id="722" w:author="고광표" w:date="2018-04-19T19:07:00Z"/>
          <w:del w:id="723" w:author=" " w:date="2018-04-22T20:44:00Z"/>
          <w:rFonts w:eastAsiaTheme="minorEastAsia"/>
          <w:smallCaps w:val="0"/>
          <w:noProof/>
          <w:szCs w:val="22"/>
        </w:rPr>
      </w:pPr>
      <w:ins w:id="724" w:author="고광표" w:date="2018-04-19T19:07:00Z">
        <w:del w:id="725" w:author=" " w:date="2018-04-22T20:44:00Z">
          <w:r w:rsidRPr="0026480C" w:rsidDel="0026480C">
            <w:rPr>
              <w:rStyle w:val="a8"/>
              <w:noProof/>
              <w:rPrChange w:id="726" w:author=" " w:date="2018-04-22T20:44:00Z">
                <w:rPr>
                  <w:rStyle w:val="a8"/>
                  <w:noProof/>
                </w:rPr>
              </w:rPrChange>
            </w:rPr>
            <w:delText>그림 5. GDM</w:delText>
          </w:r>
          <w:r w:rsidDel="0026480C">
            <w:rPr>
              <w:noProof/>
              <w:webHidden/>
            </w:rPr>
            <w:tab/>
          </w:r>
        </w:del>
      </w:ins>
      <w:ins w:id="727" w:author="고광표" w:date="2018-04-19T19:08:00Z">
        <w:del w:id="728" w:author=" " w:date="2018-04-22T20:44:00Z">
          <w:r w:rsidR="004E1911" w:rsidDel="0026480C">
            <w:rPr>
              <w:noProof/>
              <w:webHidden/>
            </w:rPr>
            <w:delText>13</w:delText>
          </w:r>
        </w:del>
      </w:ins>
    </w:p>
    <w:p w14:paraId="650C09CB" w14:textId="20FD5F56" w:rsidR="00DD591C" w:rsidDel="0026480C" w:rsidRDefault="00DD591C">
      <w:pPr>
        <w:pStyle w:val="af"/>
        <w:tabs>
          <w:tab w:val="right" w:leader="dot" w:pos="9016"/>
        </w:tabs>
        <w:rPr>
          <w:ins w:id="729" w:author="고광표" w:date="2018-04-19T19:07:00Z"/>
          <w:del w:id="730" w:author=" " w:date="2018-04-22T20:44:00Z"/>
          <w:rFonts w:eastAsiaTheme="minorEastAsia"/>
          <w:smallCaps w:val="0"/>
          <w:noProof/>
          <w:szCs w:val="22"/>
        </w:rPr>
      </w:pPr>
      <w:ins w:id="731" w:author="고광표" w:date="2018-04-19T19:07:00Z">
        <w:del w:id="732" w:author=" " w:date="2018-04-22T20:44:00Z">
          <w:r w:rsidRPr="0026480C" w:rsidDel="0026480C">
            <w:rPr>
              <w:rStyle w:val="a8"/>
              <w:noProof/>
              <w:rPrChange w:id="733" w:author=" " w:date="2018-04-22T20:44:00Z">
                <w:rPr>
                  <w:rStyle w:val="a8"/>
                  <w:noProof/>
                </w:rPr>
              </w:rPrChange>
            </w:rPr>
            <w:delText>그림 6. MPNs</w:delText>
          </w:r>
          <w:r w:rsidDel="0026480C">
            <w:rPr>
              <w:noProof/>
              <w:webHidden/>
            </w:rPr>
            <w:tab/>
          </w:r>
        </w:del>
      </w:ins>
      <w:ins w:id="734" w:author="고광표" w:date="2018-04-19T19:08:00Z">
        <w:del w:id="735" w:author=" " w:date="2018-04-22T20:44:00Z">
          <w:r w:rsidR="004E1911" w:rsidDel="0026480C">
            <w:rPr>
              <w:noProof/>
              <w:webHidden/>
            </w:rPr>
            <w:delText>14</w:delText>
          </w:r>
        </w:del>
      </w:ins>
    </w:p>
    <w:p w14:paraId="19E09A06" w14:textId="2C35D5D0" w:rsidR="00DD591C" w:rsidDel="0026480C" w:rsidRDefault="00DD591C">
      <w:pPr>
        <w:pStyle w:val="af"/>
        <w:tabs>
          <w:tab w:val="right" w:leader="dot" w:pos="9016"/>
        </w:tabs>
        <w:rPr>
          <w:ins w:id="736" w:author="고광표" w:date="2018-04-19T19:07:00Z"/>
          <w:del w:id="737" w:author=" " w:date="2018-04-22T20:44:00Z"/>
          <w:rFonts w:eastAsiaTheme="minorEastAsia"/>
          <w:smallCaps w:val="0"/>
          <w:noProof/>
          <w:szCs w:val="22"/>
        </w:rPr>
      </w:pPr>
      <w:ins w:id="738" w:author="고광표" w:date="2018-04-19T19:07:00Z">
        <w:del w:id="739" w:author=" " w:date="2018-04-22T20:44:00Z">
          <w:r w:rsidRPr="0026480C" w:rsidDel="0026480C">
            <w:rPr>
              <w:rStyle w:val="a8"/>
              <w:noProof/>
              <w:rPrChange w:id="740" w:author=" " w:date="2018-04-22T20:44:00Z">
                <w:rPr>
                  <w:rStyle w:val="a8"/>
                  <w:noProof/>
                </w:rPr>
              </w:rPrChange>
            </w:rPr>
            <w:delText>그림 7. Use Case Diagram</w:delText>
          </w:r>
          <w:r w:rsidDel="0026480C">
            <w:rPr>
              <w:noProof/>
              <w:webHidden/>
            </w:rPr>
            <w:tab/>
          </w:r>
        </w:del>
      </w:ins>
      <w:ins w:id="741" w:author="고광표" w:date="2018-04-19T19:08:00Z">
        <w:del w:id="742" w:author=" " w:date="2018-04-22T20:44:00Z">
          <w:r w:rsidR="004E1911" w:rsidDel="0026480C">
            <w:rPr>
              <w:noProof/>
              <w:webHidden/>
            </w:rPr>
            <w:delText>16</w:delText>
          </w:r>
        </w:del>
      </w:ins>
    </w:p>
    <w:p w14:paraId="58819386" w14:textId="5AED1687" w:rsidR="00DD591C" w:rsidDel="0026480C" w:rsidRDefault="00DD591C">
      <w:pPr>
        <w:pStyle w:val="af"/>
        <w:tabs>
          <w:tab w:val="right" w:leader="dot" w:pos="9016"/>
        </w:tabs>
        <w:rPr>
          <w:ins w:id="743" w:author="고광표" w:date="2018-04-19T19:07:00Z"/>
          <w:del w:id="744" w:author=" " w:date="2018-04-22T20:44:00Z"/>
          <w:rFonts w:eastAsiaTheme="minorEastAsia"/>
          <w:smallCaps w:val="0"/>
          <w:noProof/>
          <w:szCs w:val="22"/>
        </w:rPr>
      </w:pPr>
      <w:ins w:id="745" w:author="고광표" w:date="2018-04-19T19:07:00Z">
        <w:del w:id="746" w:author=" " w:date="2018-04-22T20:44:00Z">
          <w:r w:rsidRPr="0026480C" w:rsidDel="0026480C">
            <w:rPr>
              <w:rStyle w:val="a8"/>
              <w:noProof/>
              <w:rPrChange w:id="747" w:author=" " w:date="2018-04-22T20:44:00Z">
                <w:rPr>
                  <w:rStyle w:val="a8"/>
                  <w:noProof/>
                </w:rPr>
              </w:rPrChange>
            </w:rPr>
            <w:delText>그림 8. 초기 화면</w:delText>
          </w:r>
          <w:r w:rsidDel="0026480C">
            <w:rPr>
              <w:noProof/>
              <w:webHidden/>
            </w:rPr>
            <w:tab/>
          </w:r>
        </w:del>
      </w:ins>
      <w:ins w:id="748" w:author="고광표" w:date="2018-04-19T19:08:00Z">
        <w:del w:id="749" w:author=" " w:date="2018-04-22T20:44:00Z">
          <w:r w:rsidR="004E1911" w:rsidDel="0026480C">
            <w:rPr>
              <w:noProof/>
              <w:webHidden/>
            </w:rPr>
            <w:delText>31</w:delText>
          </w:r>
        </w:del>
      </w:ins>
    </w:p>
    <w:p w14:paraId="7E05501F" w14:textId="2F3F6CAB" w:rsidR="00DD591C" w:rsidDel="0026480C" w:rsidRDefault="00DD591C">
      <w:pPr>
        <w:pStyle w:val="af"/>
        <w:tabs>
          <w:tab w:val="right" w:leader="dot" w:pos="9016"/>
        </w:tabs>
        <w:rPr>
          <w:ins w:id="750" w:author="고광표" w:date="2018-04-19T19:07:00Z"/>
          <w:del w:id="751" w:author=" " w:date="2018-04-22T20:44:00Z"/>
          <w:rFonts w:eastAsiaTheme="minorEastAsia"/>
          <w:smallCaps w:val="0"/>
          <w:noProof/>
          <w:szCs w:val="22"/>
        </w:rPr>
      </w:pPr>
      <w:ins w:id="752" w:author="고광표" w:date="2018-04-19T19:07:00Z">
        <w:del w:id="753" w:author=" " w:date="2018-04-22T20:44:00Z">
          <w:r w:rsidRPr="0026480C" w:rsidDel="0026480C">
            <w:rPr>
              <w:rStyle w:val="a8"/>
              <w:noProof/>
              <w:rPrChange w:id="754" w:author=" " w:date="2018-04-22T20:44:00Z">
                <w:rPr>
                  <w:rStyle w:val="a8"/>
                  <w:noProof/>
                </w:rPr>
              </w:rPrChange>
            </w:rPr>
            <w:delText>그림 9. Helpee 메인 페이지</w:delText>
          </w:r>
          <w:r w:rsidDel="0026480C">
            <w:rPr>
              <w:noProof/>
              <w:webHidden/>
            </w:rPr>
            <w:tab/>
          </w:r>
        </w:del>
      </w:ins>
      <w:ins w:id="755" w:author="고광표" w:date="2018-04-19T19:08:00Z">
        <w:del w:id="756" w:author=" " w:date="2018-04-22T20:44:00Z">
          <w:r w:rsidR="004E1911" w:rsidDel="0026480C">
            <w:rPr>
              <w:noProof/>
              <w:webHidden/>
            </w:rPr>
            <w:delText>32</w:delText>
          </w:r>
        </w:del>
      </w:ins>
    </w:p>
    <w:p w14:paraId="2CDFAA4D" w14:textId="13EACA08" w:rsidR="00DD591C" w:rsidDel="0026480C" w:rsidRDefault="00DD591C">
      <w:pPr>
        <w:pStyle w:val="af"/>
        <w:tabs>
          <w:tab w:val="right" w:leader="dot" w:pos="9016"/>
        </w:tabs>
        <w:rPr>
          <w:ins w:id="757" w:author="고광표" w:date="2018-04-19T19:07:00Z"/>
          <w:del w:id="758" w:author=" " w:date="2018-04-22T20:44:00Z"/>
          <w:rFonts w:eastAsiaTheme="minorEastAsia"/>
          <w:smallCaps w:val="0"/>
          <w:noProof/>
          <w:szCs w:val="22"/>
        </w:rPr>
      </w:pPr>
      <w:ins w:id="759" w:author="고광표" w:date="2018-04-19T19:07:00Z">
        <w:del w:id="760" w:author=" " w:date="2018-04-22T20:44:00Z">
          <w:r w:rsidRPr="0026480C" w:rsidDel="0026480C">
            <w:rPr>
              <w:rStyle w:val="a8"/>
              <w:noProof/>
              <w:rPrChange w:id="761" w:author=" " w:date="2018-04-22T20:44:00Z">
                <w:rPr>
                  <w:rStyle w:val="a8"/>
                  <w:noProof/>
                </w:rPr>
              </w:rPrChange>
            </w:rPr>
            <w:delText>그림 10. Helpee 봉사 신청 페이지</w:delText>
          </w:r>
          <w:r w:rsidDel="0026480C">
            <w:rPr>
              <w:noProof/>
              <w:webHidden/>
            </w:rPr>
            <w:tab/>
          </w:r>
        </w:del>
      </w:ins>
      <w:ins w:id="762" w:author="고광표" w:date="2018-04-19T19:08:00Z">
        <w:del w:id="763" w:author=" " w:date="2018-04-22T20:44:00Z">
          <w:r w:rsidR="004E1911" w:rsidDel="0026480C">
            <w:rPr>
              <w:noProof/>
              <w:webHidden/>
            </w:rPr>
            <w:delText>32</w:delText>
          </w:r>
        </w:del>
      </w:ins>
    </w:p>
    <w:p w14:paraId="1B951B53" w14:textId="3436A50C" w:rsidR="00DD591C" w:rsidDel="0026480C" w:rsidRDefault="00DD591C">
      <w:pPr>
        <w:pStyle w:val="af"/>
        <w:tabs>
          <w:tab w:val="right" w:leader="dot" w:pos="9016"/>
        </w:tabs>
        <w:rPr>
          <w:ins w:id="764" w:author="고광표" w:date="2018-04-19T19:07:00Z"/>
          <w:del w:id="765" w:author=" " w:date="2018-04-22T20:44:00Z"/>
          <w:rFonts w:eastAsiaTheme="minorEastAsia"/>
          <w:smallCaps w:val="0"/>
          <w:noProof/>
          <w:szCs w:val="22"/>
        </w:rPr>
      </w:pPr>
      <w:ins w:id="766" w:author="고광표" w:date="2018-04-19T19:07:00Z">
        <w:del w:id="767" w:author=" " w:date="2018-04-22T20:44:00Z">
          <w:r w:rsidRPr="0026480C" w:rsidDel="0026480C">
            <w:rPr>
              <w:rStyle w:val="a8"/>
              <w:noProof/>
              <w:rPrChange w:id="768" w:author=" " w:date="2018-04-22T20:44:00Z">
                <w:rPr>
                  <w:rStyle w:val="a8"/>
                  <w:noProof/>
                </w:rPr>
              </w:rPrChange>
            </w:rPr>
            <w:delText>그림 11. Helpee가 봉사 2 신청 후 메인 페이지</w:delText>
          </w:r>
          <w:r w:rsidDel="0026480C">
            <w:rPr>
              <w:noProof/>
              <w:webHidden/>
            </w:rPr>
            <w:tab/>
          </w:r>
        </w:del>
      </w:ins>
      <w:ins w:id="769" w:author="고광표" w:date="2018-04-19T19:08:00Z">
        <w:del w:id="770" w:author=" " w:date="2018-04-22T20:44:00Z">
          <w:r w:rsidR="004E1911" w:rsidDel="0026480C">
            <w:rPr>
              <w:noProof/>
              <w:webHidden/>
            </w:rPr>
            <w:delText>33</w:delText>
          </w:r>
        </w:del>
      </w:ins>
    </w:p>
    <w:p w14:paraId="42460057" w14:textId="2E2FE950" w:rsidR="00DD591C" w:rsidDel="0026480C" w:rsidRDefault="00DD591C">
      <w:pPr>
        <w:pStyle w:val="af"/>
        <w:tabs>
          <w:tab w:val="right" w:leader="dot" w:pos="9016"/>
        </w:tabs>
        <w:rPr>
          <w:ins w:id="771" w:author="고광표" w:date="2018-04-19T19:07:00Z"/>
          <w:del w:id="772" w:author=" " w:date="2018-04-22T20:44:00Z"/>
          <w:rFonts w:eastAsiaTheme="minorEastAsia"/>
          <w:smallCaps w:val="0"/>
          <w:noProof/>
          <w:szCs w:val="22"/>
        </w:rPr>
      </w:pPr>
      <w:ins w:id="773" w:author="고광표" w:date="2018-04-19T19:07:00Z">
        <w:del w:id="774" w:author=" " w:date="2018-04-22T20:44:00Z">
          <w:r w:rsidRPr="0026480C" w:rsidDel="0026480C">
            <w:rPr>
              <w:rStyle w:val="a8"/>
              <w:noProof/>
              <w:rPrChange w:id="775" w:author=" " w:date="2018-04-22T20:44:00Z">
                <w:rPr>
                  <w:rStyle w:val="a8"/>
                  <w:noProof/>
                </w:rPr>
              </w:rPrChange>
            </w:rPr>
            <w:delText>그림 12. 봉사 신청 후 근처 Helper 알림</w:delText>
          </w:r>
          <w:r w:rsidDel="0026480C">
            <w:rPr>
              <w:noProof/>
              <w:webHidden/>
            </w:rPr>
            <w:tab/>
          </w:r>
        </w:del>
      </w:ins>
      <w:ins w:id="776" w:author="고광표" w:date="2018-04-19T19:08:00Z">
        <w:del w:id="777" w:author=" " w:date="2018-04-22T20:44:00Z">
          <w:r w:rsidR="004E1911" w:rsidDel="0026480C">
            <w:rPr>
              <w:noProof/>
              <w:webHidden/>
            </w:rPr>
            <w:delText>34</w:delText>
          </w:r>
        </w:del>
      </w:ins>
    </w:p>
    <w:p w14:paraId="1287E47F" w14:textId="3410269E" w:rsidR="00DD591C" w:rsidDel="0026480C" w:rsidRDefault="00DD591C">
      <w:pPr>
        <w:pStyle w:val="af"/>
        <w:tabs>
          <w:tab w:val="right" w:leader="dot" w:pos="9016"/>
        </w:tabs>
        <w:rPr>
          <w:ins w:id="778" w:author="고광표" w:date="2018-04-19T19:07:00Z"/>
          <w:del w:id="779" w:author=" " w:date="2018-04-22T20:44:00Z"/>
          <w:rFonts w:eastAsiaTheme="minorEastAsia"/>
          <w:smallCaps w:val="0"/>
          <w:noProof/>
          <w:szCs w:val="22"/>
        </w:rPr>
      </w:pPr>
      <w:ins w:id="780" w:author="고광표" w:date="2018-04-19T19:07:00Z">
        <w:del w:id="781" w:author=" " w:date="2018-04-22T20:44:00Z">
          <w:r w:rsidRPr="0026480C" w:rsidDel="0026480C">
            <w:rPr>
              <w:rStyle w:val="a8"/>
              <w:noProof/>
              <w:rPrChange w:id="782" w:author=" " w:date="2018-04-22T20:44:00Z">
                <w:rPr>
                  <w:rStyle w:val="a8"/>
                  <w:noProof/>
                </w:rPr>
              </w:rPrChange>
            </w:rPr>
            <w:delText>그림 13. Helper 메인 페이지</w:delText>
          </w:r>
          <w:r w:rsidDel="0026480C">
            <w:rPr>
              <w:noProof/>
              <w:webHidden/>
            </w:rPr>
            <w:tab/>
          </w:r>
        </w:del>
      </w:ins>
      <w:ins w:id="783" w:author="고광표" w:date="2018-04-19T19:08:00Z">
        <w:del w:id="784" w:author=" " w:date="2018-04-22T20:44:00Z">
          <w:r w:rsidR="004E1911" w:rsidDel="0026480C">
            <w:rPr>
              <w:noProof/>
              <w:webHidden/>
            </w:rPr>
            <w:delText>34</w:delText>
          </w:r>
        </w:del>
      </w:ins>
    </w:p>
    <w:p w14:paraId="02559C48" w14:textId="43313A4D" w:rsidR="00DD591C" w:rsidDel="0026480C" w:rsidRDefault="00DD591C">
      <w:pPr>
        <w:pStyle w:val="af"/>
        <w:tabs>
          <w:tab w:val="right" w:leader="dot" w:pos="9016"/>
        </w:tabs>
        <w:rPr>
          <w:ins w:id="785" w:author="고광표" w:date="2018-04-19T19:07:00Z"/>
          <w:del w:id="786" w:author=" " w:date="2018-04-22T20:44:00Z"/>
          <w:rFonts w:eastAsiaTheme="minorEastAsia"/>
          <w:smallCaps w:val="0"/>
          <w:noProof/>
          <w:szCs w:val="22"/>
        </w:rPr>
      </w:pPr>
      <w:ins w:id="787" w:author="고광표" w:date="2018-04-19T19:07:00Z">
        <w:del w:id="788" w:author=" " w:date="2018-04-22T20:44:00Z">
          <w:r w:rsidRPr="0026480C" w:rsidDel="0026480C">
            <w:rPr>
              <w:rStyle w:val="a8"/>
              <w:noProof/>
              <w:rPrChange w:id="789" w:author=" " w:date="2018-04-22T20:44:00Z">
                <w:rPr>
                  <w:rStyle w:val="a8"/>
                  <w:noProof/>
                </w:rPr>
              </w:rPrChange>
            </w:rPr>
            <w:delText>그림 14. Helper 주변 봉사 검색 페이지</w:delText>
          </w:r>
          <w:r w:rsidDel="0026480C">
            <w:rPr>
              <w:noProof/>
              <w:webHidden/>
            </w:rPr>
            <w:tab/>
          </w:r>
        </w:del>
      </w:ins>
      <w:ins w:id="790" w:author="고광표" w:date="2018-04-19T19:08:00Z">
        <w:del w:id="791" w:author=" " w:date="2018-04-22T20:44:00Z">
          <w:r w:rsidR="004E1911" w:rsidDel="0026480C">
            <w:rPr>
              <w:noProof/>
              <w:webHidden/>
            </w:rPr>
            <w:delText>35</w:delText>
          </w:r>
        </w:del>
      </w:ins>
    </w:p>
    <w:p w14:paraId="295915DA" w14:textId="7CA980C3" w:rsidR="00DD591C" w:rsidDel="0026480C" w:rsidRDefault="00DD591C">
      <w:pPr>
        <w:pStyle w:val="af"/>
        <w:tabs>
          <w:tab w:val="right" w:leader="dot" w:pos="9016"/>
        </w:tabs>
        <w:rPr>
          <w:ins w:id="792" w:author="고광표" w:date="2018-04-19T19:07:00Z"/>
          <w:del w:id="793" w:author=" " w:date="2018-04-22T20:44:00Z"/>
          <w:rFonts w:eastAsiaTheme="minorEastAsia"/>
          <w:smallCaps w:val="0"/>
          <w:noProof/>
          <w:szCs w:val="22"/>
        </w:rPr>
      </w:pPr>
      <w:ins w:id="794" w:author="고광표" w:date="2018-04-19T19:07:00Z">
        <w:del w:id="795" w:author=" " w:date="2018-04-22T20:44:00Z">
          <w:r w:rsidRPr="0026480C" w:rsidDel="0026480C">
            <w:rPr>
              <w:rStyle w:val="a8"/>
              <w:noProof/>
              <w:rPrChange w:id="796" w:author=" " w:date="2018-04-22T20:44:00Z">
                <w:rPr>
                  <w:rStyle w:val="a8"/>
                  <w:noProof/>
                </w:rPr>
              </w:rPrChange>
            </w:rPr>
            <w:delText>그림 15. Helper 근처 봉사 조회</w:delText>
          </w:r>
          <w:r w:rsidDel="0026480C">
            <w:rPr>
              <w:noProof/>
              <w:webHidden/>
            </w:rPr>
            <w:tab/>
          </w:r>
        </w:del>
      </w:ins>
      <w:ins w:id="797" w:author="고광표" w:date="2018-04-19T19:08:00Z">
        <w:del w:id="798" w:author=" " w:date="2018-04-22T20:44:00Z">
          <w:r w:rsidR="004E1911" w:rsidDel="0026480C">
            <w:rPr>
              <w:noProof/>
              <w:webHidden/>
            </w:rPr>
            <w:delText>35</w:delText>
          </w:r>
        </w:del>
      </w:ins>
    </w:p>
    <w:p w14:paraId="59A81FAB" w14:textId="797E3671" w:rsidR="00DD591C" w:rsidDel="0026480C" w:rsidRDefault="00DD591C">
      <w:pPr>
        <w:pStyle w:val="af"/>
        <w:tabs>
          <w:tab w:val="right" w:leader="dot" w:pos="9016"/>
        </w:tabs>
        <w:rPr>
          <w:ins w:id="799" w:author="고광표" w:date="2018-04-19T19:07:00Z"/>
          <w:del w:id="800" w:author=" " w:date="2018-04-22T20:44:00Z"/>
          <w:rFonts w:eastAsiaTheme="minorEastAsia"/>
          <w:smallCaps w:val="0"/>
          <w:noProof/>
          <w:szCs w:val="22"/>
        </w:rPr>
      </w:pPr>
      <w:ins w:id="801" w:author="고광표" w:date="2018-04-19T19:07:00Z">
        <w:del w:id="802" w:author=" " w:date="2018-04-22T20:44:00Z">
          <w:r w:rsidRPr="0026480C" w:rsidDel="0026480C">
            <w:rPr>
              <w:rStyle w:val="a8"/>
              <w:noProof/>
              <w:rPrChange w:id="803" w:author=" " w:date="2018-04-22T20:44:00Z">
                <w:rPr>
                  <w:rStyle w:val="a8"/>
                  <w:noProof/>
                </w:rPr>
              </w:rPrChange>
            </w:rPr>
            <w:delText>그림 16. Helper 봉사 신청</w:delText>
          </w:r>
          <w:r w:rsidDel="0026480C">
            <w:rPr>
              <w:noProof/>
              <w:webHidden/>
            </w:rPr>
            <w:tab/>
          </w:r>
        </w:del>
      </w:ins>
      <w:ins w:id="804" w:author="고광표" w:date="2018-04-19T19:08:00Z">
        <w:del w:id="805" w:author=" " w:date="2018-04-22T20:44:00Z">
          <w:r w:rsidR="004E1911" w:rsidDel="0026480C">
            <w:rPr>
              <w:noProof/>
              <w:webHidden/>
            </w:rPr>
            <w:delText>36</w:delText>
          </w:r>
        </w:del>
      </w:ins>
    </w:p>
    <w:p w14:paraId="21D3BAF0" w14:textId="6B3C01AC" w:rsidR="00DD591C" w:rsidDel="0026480C" w:rsidRDefault="00DD591C">
      <w:pPr>
        <w:pStyle w:val="af"/>
        <w:tabs>
          <w:tab w:val="right" w:leader="dot" w:pos="9016"/>
        </w:tabs>
        <w:rPr>
          <w:ins w:id="806" w:author="고광표" w:date="2018-04-19T19:07:00Z"/>
          <w:del w:id="807" w:author=" " w:date="2018-04-22T20:44:00Z"/>
          <w:rFonts w:eastAsiaTheme="minorEastAsia"/>
          <w:smallCaps w:val="0"/>
          <w:noProof/>
          <w:szCs w:val="22"/>
        </w:rPr>
      </w:pPr>
      <w:ins w:id="808" w:author="고광표" w:date="2018-04-19T19:07:00Z">
        <w:del w:id="809" w:author=" " w:date="2018-04-22T20:44:00Z">
          <w:r w:rsidRPr="0026480C" w:rsidDel="0026480C">
            <w:rPr>
              <w:rStyle w:val="a8"/>
              <w:noProof/>
              <w:rPrChange w:id="810" w:author=" " w:date="2018-04-22T20:44:00Z">
                <w:rPr>
                  <w:rStyle w:val="a8"/>
                  <w:noProof/>
                </w:rPr>
              </w:rPrChange>
            </w:rPr>
            <w:delText>그림 17. Helper 맞춤 봉사 검색 페이지</w:delText>
          </w:r>
          <w:r w:rsidDel="0026480C">
            <w:rPr>
              <w:noProof/>
              <w:webHidden/>
            </w:rPr>
            <w:tab/>
          </w:r>
        </w:del>
      </w:ins>
      <w:ins w:id="811" w:author="고광표" w:date="2018-04-19T19:08:00Z">
        <w:del w:id="812" w:author=" " w:date="2018-04-22T20:44:00Z">
          <w:r w:rsidR="004E1911" w:rsidDel="0026480C">
            <w:rPr>
              <w:noProof/>
              <w:webHidden/>
            </w:rPr>
            <w:delText>36</w:delText>
          </w:r>
        </w:del>
      </w:ins>
    </w:p>
    <w:p w14:paraId="52B75E88" w14:textId="7BE34B43" w:rsidR="00DD591C" w:rsidDel="0026480C" w:rsidRDefault="00DD591C">
      <w:pPr>
        <w:pStyle w:val="af"/>
        <w:tabs>
          <w:tab w:val="right" w:leader="dot" w:pos="9016"/>
        </w:tabs>
        <w:rPr>
          <w:ins w:id="813" w:author="고광표" w:date="2018-04-19T19:07:00Z"/>
          <w:del w:id="814" w:author=" " w:date="2018-04-22T20:44:00Z"/>
          <w:rFonts w:eastAsiaTheme="minorEastAsia"/>
          <w:smallCaps w:val="0"/>
          <w:noProof/>
          <w:szCs w:val="22"/>
        </w:rPr>
      </w:pPr>
      <w:ins w:id="815" w:author="고광표" w:date="2018-04-19T19:07:00Z">
        <w:del w:id="816" w:author=" " w:date="2018-04-22T20:44:00Z">
          <w:r w:rsidRPr="0026480C" w:rsidDel="0026480C">
            <w:rPr>
              <w:rStyle w:val="a8"/>
              <w:noProof/>
              <w:rPrChange w:id="817" w:author=" " w:date="2018-04-22T20:44:00Z">
                <w:rPr>
                  <w:rStyle w:val="a8"/>
                  <w:noProof/>
                </w:rPr>
              </w:rPrChange>
            </w:rPr>
            <w:delText>그림 18. Helper 맞춤 봉사 리스트 페이지</w:delText>
          </w:r>
          <w:r w:rsidDel="0026480C">
            <w:rPr>
              <w:noProof/>
              <w:webHidden/>
            </w:rPr>
            <w:tab/>
          </w:r>
        </w:del>
      </w:ins>
      <w:ins w:id="818" w:author="고광표" w:date="2018-04-19T19:08:00Z">
        <w:del w:id="819" w:author=" " w:date="2018-04-22T20:44:00Z">
          <w:r w:rsidR="004E1911" w:rsidDel="0026480C">
            <w:rPr>
              <w:noProof/>
              <w:webHidden/>
            </w:rPr>
            <w:delText>37</w:delText>
          </w:r>
        </w:del>
      </w:ins>
    </w:p>
    <w:p w14:paraId="5FB25CF9" w14:textId="542CDB4B" w:rsidR="00DD591C" w:rsidDel="0026480C" w:rsidRDefault="00DD591C">
      <w:pPr>
        <w:pStyle w:val="af"/>
        <w:tabs>
          <w:tab w:val="right" w:leader="dot" w:pos="9016"/>
        </w:tabs>
        <w:rPr>
          <w:ins w:id="820" w:author="고광표" w:date="2018-04-19T19:07:00Z"/>
          <w:del w:id="821" w:author=" " w:date="2018-04-22T20:44:00Z"/>
          <w:rFonts w:eastAsiaTheme="minorEastAsia"/>
          <w:smallCaps w:val="0"/>
          <w:noProof/>
          <w:szCs w:val="22"/>
        </w:rPr>
      </w:pPr>
      <w:ins w:id="822" w:author="고광표" w:date="2018-04-19T19:07:00Z">
        <w:del w:id="823" w:author=" " w:date="2018-04-22T20:44:00Z">
          <w:r w:rsidRPr="0026480C" w:rsidDel="0026480C">
            <w:rPr>
              <w:rStyle w:val="a8"/>
              <w:noProof/>
              <w:rPrChange w:id="824" w:author=" " w:date="2018-04-22T20:44:00Z">
                <w:rPr>
                  <w:rStyle w:val="a8"/>
                  <w:noProof/>
                </w:rPr>
              </w:rPrChange>
            </w:rPr>
            <w:delText>그림 19. Helpee 봉사 수락 알림</w:delText>
          </w:r>
          <w:r w:rsidDel="0026480C">
            <w:rPr>
              <w:noProof/>
              <w:webHidden/>
            </w:rPr>
            <w:tab/>
          </w:r>
        </w:del>
      </w:ins>
      <w:ins w:id="825" w:author="고광표" w:date="2018-04-19T19:08:00Z">
        <w:del w:id="826" w:author=" " w:date="2018-04-22T20:44:00Z">
          <w:r w:rsidR="004E1911" w:rsidDel="0026480C">
            <w:rPr>
              <w:noProof/>
              <w:webHidden/>
            </w:rPr>
            <w:delText>38</w:delText>
          </w:r>
        </w:del>
      </w:ins>
    </w:p>
    <w:p w14:paraId="58A5A6EE" w14:textId="7B15CFF9" w:rsidR="00DD591C" w:rsidDel="0026480C" w:rsidRDefault="00DD591C">
      <w:pPr>
        <w:pStyle w:val="af"/>
        <w:tabs>
          <w:tab w:val="right" w:leader="dot" w:pos="9016"/>
        </w:tabs>
        <w:rPr>
          <w:ins w:id="827" w:author="고광표" w:date="2018-04-19T19:07:00Z"/>
          <w:del w:id="828" w:author=" " w:date="2018-04-22T20:44:00Z"/>
          <w:rFonts w:eastAsiaTheme="minorEastAsia"/>
          <w:smallCaps w:val="0"/>
          <w:noProof/>
          <w:szCs w:val="22"/>
        </w:rPr>
      </w:pPr>
      <w:ins w:id="829" w:author="고광표" w:date="2018-04-19T19:07:00Z">
        <w:del w:id="830" w:author=" " w:date="2018-04-22T20:44:00Z">
          <w:r w:rsidRPr="0026480C" w:rsidDel="0026480C">
            <w:rPr>
              <w:rStyle w:val="a8"/>
              <w:noProof/>
              <w:rPrChange w:id="831" w:author=" " w:date="2018-04-22T20:44:00Z">
                <w:rPr>
                  <w:rStyle w:val="a8"/>
                  <w:noProof/>
                </w:rPr>
              </w:rPrChange>
            </w:rPr>
            <w:delText>그림 20. Helper가 봉사 지원한 후 Helpee 메인 페이지</w:delText>
          </w:r>
          <w:r w:rsidDel="0026480C">
            <w:rPr>
              <w:noProof/>
              <w:webHidden/>
            </w:rPr>
            <w:tab/>
          </w:r>
        </w:del>
      </w:ins>
      <w:ins w:id="832" w:author="고광표" w:date="2018-04-19T19:08:00Z">
        <w:del w:id="833" w:author=" " w:date="2018-04-22T20:44:00Z">
          <w:r w:rsidR="004E1911" w:rsidDel="0026480C">
            <w:rPr>
              <w:noProof/>
              <w:webHidden/>
            </w:rPr>
            <w:delText>38</w:delText>
          </w:r>
        </w:del>
      </w:ins>
    </w:p>
    <w:p w14:paraId="6601D692" w14:textId="729E4B49" w:rsidR="00DD591C" w:rsidDel="0026480C" w:rsidRDefault="00DD591C">
      <w:pPr>
        <w:pStyle w:val="af"/>
        <w:tabs>
          <w:tab w:val="right" w:leader="dot" w:pos="9016"/>
        </w:tabs>
        <w:rPr>
          <w:ins w:id="834" w:author="고광표" w:date="2018-04-19T19:07:00Z"/>
          <w:del w:id="835" w:author=" " w:date="2018-04-22T20:44:00Z"/>
          <w:rFonts w:eastAsiaTheme="minorEastAsia"/>
          <w:smallCaps w:val="0"/>
          <w:noProof/>
          <w:szCs w:val="22"/>
        </w:rPr>
      </w:pPr>
      <w:ins w:id="836" w:author="고광표" w:date="2018-04-19T19:07:00Z">
        <w:del w:id="837" w:author=" " w:date="2018-04-22T20:44:00Z">
          <w:r w:rsidRPr="0026480C" w:rsidDel="0026480C">
            <w:rPr>
              <w:rStyle w:val="a8"/>
              <w:noProof/>
              <w:rPrChange w:id="838" w:author=" " w:date="2018-04-22T20:44:00Z">
                <w:rPr>
                  <w:rStyle w:val="a8"/>
                  <w:noProof/>
                </w:rPr>
              </w:rPrChange>
            </w:rPr>
            <w:delText>그림 21. Helpee 봉사 수락 페이지</w:delText>
          </w:r>
          <w:r w:rsidDel="0026480C">
            <w:rPr>
              <w:noProof/>
              <w:webHidden/>
            </w:rPr>
            <w:tab/>
          </w:r>
        </w:del>
      </w:ins>
      <w:ins w:id="839" w:author="고광표" w:date="2018-04-19T19:08:00Z">
        <w:del w:id="840" w:author=" " w:date="2018-04-22T20:44:00Z">
          <w:r w:rsidR="004E1911" w:rsidDel="0026480C">
            <w:rPr>
              <w:noProof/>
              <w:webHidden/>
            </w:rPr>
            <w:delText>39</w:delText>
          </w:r>
        </w:del>
      </w:ins>
    </w:p>
    <w:p w14:paraId="6F917E45" w14:textId="235805C7" w:rsidR="00DD591C" w:rsidDel="0026480C" w:rsidRDefault="00DD591C">
      <w:pPr>
        <w:pStyle w:val="af"/>
        <w:tabs>
          <w:tab w:val="right" w:leader="dot" w:pos="9016"/>
        </w:tabs>
        <w:rPr>
          <w:ins w:id="841" w:author="고광표" w:date="2018-04-19T19:07:00Z"/>
          <w:del w:id="842" w:author=" " w:date="2018-04-22T20:44:00Z"/>
          <w:rFonts w:eastAsiaTheme="minorEastAsia"/>
          <w:smallCaps w:val="0"/>
          <w:noProof/>
          <w:szCs w:val="22"/>
        </w:rPr>
      </w:pPr>
      <w:ins w:id="843" w:author="고광표" w:date="2018-04-19T19:07:00Z">
        <w:del w:id="844" w:author=" " w:date="2018-04-22T20:44:00Z">
          <w:r w:rsidRPr="0026480C" w:rsidDel="0026480C">
            <w:rPr>
              <w:rStyle w:val="a8"/>
              <w:noProof/>
              <w:rPrChange w:id="845" w:author=" " w:date="2018-04-22T20:44:00Z">
                <w:rPr>
                  <w:rStyle w:val="a8"/>
                  <w:noProof/>
                </w:rPr>
              </w:rPrChange>
            </w:rPr>
            <w:delText>그림 22. Helper 매칭 완료 알림</w:delText>
          </w:r>
          <w:r w:rsidDel="0026480C">
            <w:rPr>
              <w:noProof/>
              <w:webHidden/>
            </w:rPr>
            <w:tab/>
          </w:r>
        </w:del>
      </w:ins>
      <w:ins w:id="846" w:author="고광표" w:date="2018-04-19T19:08:00Z">
        <w:del w:id="847" w:author=" " w:date="2018-04-22T20:44:00Z">
          <w:r w:rsidR="004E1911" w:rsidDel="0026480C">
            <w:rPr>
              <w:noProof/>
              <w:webHidden/>
            </w:rPr>
            <w:delText>39</w:delText>
          </w:r>
        </w:del>
      </w:ins>
    </w:p>
    <w:p w14:paraId="3BA61819" w14:textId="49AEBF9B" w:rsidR="00DD591C" w:rsidDel="0026480C" w:rsidRDefault="00DD591C">
      <w:pPr>
        <w:pStyle w:val="af"/>
        <w:tabs>
          <w:tab w:val="right" w:leader="dot" w:pos="9016"/>
        </w:tabs>
        <w:rPr>
          <w:ins w:id="848" w:author="고광표" w:date="2018-04-19T19:07:00Z"/>
          <w:del w:id="849" w:author=" " w:date="2018-04-22T20:44:00Z"/>
          <w:rFonts w:eastAsiaTheme="minorEastAsia"/>
          <w:smallCaps w:val="0"/>
          <w:noProof/>
          <w:szCs w:val="22"/>
        </w:rPr>
      </w:pPr>
      <w:ins w:id="850" w:author="고광표" w:date="2018-04-19T19:07:00Z">
        <w:del w:id="851" w:author=" " w:date="2018-04-22T20:44:00Z">
          <w:r w:rsidRPr="0026480C" w:rsidDel="0026480C">
            <w:rPr>
              <w:rStyle w:val="a8"/>
              <w:noProof/>
              <w:rPrChange w:id="852" w:author=" " w:date="2018-04-22T20:44:00Z">
                <w:rPr>
                  <w:rStyle w:val="a8"/>
                  <w:noProof/>
                </w:rPr>
              </w:rPrChange>
            </w:rPr>
            <w:delText>그림 23. Helper의 매칭 완료 후 메인 페이지</w:delText>
          </w:r>
          <w:r w:rsidDel="0026480C">
            <w:rPr>
              <w:noProof/>
              <w:webHidden/>
            </w:rPr>
            <w:tab/>
          </w:r>
        </w:del>
      </w:ins>
      <w:ins w:id="853" w:author="고광표" w:date="2018-04-19T19:08:00Z">
        <w:del w:id="854" w:author=" " w:date="2018-04-22T20:44:00Z">
          <w:r w:rsidR="004E1911" w:rsidDel="0026480C">
            <w:rPr>
              <w:noProof/>
              <w:webHidden/>
            </w:rPr>
            <w:delText>40</w:delText>
          </w:r>
        </w:del>
      </w:ins>
    </w:p>
    <w:p w14:paraId="6DF75ACF" w14:textId="48B6E33C" w:rsidR="00DD591C" w:rsidDel="0026480C" w:rsidRDefault="00DD591C">
      <w:pPr>
        <w:pStyle w:val="af"/>
        <w:tabs>
          <w:tab w:val="right" w:leader="dot" w:pos="9016"/>
        </w:tabs>
        <w:rPr>
          <w:ins w:id="855" w:author="고광표" w:date="2018-04-19T19:07:00Z"/>
          <w:del w:id="856" w:author=" " w:date="2018-04-22T20:44:00Z"/>
          <w:rFonts w:eastAsiaTheme="minorEastAsia"/>
          <w:smallCaps w:val="0"/>
          <w:noProof/>
          <w:szCs w:val="22"/>
        </w:rPr>
      </w:pPr>
      <w:ins w:id="857" w:author="고광표" w:date="2018-04-19T19:07:00Z">
        <w:del w:id="858" w:author=" " w:date="2018-04-22T20:44:00Z">
          <w:r w:rsidRPr="0026480C" w:rsidDel="0026480C">
            <w:rPr>
              <w:rStyle w:val="a8"/>
              <w:noProof/>
              <w:rPrChange w:id="859" w:author=" " w:date="2018-04-22T20:44:00Z">
                <w:rPr>
                  <w:rStyle w:val="a8"/>
                  <w:noProof/>
                </w:rPr>
              </w:rPrChange>
            </w:rPr>
            <w:delText>그림 24. Helper와 Helpee 봉사 시작 인증 페이지</w:delText>
          </w:r>
          <w:r w:rsidDel="0026480C">
            <w:rPr>
              <w:noProof/>
              <w:webHidden/>
            </w:rPr>
            <w:tab/>
          </w:r>
        </w:del>
      </w:ins>
      <w:ins w:id="860" w:author="고광표" w:date="2018-04-19T19:08:00Z">
        <w:del w:id="861" w:author=" " w:date="2018-04-22T20:44:00Z">
          <w:r w:rsidR="004E1911" w:rsidDel="0026480C">
            <w:rPr>
              <w:noProof/>
              <w:webHidden/>
            </w:rPr>
            <w:delText>41</w:delText>
          </w:r>
        </w:del>
      </w:ins>
    </w:p>
    <w:p w14:paraId="4563AE56" w14:textId="6B8B9D51" w:rsidR="00DD591C" w:rsidDel="0026480C" w:rsidRDefault="00DD591C">
      <w:pPr>
        <w:pStyle w:val="af"/>
        <w:tabs>
          <w:tab w:val="right" w:leader="dot" w:pos="9016"/>
        </w:tabs>
        <w:rPr>
          <w:ins w:id="862" w:author="고광표" w:date="2018-04-19T19:07:00Z"/>
          <w:del w:id="863" w:author=" " w:date="2018-04-22T20:44:00Z"/>
          <w:rFonts w:eastAsiaTheme="minorEastAsia"/>
          <w:smallCaps w:val="0"/>
          <w:noProof/>
          <w:szCs w:val="22"/>
        </w:rPr>
      </w:pPr>
      <w:ins w:id="864" w:author="고광표" w:date="2018-04-19T19:07:00Z">
        <w:del w:id="865" w:author=" " w:date="2018-04-22T20:44:00Z">
          <w:r w:rsidRPr="0026480C" w:rsidDel="0026480C">
            <w:rPr>
              <w:rStyle w:val="a8"/>
              <w:noProof/>
              <w:rPrChange w:id="866" w:author=" " w:date="2018-04-22T20:44:00Z">
                <w:rPr>
                  <w:rStyle w:val="a8"/>
                  <w:noProof/>
                </w:rPr>
              </w:rPrChange>
            </w:rPr>
            <w:delText>그림 25. Helper와 Helpee 봉사 시작 인증 후 페이지</w:delText>
          </w:r>
          <w:r w:rsidDel="0026480C">
            <w:rPr>
              <w:noProof/>
              <w:webHidden/>
            </w:rPr>
            <w:tab/>
          </w:r>
        </w:del>
      </w:ins>
      <w:ins w:id="867" w:author="고광표" w:date="2018-04-19T19:08:00Z">
        <w:del w:id="868" w:author=" " w:date="2018-04-22T20:44:00Z">
          <w:r w:rsidR="004E1911" w:rsidDel="0026480C">
            <w:rPr>
              <w:noProof/>
              <w:webHidden/>
            </w:rPr>
            <w:delText>42</w:delText>
          </w:r>
        </w:del>
      </w:ins>
    </w:p>
    <w:p w14:paraId="1C23EBE4" w14:textId="3AB29AF1" w:rsidR="00DD591C" w:rsidDel="0026480C" w:rsidRDefault="00DD591C">
      <w:pPr>
        <w:pStyle w:val="af"/>
        <w:tabs>
          <w:tab w:val="right" w:leader="dot" w:pos="9016"/>
        </w:tabs>
        <w:rPr>
          <w:ins w:id="869" w:author="고광표" w:date="2018-04-19T19:07:00Z"/>
          <w:del w:id="870" w:author=" " w:date="2018-04-22T20:44:00Z"/>
          <w:rFonts w:eastAsiaTheme="minorEastAsia"/>
          <w:smallCaps w:val="0"/>
          <w:noProof/>
          <w:szCs w:val="22"/>
        </w:rPr>
      </w:pPr>
      <w:ins w:id="871" w:author="고광표" w:date="2018-04-19T19:07:00Z">
        <w:del w:id="872" w:author=" " w:date="2018-04-22T20:44:00Z">
          <w:r w:rsidRPr="0026480C" w:rsidDel="0026480C">
            <w:rPr>
              <w:rStyle w:val="a8"/>
              <w:noProof/>
              <w:rPrChange w:id="873" w:author=" " w:date="2018-04-22T20:44:00Z">
                <w:rPr>
                  <w:rStyle w:val="a8"/>
                  <w:noProof/>
                </w:rPr>
              </w:rPrChange>
            </w:rPr>
            <w:delText>그림 26. Helper와 Helpee feedback 설문조사 페이지</w:delText>
          </w:r>
          <w:r w:rsidDel="0026480C">
            <w:rPr>
              <w:noProof/>
              <w:webHidden/>
            </w:rPr>
            <w:tab/>
          </w:r>
        </w:del>
      </w:ins>
      <w:ins w:id="874" w:author="고광표" w:date="2018-04-19T19:08:00Z">
        <w:del w:id="875" w:author=" " w:date="2018-04-22T20:44:00Z">
          <w:r w:rsidR="004E1911" w:rsidDel="0026480C">
            <w:rPr>
              <w:noProof/>
              <w:webHidden/>
            </w:rPr>
            <w:delText>42</w:delText>
          </w:r>
        </w:del>
      </w:ins>
    </w:p>
    <w:p w14:paraId="291D4AB8" w14:textId="353FF118" w:rsidR="00DD591C" w:rsidDel="0026480C" w:rsidRDefault="00DD591C">
      <w:pPr>
        <w:pStyle w:val="af"/>
        <w:tabs>
          <w:tab w:val="right" w:leader="dot" w:pos="9016"/>
        </w:tabs>
        <w:rPr>
          <w:ins w:id="876" w:author="고광표" w:date="2018-04-19T19:07:00Z"/>
          <w:del w:id="877" w:author=" " w:date="2018-04-22T20:44:00Z"/>
          <w:rFonts w:eastAsiaTheme="minorEastAsia"/>
          <w:smallCaps w:val="0"/>
          <w:noProof/>
          <w:szCs w:val="22"/>
        </w:rPr>
      </w:pPr>
      <w:ins w:id="878" w:author="고광표" w:date="2018-04-19T19:07:00Z">
        <w:del w:id="879" w:author=" " w:date="2018-04-22T20:44:00Z">
          <w:r w:rsidRPr="0026480C" w:rsidDel="0026480C">
            <w:rPr>
              <w:rStyle w:val="a8"/>
              <w:noProof/>
              <w:rPrChange w:id="880" w:author=" " w:date="2018-04-22T20:44:00Z">
                <w:rPr>
                  <w:rStyle w:val="a8"/>
                  <w:noProof/>
                </w:rPr>
              </w:rPrChange>
            </w:rPr>
            <w:delText>그림 27. 관리자 로그인 페이지</w:delText>
          </w:r>
          <w:r w:rsidDel="0026480C">
            <w:rPr>
              <w:noProof/>
              <w:webHidden/>
            </w:rPr>
            <w:tab/>
          </w:r>
        </w:del>
      </w:ins>
      <w:ins w:id="881" w:author="고광표" w:date="2018-04-19T19:08:00Z">
        <w:del w:id="882" w:author=" " w:date="2018-04-22T20:44:00Z">
          <w:r w:rsidR="004E1911" w:rsidDel="0026480C">
            <w:rPr>
              <w:noProof/>
              <w:webHidden/>
            </w:rPr>
            <w:delText>43</w:delText>
          </w:r>
        </w:del>
      </w:ins>
    </w:p>
    <w:p w14:paraId="63C833DB" w14:textId="2BBAE2D0" w:rsidR="00DD591C" w:rsidDel="0026480C" w:rsidRDefault="00DD591C">
      <w:pPr>
        <w:pStyle w:val="af"/>
        <w:tabs>
          <w:tab w:val="right" w:leader="dot" w:pos="9016"/>
        </w:tabs>
        <w:rPr>
          <w:ins w:id="883" w:author="고광표" w:date="2018-04-19T19:07:00Z"/>
          <w:del w:id="884" w:author=" " w:date="2018-04-22T20:44:00Z"/>
          <w:rFonts w:eastAsiaTheme="minorEastAsia"/>
          <w:smallCaps w:val="0"/>
          <w:noProof/>
          <w:szCs w:val="22"/>
        </w:rPr>
      </w:pPr>
      <w:ins w:id="885" w:author="고광표" w:date="2018-04-19T19:07:00Z">
        <w:del w:id="886" w:author=" " w:date="2018-04-22T20:44:00Z">
          <w:r w:rsidRPr="0026480C" w:rsidDel="0026480C">
            <w:rPr>
              <w:rStyle w:val="a8"/>
              <w:noProof/>
              <w:rPrChange w:id="887" w:author=" " w:date="2018-04-22T20:44:00Z">
                <w:rPr>
                  <w:rStyle w:val="a8"/>
                  <w:noProof/>
                </w:rPr>
              </w:rPrChange>
            </w:rPr>
            <w:delText>그림 28. 관리자 유저 검색 페이지</w:delText>
          </w:r>
          <w:r w:rsidDel="0026480C">
            <w:rPr>
              <w:noProof/>
              <w:webHidden/>
            </w:rPr>
            <w:tab/>
          </w:r>
        </w:del>
      </w:ins>
      <w:ins w:id="888" w:author="고광표" w:date="2018-04-19T19:08:00Z">
        <w:del w:id="889" w:author=" " w:date="2018-04-22T20:44:00Z">
          <w:r w:rsidR="004E1911" w:rsidDel="0026480C">
            <w:rPr>
              <w:noProof/>
              <w:webHidden/>
            </w:rPr>
            <w:delText>44</w:delText>
          </w:r>
        </w:del>
      </w:ins>
    </w:p>
    <w:p w14:paraId="127A4F8C" w14:textId="280655DB" w:rsidR="00DD591C" w:rsidDel="0026480C" w:rsidRDefault="00DD591C">
      <w:pPr>
        <w:pStyle w:val="af"/>
        <w:tabs>
          <w:tab w:val="right" w:leader="dot" w:pos="9016"/>
        </w:tabs>
        <w:rPr>
          <w:ins w:id="890" w:author="고광표" w:date="2018-04-19T19:07:00Z"/>
          <w:del w:id="891" w:author=" " w:date="2018-04-22T20:44:00Z"/>
          <w:rFonts w:eastAsiaTheme="minorEastAsia"/>
          <w:smallCaps w:val="0"/>
          <w:noProof/>
          <w:szCs w:val="22"/>
        </w:rPr>
      </w:pPr>
      <w:ins w:id="892" w:author="고광표" w:date="2018-04-19T19:07:00Z">
        <w:del w:id="893" w:author=" " w:date="2018-04-22T20:44:00Z">
          <w:r w:rsidRPr="0026480C" w:rsidDel="0026480C">
            <w:rPr>
              <w:rStyle w:val="a8"/>
              <w:noProof/>
              <w:rPrChange w:id="894" w:author=" " w:date="2018-04-22T20:44:00Z">
                <w:rPr>
                  <w:rStyle w:val="a8"/>
                  <w:noProof/>
                </w:rPr>
              </w:rPrChange>
            </w:rPr>
            <w:delText>그림 29. 관리자 봉사 승인 페이지</w:delText>
          </w:r>
          <w:r w:rsidDel="0026480C">
            <w:rPr>
              <w:noProof/>
              <w:webHidden/>
            </w:rPr>
            <w:tab/>
          </w:r>
        </w:del>
      </w:ins>
      <w:ins w:id="895" w:author="고광표" w:date="2018-04-19T19:08:00Z">
        <w:del w:id="896" w:author=" " w:date="2018-04-22T20:44:00Z">
          <w:r w:rsidR="004E1911" w:rsidDel="0026480C">
            <w:rPr>
              <w:noProof/>
              <w:webHidden/>
            </w:rPr>
            <w:delText>44</w:delText>
          </w:r>
        </w:del>
      </w:ins>
    </w:p>
    <w:p w14:paraId="794A726A" w14:textId="4706D434" w:rsidR="00DD591C" w:rsidDel="0026480C" w:rsidRDefault="00DD591C">
      <w:pPr>
        <w:pStyle w:val="af"/>
        <w:tabs>
          <w:tab w:val="right" w:leader="dot" w:pos="9016"/>
        </w:tabs>
        <w:rPr>
          <w:ins w:id="897" w:author="고광표" w:date="2018-04-19T19:07:00Z"/>
          <w:del w:id="898" w:author=" " w:date="2018-04-22T20:44:00Z"/>
          <w:rFonts w:eastAsiaTheme="minorEastAsia"/>
          <w:smallCaps w:val="0"/>
          <w:noProof/>
          <w:szCs w:val="22"/>
        </w:rPr>
      </w:pPr>
      <w:ins w:id="899" w:author="고광표" w:date="2018-04-19T19:07:00Z">
        <w:del w:id="900" w:author=" " w:date="2018-04-22T20:44:00Z">
          <w:r w:rsidRPr="0026480C" w:rsidDel="0026480C">
            <w:rPr>
              <w:rStyle w:val="a8"/>
              <w:noProof/>
              <w:rPrChange w:id="901" w:author=" " w:date="2018-04-22T20:44:00Z">
                <w:rPr>
                  <w:rStyle w:val="a8"/>
                  <w:noProof/>
                </w:rPr>
              </w:rPrChange>
            </w:rPr>
            <w:delText>그림 30. 관리자 유저 feedback 관리 페이지</w:delText>
          </w:r>
          <w:r w:rsidDel="0026480C">
            <w:rPr>
              <w:noProof/>
              <w:webHidden/>
            </w:rPr>
            <w:tab/>
          </w:r>
        </w:del>
      </w:ins>
      <w:ins w:id="902" w:author="고광표" w:date="2018-04-19T19:08:00Z">
        <w:del w:id="903" w:author=" " w:date="2018-04-22T20:44:00Z">
          <w:r w:rsidR="004E1911" w:rsidDel="0026480C">
            <w:rPr>
              <w:noProof/>
              <w:webHidden/>
            </w:rPr>
            <w:delText>45</w:delText>
          </w:r>
        </w:del>
      </w:ins>
    </w:p>
    <w:p w14:paraId="3814546E" w14:textId="682E806F" w:rsidR="00DD591C" w:rsidDel="0026480C" w:rsidRDefault="00DD591C">
      <w:pPr>
        <w:pStyle w:val="af"/>
        <w:tabs>
          <w:tab w:val="right" w:leader="dot" w:pos="9016"/>
        </w:tabs>
        <w:rPr>
          <w:ins w:id="904" w:author="고광표" w:date="2018-04-19T19:07:00Z"/>
          <w:del w:id="905" w:author=" " w:date="2018-04-22T20:44:00Z"/>
          <w:rFonts w:eastAsiaTheme="minorEastAsia"/>
          <w:smallCaps w:val="0"/>
          <w:noProof/>
          <w:szCs w:val="22"/>
        </w:rPr>
      </w:pPr>
      <w:ins w:id="906" w:author="고광표" w:date="2018-04-19T19:07:00Z">
        <w:del w:id="907" w:author=" " w:date="2018-04-22T20:44:00Z">
          <w:r w:rsidRPr="0026480C" w:rsidDel="0026480C">
            <w:rPr>
              <w:rStyle w:val="a8"/>
              <w:noProof/>
              <w:rPrChange w:id="908" w:author=" " w:date="2018-04-22T20:44:00Z">
                <w:rPr>
                  <w:rStyle w:val="a8"/>
                  <w:noProof/>
                </w:rPr>
              </w:rPrChange>
            </w:rPr>
            <w:delText>그림 31. 시각 장애인 용 페이지</w:delText>
          </w:r>
          <w:r w:rsidDel="0026480C">
            <w:rPr>
              <w:noProof/>
              <w:webHidden/>
            </w:rPr>
            <w:tab/>
          </w:r>
        </w:del>
      </w:ins>
      <w:ins w:id="909" w:author="고광표" w:date="2018-04-19T19:08:00Z">
        <w:del w:id="910" w:author=" " w:date="2018-04-22T20:44:00Z">
          <w:r w:rsidR="004E1911" w:rsidDel="0026480C">
            <w:rPr>
              <w:noProof/>
              <w:webHidden/>
            </w:rPr>
            <w:delText>46</w:delText>
          </w:r>
        </w:del>
      </w:ins>
    </w:p>
    <w:p w14:paraId="7EF7C69D" w14:textId="1BCE9E79" w:rsidR="00DD591C" w:rsidDel="0026480C" w:rsidRDefault="00DD591C">
      <w:pPr>
        <w:pStyle w:val="af"/>
        <w:tabs>
          <w:tab w:val="right" w:leader="dot" w:pos="9016"/>
        </w:tabs>
        <w:rPr>
          <w:ins w:id="911" w:author="고광표" w:date="2018-04-19T19:07:00Z"/>
          <w:del w:id="912" w:author=" " w:date="2018-04-22T20:44:00Z"/>
          <w:rFonts w:eastAsiaTheme="minorEastAsia"/>
          <w:smallCaps w:val="0"/>
          <w:noProof/>
          <w:szCs w:val="22"/>
        </w:rPr>
      </w:pPr>
      <w:ins w:id="913" w:author="고광표" w:date="2018-04-19T19:07:00Z">
        <w:del w:id="914" w:author=" " w:date="2018-04-22T20:44:00Z">
          <w:r w:rsidRPr="0026480C" w:rsidDel="0026480C">
            <w:rPr>
              <w:rStyle w:val="a8"/>
              <w:noProof/>
              <w:rPrChange w:id="915" w:author=" " w:date="2018-04-22T20:44:00Z">
                <w:rPr>
                  <w:rStyle w:val="a8"/>
                  <w:noProof/>
                </w:rPr>
              </w:rPrChange>
            </w:rPr>
            <w:delText>그림 32. 전체 시스템</w:delText>
          </w:r>
          <w:r w:rsidDel="0026480C">
            <w:rPr>
              <w:noProof/>
              <w:webHidden/>
            </w:rPr>
            <w:tab/>
          </w:r>
        </w:del>
      </w:ins>
      <w:ins w:id="916" w:author="고광표" w:date="2018-04-19T19:08:00Z">
        <w:del w:id="917" w:author=" " w:date="2018-04-22T20:44:00Z">
          <w:r w:rsidR="004E1911" w:rsidDel="0026480C">
            <w:rPr>
              <w:noProof/>
              <w:webHidden/>
            </w:rPr>
            <w:delText>46</w:delText>
          </w:r>
        </w:del>
      </w:ins>
    </w:p>
    <w:p w14:paraId="028B8042" w14:textId="6C5A7C7D" w:rsidR="00DD591C" w:rsidDel="0026480C" w:rsidRDefault="00DD591C">
      <w:pPr>
        <w:pStyle w:val="af"/>
        <w:tabs>
          <w:tab w:val="right" w:leader="dot" w:pos="9016"/>
        </w:tabs>
        <w:rPr>
          <w:ins w:id="918" w:author="고광표" w:date="2018-04-19T19:07:00Z"/>
          <w:del w:id="919" w:author=" " w:date="2018-04-22T20:44:00Z"/>
          <w:rFonts w:eastAsiaTheme="minorEastAsia"/>
          <w:smallCaps w:val="0"/>
          <w:noProof/>
          <w:szCs w:val="22"/>
        </w:rPr>
      </w:pPr>
      <w:ins w:id="920" w:author="고광표" w:date="2018-04-19T19:07:00Z">
        <w:del w:id="921" w:author=" " w:date="2018-04-22T20:44:00Z">
          <w:r w:rsidRPr="0026480C" w:rsidDel="0026480C">
            <w:rPr>
              <w:rStyle w:val="a8"/>
              <w:noProof/>
              <w:rPrChange w:id="922" w:author=" " w:date="2018-04-22T20:44:00Z">
                <w:rPr>
                  <w:rStyle w:val="a8"/>
                  <w:noProof/>
                </w:rPr>
              </w:rPrChange>
            </w:rPr>
            <w:delText>그림 33. SW Architecture</w:delText>
          </w:r>
          <w:r w:rsidDel="0026480C">
            <w:rPr>
              <w:noProof/>
              <w:webHidden/>
            </w:rPr>
            <w:tab/>
          </w:r>
        </w:del>
      </w:ins>
      <w:ins w:id="923" w:author="고광표" w:date="2018-04-19T19:08:00Z">
        <w:del w:id="924" w:author=" " w:date="2018-04-22T20:44:00Z">
          <w:r w:rsidR="004E1911" w:rsidDel="0026480C">
            <w:rPr>
              <w:noProof/>
              <w:webHidden/>
            </w:rPr>
            <w:delText>48</w:delText>
          </w:r>
        </w:del>
      </w:ins>
    </w:p>
    <w:p w14:paraId="3CC403F9" w14:textId="0A674A46" w:rsidR="00DD591C" w:rsidDel="0026480C" w:rsidRDefault="00DD591C">
      <w:pPr>
        <w:pStyle w:val="af"/>
        <w:tabs>
          <w:tab w:val="right" w:leader="dot" w:pos="9016"/>
        </w:tabs>
        <w:rPr>
          <w:ins w:id="925" w:author="고광표" w:date="2018-04-19T19:07:00Z"/>
          <w:del w:id="926" w:author=" " w:date="2018-04-22T20:44:00Z"/>
          <w:rFonts w:eastAsiaTheme="minorEastAsia"/>
          <w:smallCaps w:val="0"/>
          <w:noProof/>
          <w:szCs w:val="22"/>
        </w:rPr>
      </w:pPr>
      <w:ins w:id="927" w:author="고광표" w:date="2018-04-19T19:07:00Z">
        <w:del w:id="928" w:author=" " w:date="2018-04-22T20:44:00Z">
          <w:r w:rsidRPr="0026480C" w:rsidDel="0026480C">
            <w:rPr>
              <w:rStyle w:val="a8"/>
              <w:noProof/>
              <w:rPrChange w:id="929" w:author=" " w:date="2018-04-22T20:44:00Z">
                <w:rPr>
                  <w:rStyle w:val="a8"/>
                  <w:noProof/>
                </w:rPr>
              </w:rPrChange>
            </w:rPr>
            <w:delText>그림 34. 데모 시나리오 1</w:delText>
          </w:r>
          <w:r w:rsidDel="0026480C">
            <w:rPr>
              <w:noProof/>
              <w:webHidden/>
            </w:rPr>
            <w:tab/>
          </w:r>
        </w:del>
      </w:ins>
      <w:ins w:id="930" w:author="고광표" w:date="2018-04-19T19:08:00Z">
        <w:del w:id="931" w:author=" " w:date="2018-04-22T20:44:00Z">
          <w:r w:rsidR="004E1911" w:rsidDel="0026480C">
            <w:rPr>
              <w:noProof/>
              <w:webHidden/>
            </w:rPr>
            <w:delText>65</w:delText>
          </w:r>
        </w:del>
      </w:ins>
    </w:p>
    <w:p w14:paraId="46D93070" w14:textId="0092353D" w:rsidR="00DD591C" w:rsidDel="0026480C" w:rsidRDefault="00DD591C">
      <w:pPr>
        <w:pStyle w:val="af"/>
        <w:tabs>
          <w:tab w:val="right" w:leader="dot" w:pos="9016"/>
        </w:tabs>
        <w:rPr>
          <w:ins w:id="932" w:author="고광표" w:date="2018-04-19T19:07:00Z"/>
          <w:del w:id="933" w:author=" " w:date="2018-04-22T20:44:00Z"/>
          <w:rFonts w:eastAsiaTheme="minorEastAsia"/>
          <w:smallCaps w:val="0"/>
          <w:noProof/>
          <w:szCs w:val="22"/>
        </w:rPr>
      </w:pPr>
      <w:ins w:id="934" w:author="고광표" w:date="2018-04-19T19:07:00Z">
        <w:del w:id="935" w:author=" " w:date="2018-04-22T20:44:00Z">
          <w:r w:rsidRPr="0026480C" w:rsidDel="0026480C">
            <w:rPr>
              <w:rStyle w:val="a8"/>
              <w:noProof/>
              <w:rPrChange w:id="936" w:author=" " w:date="2018-04-22T20:44:00Z">
                <w:rPr>
                  <w:rStyle w:val="a8"/>
                  <w:noProof/>
                </w:rPr>
              </w:rPrChange>
            </w:rPr>
            <w:delText>그림 35. 데모 시나리오 2</w:delText>
          </w:r>
          <w:r w:rsidDel="0026480C">
            <w:rPr>
              <w:noProof/>
              <w:webHidden/>
            </w:rPr>
            <w:tab/>
          </w:r>
        </w:del>
      </w:ins>
      <w:ins w:id="937" w:author="고광표" w:date="2018-04-19T19:08:00Z">
        <w:del w:id="938" w:author=" " w:date="2018-04-22T20:44:00Z">
          <w:r w:rsidR="004E1911" w:rsidDel="0026480C">
            <w:rPr>
              <w:noProof/>
              <w:webHidden/>
            </w:rPr>
            <w:delText>66</w:delText>
          </w:r>
        </w:del>
      </w:ins>
    </w:p>
    <w:p w14:paraId="15242663" w14:textId="29149379" w:rsidR="00DD591C" w:rsidDel="0026480C" w:rsidRDefault="00DD591C">
      <w:pPr>
        <w:pStyle w:val="af"/>
        <w:tabs>
          <w:tab w:val="right" w:leader="dot" w:pos="9016"/>
        </w:tabs>
        <w:rPr>
          <w:ins w:id="939" w:author="고광표" w:date="2018-04-19T19:07:00Z"/>
          <w:del w:id="940" w:author=" " w:date="2018-04-22T20:44:00Z"/>
          <w:rFonts w:eastAsiaTheme="minorEastAsia"/>
          <w:smallCaps w:val="0"/>
          <w:noProof/>
          <w:szCs w:val="22"/>
        </w:rPr>
      </w:pPr>
      <w:ins w:id="941" w:author="고광표" w:date="2018-04-19T19:07:00Z">
        <w:del w:id="942" w:author=" " w:date="2018-04-22T20:44:00Z">
          <w:r w:rsidRPr="0026480C" w:rsidDel="0026480C">
            <w:rPr>
              <w:rStyle w:val="a8"/>
              <w:noProof/>
              <w:rPrChange w:id="943" w:author=" " w:date="2018-04-22T20:44:00Z">
                <w:rPr>
                  <w:rStyle w:val="a8"/>
                  <w:noProof/>
                </w:rPr>
              </w:rPrChange>
            </w:rPr>
            <w:delText>그림 36. 데모 시나리오 3</w:delText>
          </w:r>
          <w:r w:rsidDel="0026480C">
            <w:rPr>
              <w:noProof/>
              <w:webHidden/>
            </w:rPr>
            <w:tab/>
          </w:r>
        </w:del>
      </w:ins>
      <w:ins w:id="944" w:author="고광표" w:date="2018-04-19T19:08:00Z">
        <w:del w:id="945" w:author=" " w:date="2018-04-22T20:44:00Z">
          <w:r w:rsidR="004E1911" w:rsidDel="0026480C">
            <w:rPr>
              <w:noProof/>
              <w:webHidden/>
            </w:rPr>
            <w:delText>66</w:delText>
          </w:r>
        </w:del>
      </w:ins>
    </w:p>
    <w:p w14:paraId="26E15472" w14:textId="426C4F1C" w:rsidR="00DD591C" w:rsidDel="0026480C" w:rsidRDefault="00DD591C">
      <w:pPr>
        <w:pStyle w:val="af"/>
        <w:tabs>
          <w:tab w:val="right" w:leader="dot" w:pos="9016"/>
        </w:tabs>
        <w:rPr>
          <w:ins w:id="946" w:author="고광표" w:date="2018-04-19T19:07:00Z"/>
          <w:del w:id="947" w:author=" " w:date="2018-04-22T20:44:00Z"/>
          <w:rFonts w:eastAsiaTheme="minorEastAsia"/>
          <w:smallCaps w:val="0"/>
          <w:noProof/>
          <w:szCs w:val="22"/>
        </w:rPr>
      </w:pPr>
      <w:ins w:id="948" w:author="고광표" w:date="2018-04-19T19:07:00Z">
        <w:del w:id="949" w:author=" " w:date="2018-04-22T20:44:00Z">
          <w:r w:rsidRPr="0026480C" w:rsidDel="0026480C">
            <w:rPr>
              <w:rStyle w:val="a8"/>
              <w:noProof/>
              <w:rPrChange w:id="950" w:author=" " w:date="2018-04-22T20:44:00Z">
                <w:rPr>
                  <w:rStyle w:val="a8"/>
                  <w:noProof/>
                </w:rPr>
              </w:rPrChange>
            </w:rPr>
            <w:delText>그림 37. 데모 시나리오 4</w:delText>
          </w:r>
          <w:r w:rsidDel="0026480C">
            <w:rPr>
              <w:noProof/>
              <w:webHidden/>
            </w:rPr>
            <w:tab/>
          </w:r>
        </w:del>
      </w:ins>
      <w:ins w:id="951" w:author="고광표" w:date="2018-04-19T19:08:00Z">
        <w:del w:id="952" w:author=" " w:date="2018-04-22T20:44:00Z">
          <w:r w:rsidR="004E1911" w:rsidDel="0026480C">
            <w:rPr>
              <w:noProof/>
              <w:webHidden/>
            </w:rPr>
            <w:delText>67</w:delText>
          </w:r>
        </w:del>
      </w:ins>
    </w:p>
    <w:p w14:paraId="2D7160E6" w14:textId="2CF7FDC6" w:rsidR="00DD591C" w:rsidDel="0026480C" w:rsidRDefault="00DD591C">
      <w:pPr>
        <w:pStyle w:val="af"/>
        <w:tabs>
          <w:tab w:val="right" w:leader="dot" w:pos="9016"/>
        </w:tabs>
        <w:rPr>
          <w:ins w:id="953" w:author="고광표" w:date="2018-04-19T19:07:00Z"/>
          <w:del w:id="954" w:author=" " w:date="2018-04-22T20:44:00Z"/>
          <w:rFonts w:eastAsiaTheme="minorEastAsia"/>
          <w:smallCaps w:val="0"/>
          <w:noProof/>
          <w:szCs w:val="22"/>
        </w:rPr>
      </w:pPr>
      <w:ins w:id="955" w:author="고광표" w:date="2018-04-19T19:07:00Z">
        <w:del w:id="956" w:author=" " w:date="2018-04-22T20:44:00Z">
          <w:r w:rsidRPr="0026480C" w:rsidDel="0026480C">
            <w:rPr>
              <w:rStyle w:val="a8"/>
              <w:noProof/>
              <w:rPrChange w:id="957" w:author=" " w:date="2018-04-22T20:44:00Z">
                <w:rPr>
                  <w:rStyle w:val="a8"/>
                  <w:noProof/>
                </w:rPr>
              </w:rPrChange>
            </w:rPr>
            <w:delText>그림 38. 데모 시나리오 5</w:delText>
          </w:r>
          <w:r w:rsidDel="0026480C">
            <w:rPr>
              <w:noProof/>
              <w:webHidden/>
            </w:rPr>
            <w:tab/>
          </w:r>
        </w:del>
      </w:ins>
      <w:ins w:id="958" w:author="고광표" w:date="2018-04-19T19:08:00Z">
        <w:del w:id="959" w:author=" " w:date="2018-04-22T20:44:00Z">
          <w:r w:rsidR="004E1911" w:rsidDel="0026480C">
            <w:rPr>
              <w:noProof/>
              <w:webHidden/>
            </w:rPr>
            <w:delText>68</w:delText>
          </w:r>
        </w:del>
      </w:ins>
    </w:p>
    <w:p w14:paraId="719F15F8" w14:textId="2B843FB0" w:rsidR="00DD591C" w:rsidDel="0026480C" w:rsidRDefault="00DD591C">
      <w:pPr>
        <w:pStyle w:val="af"/>
        <w:tabs>
          <w:tab w:val="right" w:leader="dot" w:pos="9016"/>
        </w:tabs>
        <w:rPr>
          <w:ins w:id="960" w:author="고광표" w:date="2018-04-19T19:07:00Z"/>
          <w:del w:id="961" w:author=" " w:date="2018-04-22T20:44:00Z"/>
          <w:rFonts w:eastAsiaTheme="minorEastAsia"/>
          <w:smallCaps w:val="0"/>
          <w:noProof/>
          <w:szCs w:val="22"/>
        </w:rPr>
      </w:pPr>
      <w:ins w:id="962" w:author="고광표" w:date="2018-04-19T19:07:00Z">
        <w:del w:id="963" w:author=" " w:date="2018-04-22T20:44:00Z">
          <w:r w:rsidRPr="0026480C" w:rsidDel="0026480C">
            <w:rPr>
              <w:rStyle w:val="a8"/>
              <w:noProof/>
              <w:rPrChange w:id="964" w:author=" " w:date="2018-04-22T20:44:00Z">
                <w:rPr>
                  <w:rStyle w:val="a8"/>
                  <w:noProof/>
                </w:rPr>
              </w:rPrChange>
            </w:rPr>
            <w:delText>그림 39. 데모 시나리오 6</w:delText>
          </w:r>
          <w:r w:rsidDel="0026480C">
            <w:rPr>
              <w:noProof/>
              <w:webHidden/>
            </w:rPr>
            <w:tab/>
          </w:r>
        </w:del>
      </w:ins>
      <w:ins w:id="965" w:author="고광표" w:date="2018-04-19T19:08:00Z">
        <w:del w:id="966" w:author=" " w:date="2018-04-22T20:44:00Z">
          <w:r w:rsidR="004E1911" w:rsidDel="0026480C">
            <w:rPr>
              <w:noProof/>
              <w:webHidden/>
            </w:rPr>
            <w:delText>69</w:delText>
          </w:r>
        </w:del>
      </w:ins>
    </w:p>
    <w:p w14:paraId="6087D75B" w14:textId="39939D3E" w:rsidR="0026480C" w:rsidRDefault="00497855">
      <w:pPr>
        <w:pStyle w:val="af"/>
        <w:tabs>
          <w:tab w:val="right" w:leader="dot" w:pos="9016"/>
        </w:tabs>
        <w:rPr>
          <w:ins w:id="967" w:author=" " w:date="2018-04-22T20:44:00Z"/>
          <w:rFonts w:eastAsiaTheme="minorEastAsia"/>
          <w:smallCaps w:val="0"/>
          <w:noProof/>
          <w:szCs w:val="22"/>
        </w:rPr>
      </w:pPr>
      <w:r>
        <w:rPr>
          <w:rFonts w:ascii="맑은 고딕" w:eastAsia="맑은 고딕" w:hAnsi="맑은 고딕" w:cs="맑은 고딕"/>
          <w:b/>
          <w:sz w:val="24"/>
          <w:szCs w:val="24"/>
        </w:rPr>
        <w:fldChar w:fldCharType="end"/>
      </w:r>
      <w:ins w:id="968" w:author="고광표" w:date="2018-04-19T18:52:00Z">
        <w:r w:rsidR="00426ED1">
          <w:rPr>
            <w:rFonts w:ascii="맑은 고딕" w:eastAsia="맑은 고딕" w:hAnsi="맑은 고딕" w:cs="맑은 고딕"/>
            <w:b/>
            <w:sz w:val="24"/>
            <w:szCs w:val="24"/>
          </w:rPr>
          <w:fldChar w:fldCharType="begin"/>
        </w:r>
        <w:r w:rsidR="00426ED1">
          <w:rPr>
            <w:rFonts w:ascii="맑은 고딕" w:eastAsia="맑은 고딕" w:hAnsi="맑은 고딕" w:cs="맑은 고딕"/>
            <w:b/>
            <w:sz w:val="24"/>
            <w:szCs w:val="24"/>
          </w:rPr>
          <w:instrText xml:space="preserve"> TOC \c "Table" </w:instrText>
        </w:r>
      </w:ins>
      <w:r w:rsidR="00426ED1">
        <w:rPr>
          <w:rFonts w:ascii="맑은 고딕" w:eastAsia="맑은 고딕" w:hAnsi="맑은 고딕" w:cs="맑은 고딕"/>
          <w:b/>
          <w:sz w:val="24"/>
          <w:szCs w:val="24"/>
        </w:rPr>
        <w:fldChar w:fldCharType="separate"/>
      </w:r>
      <w:ins w:id="969" w:author=" " w:date="2018-04-22T20:44:00Z">
        <w:r w:rsidR="0026480C">
          <w:rPr>
            <w:noProof/>
          </w:rPr>
          <w:t>Table 1. Use Case 1-1</w:t>
        </w:r>
        <w:r w:rsidR="0026480C">
          <w:rPr>
            <w:noProof/>
          </w:rPr>
          <w:tab/>
        </w:r>
        <w:r w:rsidR="0026480C">
          <w:rPr>
            <w:noProof/>
          </w:rPr>
          <w:fldChar w:fldCharType="begin"/>
        </w:r>
        <w:r w:rsidR="0026480C">
          <w:rPr>
            <w:noProof/>
          </w:rPr>
          <w:instrText xml:space="preserve"> PAGEREF _Toc512193239 \h </w:instrText>
        </w:r>
        <w:r w:rsidR="0026480C">
          <w:rPr>
            <w:noProof/>
          </w:rPr>
        </w:r>
      </w:ins>
      <w:r w:rsidR="0026480C">
        <w:rPr>
          <w:noProof/>
        </w:rPr>
        <w:fldChar w:fldCharType="separate"/>
      </w:r>
      <w:ins w:id="970" w:author=" " w:date="2018-04-22T20:44:00Z">
        <w:r w:rsidR="0026480C">
          <w:rPr>
            <w:noProof/>
          </w:rPr>
          <w:t>6</w:t>
        </w:r>
        <w:r w:rsidR="0026480C">
          <w:rPr>
            <w:noProof/>
          </w:rPr>
          <w:fldChar w:fldCharType="end"/>
        </w:r>
      </w:ins>
    </w:p>
    <w:p w14:paraId="565D9952" w14:textId="01F6472D" w:rsidR="0026480C" w:rsidRDefault="0026480C">
      <w:pPr>
        <w:pStyle w:val="af"/>
        <w:tabs>
          <w:tab w:val="right" w:leader="dot" w:pos="9016"/>
        </w:tabs>
        <w:rPr>
          <w:ins w:id="971" w:author=" " w:date="2018-04-22T20:44:00Z"/>
          <w:rFonts w:eastAsiaTheme="minorEastAsia"/>
          <w:smallCaps w:val="0"/>
          <w:noProof/>
          <w:szCs w:val="22"/>
        </w:rPr>
      </w:pPr>
      <w:ins w:id="972" w:author=" " w:date="2018-04-22T20:44:00Z">
        <w:r>
          <w:rPr>
            <w:noProof/>
          </w:rPr>
          <w:t>Table 2. Use Case 1-2</w:t>
        </w:r>
        <w:r>
          <w:rPr>
            <w:noProof/>
          </w:rPr>
          <w:tab/>
        </w:r>
        <w:r>
          <w:rPr>
            <w:noProof/>
          </w:rPr>
          <w:fldChar w:fldCharType="begin"/>
        </w:r>
        <w:r>
          <w:rPr>
            <w:noProof/>
          </w:rPr>
          <w:instrText xml:space="preserve"> PAGEREF _Toc512193240 \h </w:instrText>
        </w:r>
        <w:r>
          <w:rPr>
            <w:noProof/>
          </w:rPr>
        </w:r>
      </w:ins>
      <w:r>
        <w:rPr>
          <w:noProof/>
        </w:rPr>
        <w:fldChar w:fldCharType="separate"/>
      </w:r>
      <w:ins w:id="973" w:author=" " w:date="2018-04-22T20:44:00Z">
        <w:r>
          <w:rPr>
            <w:noProof/>
          </w:rPr>
          <w:t>7</w:t>
        </w:r>
        <w:r>
          <w:rPr>
            <w:noProof/>
          </w:rPr>
          <w:fldChar w:fldCharType="end"/>
        </w:r>
      </w:ins>
    </w:p>
    <w:p w14:paraId="5FCFC1C5" w14:textId="0EA7C757" w:rsidR="0026480C" w:rsidRDefault="0026480C">
      <w:pPr>
        <w:pStyle w:val="af"/>
        <w:tabs>
          <w:tab w:val="right" w:leader="dot" w:pos="9016"/>
        </w:tabs>
        <w:rPr>
          <w:ins w:id="974" w:author=" " w:date="2018-04-22T20:44:00Z"/>
          <w:rFonts w:eastAsiaTheme="minorEastAsia"/>
          <w:smallCaps w:val="0"/>
          <w:noProof/>
          <w:szCs w:val="22"/>
        </w:rPr>
      </w:pPr>
      <w:ins w:id="975" w:author=" " w:date="2018-04-22T20:44:00Z">
        <w:r>
          <w:rPr>
            <w:noProof/>
          </w:rPr>
          <w:t>Table 3. Use Case 1-3</w:t>
        </w:r>
        <w:r>
          <w:rPr>
            <w:noProof/>
          </w:rPr>
          <w:tab/>
        </w:r>
        <w:r>
          <w:rPr>
            <w:noProof/>
          </w:rPr>
          <w:fldChar w:fldCharType="begin"/>
        </w:r>
        <w:r>
          <w:rPr>
            <w:noProof/>
          </w:rPr>
          <w:instrText xml:space="preserve"> PAGEREF _Toc512193241 \h </w:instrText>
        </w:r>
        <w:r>
          <w:rPr>
            <w:noProof/>
          </w:rPr>
        </w:r>
      </w:ins>
      <w:r>
        <w:rPr>
          <w:noProof/>
        </w:rPr>
        <w:fldChar w:fldCharType="separate"/>
      </w:r>
      <w:ins w:id="976" w:author=" " w:date="2018-04-22T20:44:00Z">
        <w:r>
          <w:rPr>
            <w:noProof/>
          </w:rPr>
          <w:t>8</w:t>
        </w:r>
        <w:r>
          <w:rPr>
            <w:noProof/>
          </w:rPr>
          <w:fldChar w:fldCharType="end"/>
        </w:r>
      </w:ins>
    </w:p>
    <w:p w14:paraId="40497A62" w14:textId="31E1D28B" w:rsidR="0026480C" w:rsidRDefault="0026480C">
      <w:pPr>
        <w:pStyle w:val="af"/>
        <w:tabs>
          <w:tab w:val="right" w:leader="dot" w:pos="9016"/>
        </w:tabs>
        <w:rPr>
          <w:ins w:id="977" w:author=" " w:date="2018-04-22T20:44:00Z"/>
          <w:rFonts w:eastAsiaTheme="minorEastAsia"/>
          <w:smallCaps w:val="0"/>
          <w:noProof/>
          <w:szCs w:val="22"/>
        </w:rPr>
      </w:pPr>
      <w:ins w:id="978" w:author=" " w:date="2018-04-22T20:44:00Z">
        <w:r>
          <w:rPr>
            <w:noProof/>
          </w:rPr>
          <w:t>Table 4. Use Case 2-1</w:t>
        </w:r>
        <w:r>
          <w:rPr>
            <w:noProof/>
          </w:rPr>
          <w:tab/>
        </w:r>
        <w:r>
          <w:rPr>
            <w:noProof/>
          </w:rPr>
          <w:fldChar w:fldCharType="begin"/>
        </w:r>
        <w:r>
          <w:rPr>
            <w:noProof/>
          </w:rPr>
          <w:instrText xml:space="preserve"> PAGEREF _Toc512193242 \h </w:instrText>
        </w:r>
        <w:r>
          <w:rPr>
            <w:noProof/>
          </w:rPr>
        </w:r>
      </w:ins>
      <w:r>
        <w:rPr>
          <w:noProof/>
        </w:rPr>
        <w:fldChar w:fldCharType="separate"/>
      </w:r>
      <w:ins w:id="979" w:author=" " w:date="2018-04-22T20:44:00Z">
        <w:r>
          <w:rPr>
            <w:noProof/>
          </w:rPr>
          <w:t>9</w:t>
        </w:r>
        <w:r>
          <w:rPr>
            <w:noProof/>
          </w:rPr>
          <w:fldChar w:fldCharType="end"/>
        </w:r>
      </w:ins>
    </w:p>
    <w:p w14:paraId="5DE8D6F2" w14:textId="70807631" w:rsidR="0026480C" w:rsidRDefault="0026480C">
      <w:pPr>
        <w:pStyle w:val="af"/>
        <w:tabs>
          <w:tab w:val="right" w:leader="dot" w:pos="9016"/>
        </w:tabs>
        <w:rPr>
          <w:ins w:id="980" w:author=" " w:date="2018-04-22T20:44:00Z"/>
          <w:rFonts w:eastAsiaTheme="minorEastAsia"/>
          <w:smallCaps w:val="0"/>
          <w:noProof/>
          <w:szCs w:val="22"/>
        </w:rPr>
      </w:pPr>
      <w:ins w:id="981" w:author=" " w:date="2018-04-22T20:44:00Z">
        <w:r>
          <w:rPr>
            <w:noProof/>
          </w:rPr>
          <w:t>Table 5. Use Case 2-2</w:t>
        </w:r>
        <w:r>
          <w:rPr>
            <w:noProof/>
          </w:rPr>
          <w:tab/>
        </w:r>
        <w:r>
          <w:rPr>
            <w:noProof/>
          </w:rPr>
          <w:fldChar w:fldCharType="begin"/>
        </w:r>
        <w:r>
          <w:rPr>
            <w:noProof/>
          </w:rPr>
          <w:instrText xml:space="preserve"> PAGEREF _Toc512193243 \h </w:instrText>
        </w:r>
        <w:r>
          <w:rPr>
            <w:noProof/>
          </w:rPr>
        </w:r>
      </w:ins>
      <w:r>
        <w:rPr>
          <w:noProof/>
        </w:rPr>
        <w:fldChar w:fldCharType="separate"/>
      </w:r>
      <w:ins w:id="982" w:author=" " w:date="2018-04-22T20:44:00Z">
        <w:r>
          <w:rPr>
            <w:noProof/>
          </w:rPr>
          <w:t>10</w:t>
        </w:r>
        <w:r>
          <w:rPr>
            <w:noProof/>
          </w:rPr>
          <w:fldChar w:fldCharType="end"/>
        </w:r>
      </w:ins>
    </w:p>
    <w:p w14:paraId="488AD77B" w14:textId="11C13AD9" w:rsidR="0026480C" w:rsidRDefault="0026480C">
      <w:pPr>
        <w:pStyle w:val="af"/>
        <w:tabs>
          <w:tab w:val="right" w:leader="dot" w:pos="9016"/>
        </w:tabs>
        <w:rPr>
          <w:ins w:id="983" w:author=" " w:date="2018-04-22T20:44:00Z"/>
          <w:rFonts w:eastAsiaTheme="minorEastAsia"/>
          <w:smallCaps w:val="0"/>
          <w:noProof/>
          <w:szCs w:val="22"/>
        </w:rPr>
      </w:pPr>
      <w:ins w:id="984" w:author=" " w:date="2018-04-22T20:44:00Z">
        <w:r>
          <w:rPr>
            <w:noProof/>
          </w:rPr>
          <w:t>Table 6. Use Case 3-1</w:t>
        </w:r>
        <w:r>
          <w:rPr>
            <w:noProof/>
          </w:rPr>
          <w:tab/>
        </w:r>
        <w:r>
          <w:rPr>
            <w:noProof/>
          </w:rPr>
          <w:fldChar w:fldCharType="begin"/>
        </w:r>
        <w:r>
          <w:rPr>
            <w:noProof/>
          </w:rPr>
          <w:instrText xml:space="preserve"> PAGEREF _Toc512193244 \h </w:instrText>
        </w:r>
        <w:r>
          <w:rPr>
            <w:noProof/>
          </w:rPr>
        </w:r>
      </w:ins>
      <w:r>
        <w:rPr>
          <w:noProof/>
        </w:rPr>
        <w:fldChar w:fldCharType="separate"/>
      </w:r>
      <w:ins w:id="985" w:author=" " w:date="2018-04-22T20:44:00Z">
        <w:r>
          <w:rPr>
            <w:noProof/>
          </w:rPr>
          <w:t>11</w:t>
        </w:r>
        <w:r>
          <w:rPr>
            <w:noProof/>
          </w:rPr>
          <w:fldChar w:fldCharType="end"/>
        </w:r>
      </w:ins>
    </w:p>
    <w:p w14:paraId="11797429" w14:textId="3A97E1C0" w:rsidR="0026480C" w:rsidRDefault="0026480C">
      <w:pPr>
        <w:pStyle w:val="af"/>
        <w:tabs>
          <w:tab w:val="right" w:leader="dot" w:pos="9016"/>
        </w:tabs>
        <w:rPr>
          <w:ins w:id="986" w:author=" " w:date="2018-04-22T20:44:00Z"/>
          <w:rFonts w:eastAsiaTheme="minorEastAsia"/>
          <w:smallCaps w:val="0"/>
          <w:noProof/>
          <w:szCs w:val="22"/>
        </w:rPr>
      </w:pPr>
      <w:ins w:id="987" w:author=" " w:date="2018-04-22T20:44:00Z">
        <w:r>
          <w:rPr>
            <w:noProof/>
          </w:rPr>
          <w:lastRenderedPageBreak/>
          <w:t>Table 7. Use Case 3-2</w:t>
        </w:r>
        <w:r>
          <w:rPr>
            <w:noProof/>
          </w:rPr>
          <w:tab/>
        </w:r>
        <w:r>
          <w:rPr>
            <w:noProof/>
          </w:rPr>
          <w:fldChar w:fldCharType="begin"/>
        </w:r>
        <w:r>
          <w:rPr>
            <w:noProof/>
          </w:rPr>
          <w:instrText xml:space="preserve"> PAGEREF _Toc512193245 \h </w:instrText>
        </w:r>
        <w:r>
          <w:rPr>
            <w:noProof/>
          </w:rPr>
        </w:r>
      </w:ins>
      <w:r>
        <w:rPr>
          <w:noProof/>
        </w:rPr>
        <w:fldChar w:fldCharType="separate"/>
      </w:r>
      <w:ins w:id="988" w:author=" " w:date="2018-04-22T20:44:00Z">
        <w:r>
          <w:rPr>
            <w:noProof/>
          </w:rPr>
          <w:t>11</w:t>
        </w:r>
        <w:r>
          <w:rPr>
            <w:noProof/>
          </w:rPr>
          <w:fldChar w:fldCharType="end"/>
        </w:r>
      </w:ins>
    </w:p>
    <w:p w14:paraId="7B6A00A3" w14:textId="5F9326AF" w:rsidR="0026480C" w:rsidRDefault="0026480C">
      <w:pPr>
        <w:pStyle w:val="af"/>
        <w:tabs>
          <w:tab w:val="right" w:leader="dot" w:pos="9016"/>
        </w:tabs>
        <w:rPr>
          <w:ins w:id="989" w:author=" " w:date="2018-04-22T20:44:00Z"/>
          <w:rFonts w:eastAsiaTheme="minorEastAsia"/>
          <w:smallCaps w:val="0"/>
          <w:noProof/>
          <w:szCs w:val="22"/>
        </w:rPr>
      </w:pPr>
      <w:ins w:id="990" w:author=" " w:date="2018-04-22T20:44:00Z">
        <w:r>
          <w:rPr>
            <w:noProof/>
          </w:rPr>
          <w:t>Table 8. Use Case 3-3</w:t>
        </w:r>
        <w:r>
          <w:rPr>
            <w:noProof/>
          </w:rPr>
          <w:tab/>
        </w:r>
        <w:r>
          <w:rPr>
            <w:noProof/>
          </w:rPr>
          <w:fldChar w:fldCharType="begin"/>
        </w:r>
        <w:r>
          <w:rPr>
            <w:noProof/>
          </w:rPr>
          <w:instrText xml:space="preserve"> PAGEREF _Toc512193246 \h </w:instrText>
        </w:r>
        <w:r>
          <w:rPr>
            <w:noProof/>
          </w:rPr>
        </w:r>
      </w:ins>
      <w:r>
        <w:rPr>
          <w:noProof/>
        </w:rPr>
        <w:fldChar w:fldCharType="separate"/>
      </w:r>
      <w:ins w:id="991" w:author=" " w:date="2018-04-22T20:44:00Z">
        <w:r>
          <w:rPr>
            <w:noProof/>
          </w:rPr>
          <w:t>12</w:t>
        </w:r>
        <w:r>
          <w:rPr>
            <w:noProof/>
          </w:rPr>
          <w:fldChar w:fldCharType="end"/>
        </w:r>
      </w:ins>
    </w:p>
    <w:p w14:paraId="2CA772D0" w14:textId="04C77AC1" w:rsidR="0026480C" w:rsidRDefault="0026480C">
      <w:pPr>
        <w:pStyle w:val="af"/>
        <w:tabs>
          <w:tab w:val="right" w:leader="dot" w:pos="9016"/>
        </w:tabs>
        <w:rPr>
          <w:ins w:id="992" w:author=" " w:date="2018-04-22T20:44:00Z"/>
          <w:rFonts w:eastAsiaTheme="minorEastAsia"/>
          <w:smallCaps w:val="0"/>
          <w:noProof/>
          <w:szCs w:val="22"/>
        </w:rPr>
      </w:pPr>
      <w:ins w:id="993" w:author=" " w:date="2018-04-22T20:44:00Z">
        <w:r>
          <w:rPr>
            <w:noProof/>
          </w:rPr>
          <w:t>Table 9. Use Case 3-4</w:t>
        </w:r>
        <w:r>
          <w:rPr>
            <w:noProof/>
          </w:rPr>
          <w:tab/>
        </w:r>
        <w:r>
          <w:rPr>
            <w:noProof/>
          </w:rPr>
          <w:fldChar w:fldCharType="begin"/>
        </w:r>
        <w:r>
          <w:rPr>
            <w:noProof/>
          </w:rPr>
          <w:instrText xml:space="preserve"> PAGEREF _Toc512193247 \h </w:instrText>
        </w:r>
        <w:r>
          <w:rPr>
            <w:noProof/>
          </w:rPr>
        </w:r>
      </w:ins>
      <w:r>
        <w:rPr>
          <w:noProof/>
        </w:rPr>
        <w:fldChar w:fldCharType="separate"/>
      </w:r>
      <w:ins w:id="994" w:author=" " w:date="2018-04-22T20:44:00Z">
        <w:r>
          <w:rPr>
            <w:noProof/>
          </w:rPr>
          <w:t>12</w:t>
        </w:r>
        <w:r>
          <w:rPr>
            <w:noProof/>
          </w:rPr>
          <w:fldChar w:fldCharType="end"/>
        </w:r>
      </w:ins>
    </w:p>
    <w:p w14:paraId="2EEC6A4F" w14:textId="195A7898" w:rsidR="0026480C" w:rsidRDefault="0026480C">
      <w:pPr>
        <w:pStyle w:val="af"/>
        <w:tabs>
          <w:tab w:val="right" w:leader="dot" w:pos="9016"/>
        </w:tabs>
        <w:rPr>
          <w:ins w:id="995" w:author=" " w:date="2018-04-22T20:44:00Z"/>
          <w:rFonts w:eastAsiaTheme="minorEastAsia"/>
          <w:smallCaps w:val="0"/>
          <w:noProof/>
          <w:szCs w:val="22"/>
        </w:rPr>
      </w:pPr>
      <w:ins w:id="996" w:author=" " w:date="2018-04-22T20:44:00Z">
        <w:r>
          <w:rPr>
            <w:noProof/>
          </w:rPr>
          <w:t>Table 10. Use Case 4-1</w:t>
        </w:r>
        <w:r>
          <w:rPr>
            <w:noProof/>
          </w:rPr>
          <w:tab/>
        </w:r>
        <w:r>
          <w:rPr>
            <w:noProof/>
          </w:rPr>
          <w:fldChar w:fldCharType="begin"/>
        </w:r>
        <w:r>
          <w:rPr>
            <w:noProof/>
          </w:rPr>
          <w:instrText xml:space="preserve"> PAGEREF _Toc512193248 \h </w:instrText>
        </w:r>
        <w:r>
          <w:rPr>
            <w:noProof/>
          </w:rPr>
        </w:r>
      </w:ins>
      <w:r>
        <w:rPr>
          <w:noProof/>
        </w:rPr>
        <w:fldChar w:fldCharType="separate"/>
      </w:r>
      <w:ins w:id="997" w:author=" " w:date="2018-04-22T20:44:00Z">
        <w:r>
          <w:rPr>
            <w:noProof/>
          </w:rPr>
          <w:t>14</w:t>
        </w:r>
        <w:r>
          <w:rPr>
            <w:noProof/>
          </w:rPr>
          <w:fldChar w:fldCharType="end"/>
        </w:r>
      </w:ins>
    </w:p>
    <w:p w14:paraId="3EB71CE2" w14:textId="2AB74D5E" w:rsidR="0026480C" w:rsidRDefault="0026480C">
      <w:pPr>
        <w:pStyle w:val="af"/>
        <w:tabs>
          <w:tab w:val="right" w:leader="dot" w:pos="9016"/>
        </w:tabs>
        <w:rPr>
          <w:ins w:id="998" w:author=" " w:date="2018-04-22T20:44:00Z"/>
          <w:rFonts w:eastAsiaTheme="minorEastAsia"/>
          <w:smallCaps w:val="0"/>
          <w:noProof/>
          <w:szCs w:val="22"/>
        </w:rPr>
      </w:pPr>
      <w:ins w:id="999" w:author=" " w:date="2018-04-22T20:44:00Z">
        <w:r>
          <w:rPr>
            <w:noProof/>
          </w:rPr>
          <w:t>Table 11. Use Case 4-2</w:t>
        </w:r>
        <w:r>
          <w:rPr>
            <w:noProof/>
          </w:rPr>
          <w:tab/>
        </w:r>
        <w:r>
          <w:rPr>
            <w:noProof/>
          </w:rPr>
          <w:fldChar w:fldCharType="begin"/>
        </w:r>
        <w:r>
          <w:rPr>
            <w:noProof/>
          </w:rPr>
          <w:instrText xml:space="preserve"> PAGEREF _Toc512193249 \h </w:instrText>
        </w:r>
        <w:r>
          <w:rPr>
            <w:noProof/>
          </w:rPr>
        </w:r>
      </w:ins>
      <w:r>
        <w:rPr>
          <w:noProof/>
        </w:rPr>
        <w:fldChar w:fldCharType="separate"/>
      </w:r>
      <w:ins w:id="1000" w:author=" " w:date="2018-04-22T20:44:00Z">
        <w:r>
          <w:rPr>
            <w:noProof/>
          </w:rPr>
          <w:t>15</w:t>
        </w:r>
        <w:r>
          <w:rPr>
            <w:noProof/>
          </w:rPr>
          <w:fldChar w:fldCharType="end"/>
        </w:r>
      </w:ins>
    </w:p>
    <w:p w14:paraId="11DBEF2F" w14:textId="63A47321" w:rsidR="0026480C" w:rsidRDefault="0026480C">
      <w:pPr>
        <w:pStyle w:val="af"/>
        <w:tabs>
          <w:tab w:val="right" w:leader="dot" w:pos="9016"/>
        </w:tabs>
        <w:rPr>
          <w:ins w:id="1001" w:author=" " w:date="2018-04-22T20:44:00Z"/>
          <w:rFonts w:eastAsiaTheme="minorEastAsia"/>
          <w:smallCaps w:val="0"/>
          <w:noProof/>
          <w:szCs w:val="22"/>
        </w:rPr>
      </w:pPr>
      <w:ins w:id="1002" w:author=" " w:date="2018-04-22T20:44:00Z">
        <w:r>
          <w:rPr>
            <w:noProof/>
          </w:rPr>
          <w:t>Table 12. 모든 사용자 관점 Feature</w:t>
        </w:r>
        <w:r>
          <w:rPr>
            <w:noProof/>
          </w:rPr>
          <w:tab/>
        </w:r>
        <w:r>
          <w:rPr>
            <w:noProof/>
          </w:rPr>
          <w:fldChar w:fldCharType="begin"/>
        </w:r>
        <w:r>
          <w:rPr>
            <w:noProof/>
          </w:rPr>
          <w:instrText xml:space="preserve"> PAGEREF _Toc512193250 \h </w:instrText>
        </w:r>
        <w:r>
          <w:rPr>
            <w:noProof/>
          </w:rPr>
        </w:r>
      </w:ins>
      <w:r>
        <w:rPr>
          <w:noProof/>
        </w:rPr>
        <w:fldChar w:fldCharType="separate"/>
      </w:r>
      <w:ins w:id="1003" w:author=" " w:date="2018-04-22T20:44:00Z">
        <w:r>
          <w:rPr>
            <w:noProof/>
          </w:rPr>
          <w:t>16</w:t>
        </w:r>
        <w:r>
          <w:rPr>
            <w:noProof/>
          </w:rPr>
          <w:fldChar w:fldCharType="end"/>
        </w:r>
      </w:ins>
    </w:p>
    <w:p w14:paraId="3D7392D3" w14:textId="041D456E" w:rsidR="0026480C" w:rsidRDefault="0026480C">
      <w:pPr>
        <w:pStyle w:val="af"/>
        <w:tabs>
          <w:tab w:val="right" w:leader="dot" w:pos="9016"/>
        </w:tabs>
        <w:rPr>
          <w:ins w:id="1004" w:author=" " w:date="2018-04-22T20:44:00Z"/>
          <w:rFonts w:eastAsiaTheme="minorEastAsia"/>
          <w:smallCaps w:val="0"/>
          <w:noProof/>
          <w:szCs w:val="22"/>
        </w:rPr>
      </w:pPr>
      <w:ins w:id="1005" w:author=" " w:date="2018-04-22T20:44:00Z">
        <w:r>
          <w:rPr>
            <w:noProof/>
          </w:rPr>
          <w:t>Table 13. “Helper” 사용자 관점 Feature</w:t>
        </w:r>
        <w:r>
          <w:rPr>
            <w:noProof/>
          </w:rPr>
          <w:tab/>
        </w:r>
        <w:r>
          <w:rPr>
            <w:noProof/>
          </w:rPr>
          <w:fldChar w:fldCharType="begin"/>
        </w:r>
        <w:r>
          <w:rPr>
            <w:noProof/>
          </w:rPr>
          <w:instrText xml:space="preserve"> PAGEREF _Toc512193251 \h </w:instrText>
        </w:r>
        <w:r>
          <w:rPr>
            <w:noProof/>
          </w:rPr>
        </w:r>
      </w:ins>
      <w:r>
        <w:rPr>
          <w:noProof/>
        </w:rPr>
        <w:fldChar w:fldCharType="separate"/>
      </w:r>
      <w:ins w:id="1006" w:author=" " w:date="2018-04-22T20:44:00Z">
        <w:r>
          <w:rPr>
            <w:noProof/>
          </w:rPr>
          <w:t>17</w:t>
        </w:r>
        <w:r>
          <w:rPr>
            <w:noProof/>
          </w:rPr>
          <w:fldChar w:fldCharType="end"/>
        </w:r>
      </w:ins>
    </w:p>
    <w:p w14:paraId="15D47DB3" w14:textId="610B6C25" w:rsidR="0026480C" w:rsidRDefault="0026480C">
      <w:pPr>
        <w:pStyle w:val="af"/>
        <w:tabs>
          <w:tab w:val="right" w:leader="dot" w:pos="9016"/>
        </w:tabs>
        <w:rPr>
          <w:ins w:id="1007" w:author=" " w:date="2018-04-22T20:44:00Z"/>
          <w:rFonts w:eastAsiaTheme="minorEastAsia"/>
          <w:smallCaps w:val="0"/>
          <w:noProof/>
          <w:szCs w:val="22"/>
        </w:rPr>
      </w:pPr>
      <w:ins w:id="1008" w:author=" " w:date="2018-04-22T20:44:00Z">
        <w:r>
          <w:rPr>
            <w:noProof/>
          </w:rPr>
          <w:t>Table 14. “Helpee” 사용자 관점 Feature</w:t>
        </w:r>
        <w:r>
          <w:rPr>
            <w:noProof/>
          </w:rPr>
          <w:tab/>
        </w:r>
        <w:r>
          <w:rPr>
            <w:noProof/>
          </w:rPr>
          <w:fldChar w:fldCharType="begin"/>
        </w:r>
        <w:r>
          <w:rPr>
            <w:noProof/>
          </w:rPr>
          <w:instrText xml:space="preserve"> PAGEREF _Toc512193252 \h </w:instrText>
        </w:r>
        <w:r>
          <w:rPr>
            <w:noProof/>
          </w:rPr>
        </w:r>
      </w:ins>
      <w:r>
        <w:rPr>
          <w:noProof/>
        </w:rPr>
        <w:fldChar w:fldCharType="separate"/>
      </w:r>
      <w:ins w:id="1009" w:author=" " w:date="2018-04-22T20:44:00Z">
        <w:r>
          <w:rPr>
            <w:noProof/>
          </w:rPr>
          <w:t>18</w:t>
        </w:r>
        <w:r>
          <w:rPr>
            <w:noProof/>
          </w:rPr>
          <w:fldChar w:fldCharType="end"/>
        </w:r>
      </w:ins>
    </w:p>
    <w:p w14:paraId="13E6F5BA" w14:textId="68658614" w:rsidR="0026480C" w:rsidRDefault="0026480C">
      <w:pPr>
        <w:pStyle w:val="af"/>
        <w:tabs>
          <w:tab w:val="right" w:leader="dot" w:pos="9016"/>
        </w:tabs>
        <w:rPr>
          <w:ins w:id="1010" w:author=" " w:date="2018-04-22T20:44:00Z"/>
          <w:rFonts w:eastAsiaTheme="minorEastAsia"/>
          <w:smallCaps w:val="0"/>
          <w:noProof/>
          <w:szCs w:val="22"/>
        </w:rPr>
      </w:pPr>
      <w:ins w:id="1011" w:author=" " w:date="2018-04-22T20:44:00Z">
        <w:r>
          <w:rPr>
            <w:noProof/>
          </w:rPr>
          <w:t>Table 15. 관리자 관점 Feature</w:t>
        </w:r>
        <w:r>
          <w:rPr>
            <w:noProof/>
          </w:rPr>
          <w:tab/>
        </w:r>
        <w:r>
          <w:rPr>
            <w:noProof/>
          </w:rPr>
          <w:fldChar w:fldCharType="begin"/>
        </w:r>
        <w:r>
          <w:rPr>
            <w:noProof/>
          </w:rPr>
          <w:instrText xml:space="preserve"> PAGEREF _Toc512193253 \h </w:instrText>
        </w:r>
        <w:r>
          <w:rPr>
            <w:noProof/>
          </w:rPr>
        </w:r>
      </w:ins>
      <w:r>
        <w:rPr>
          <w:noProof/>
        </w:rPr>
        <w:fldChar w:fldCharType="separate"/>
      </w:r>
      <w:ins w:id="1012" w:author=" " w:date="2018-04-22T20:44:00Z">
        <w:r>
          <w:rPr>
            <w:noProof/>
          </w:rPr>
          <w:t>20</w:t>
        </w:r>
        <w:r>
          <w:rPr>
            <w:noProof/>
          </w:rPr>
          <w:fldChar w:fldCharType="end"/>
        </w:r>
      </w:ins>
    </w:p>
    <w:p w14:paraId="1E6D8ECE" w14:textId="78E66167" w:rsidR="0026480C" w:rsidRDefault="0026480C">
      <w:pPr>
        <w:pStyle w:val="af"/>
        <w:tabs>
          <w:tab w:val="right" w:leader="dot" w:pos="9016"/>
        </w:tabs>
        <w:rPr>
          <w:ins w:id="1013" w:author=" " w:date="2018-04-22T20:44:00Z"/>
          <w:rFonts w:eastAsiaTheme="minorEastAsia"/>
          <w:smallCaps w:val="0"/>
          <w:noProof/>
          <w:szCs w:val="22"/>
        </w:rPr>
      </w:pPr>
      <w:ins w:id="1014" w:author=" " w:date="2018-04-22T20:44:00Z">
        <w:r>
          <w:rPr>
            <w:noProof/>
          </w:rPr>
          <w:t>Table 16. Components</w:t>
        </w:r>
        <w:r>
          <w:rPr>
            <w:noProof/>
          </w:rPr>
          <w:tab/>
        </w:r>
        <w:r>
          <w:rPr>
            <w:noProof/>
          </w:rPr>
          <w:fldChar w:fldCharType="begin"/>
        </w:r>
        <w:r>
          <w:rPr>
            <w:noProof/>
          </w:rPr>
          <w:instrText xml:space="preserve"> PAGEREF _Toc512193254 \h </w:instrText>
        </w:r>
        <w:r>
          <w:rPr>
            <w:noProof/>
          </w:rPr>
        </w:r>
      </w:ins>
      <w:r>
        <w:rPr>
          <w:noProof/>
        </w:rPr>
        <w:fldChar w:fldCharType="separate"/>
      </w:r>
      <w:ins w:id="1015" w:author=" " w:date="2018-04-22T20:44:00Z">
        <w:r>
          <w:rPr>
            <w:noProof/>
          </w:rPr>
          <w:t>39</w:t>
        </w:r>
        <w:r>
          <w:rPr>
            <w:noProof/>
          </w:rPr>
          <w:fldChar w:fldCharType="end"/>
        </w:r>
      </w:ins>
    </w:p>
    <w:p w14:paraId="6C0C2B15" w14:textId="2E568A39" w:rsidR="0026480C" w:rsidRDefault="0026480C">
      <w:pPr>
        <w:pStyle w:val="af"/>
        <w:tabs>
          <w:tab w:val="right" w:leader="dot" w:pos="9016"/>
        </w:tabs>
        <w:rPr>
          <w:ins w:id="1016" w:author=" " w:date="2018-04-22T20:44:00Z"/>
          <w:rFonts w:eastAsiaTheme="minorEastAsia"/>
          <w:smallCaps w:val="0"/>
          <w:noProof/>
          <w:szCs w:val="22"/>
        </w:rPr>
      </w:pPr>
      <w:ins w:id="1017" w:author=" " w:date="2018-04-22T20:44:00Z">
        <w:r>
          <w:rPr>
            <w:noProof/>
          </w:rPr>
          <w:t>Table 17. User schema</w:t>
        </w:r>
        <w:r>
          <w:rPr>
            <w:noProof/>
          </w:rPr>
          <w:tab/>
        </w:r>
        <w:r>
          <w:rPr>
            <w:noProof/>
          </w:rPr>
          <w:fldChar w:fldCharType="begin"/>
        </w:r>
        <w:r>
          <w:rPr>
            <w:noProof/>
          </w:rPr>
          <w:instrText xml:space="preserve"> PAGEREF _Toc512193255 \h </w:instrText>
        </w:r>
        <w:r>
          <w:rPr>
            <w:noProof/>
          </w:rPr>
        </w:r>
      </w:ins>
      <w:r>
        <w:rPr>
          <w:noProof/>
        </w:rPr>
        <w:fldChar w:fldCharType="separate"/>
      </w:r>
      <w:ins w:id="1018" w:author=" " w:date="2018-04-22T20:44:00Z">
        <w:r>
          <w:rPr>
            <w:noProof/>
          </w:rPr>
          <w:t>40</w:t>
        </w:r>
        <w:r>
          <w:rPr>
            <w:noProof/>
          </w:rPr>
          <w:fldChar w:fldCharType="end"/>
        </w:r>
      </w:ins>
    </w:p>
    <w:p w14:paraId="29DDB1F3" w14:textId="2A275752" w:rsidR="0026480C" w:rsidRDefault="0026480C">
      <w:pPr>
        <w:pStyle w:val="af"/>
        <w:tabs>
          <w:tab w:val="right" w:leader="dot" w:pos="9016"/>
        </w:tabs>
        <w:rPr>
          <w:ins w:id="1019" w:author=" " w:date="2018-04-22T20:44:00Z"/>
          <w:rFonts w:eastAsiaTheme="minorEastAsia"/>
          <w:smallCaps w:val="0"/>
          <w:noProof/>
          <w:szCs w:val="22"/>
        </w:rPr>
      </w:pPr>
      <w:ins w:id="1020" w:author=" " w:date="2018-04-22T20:44:00Z">
        <w:r>
          <w:rPr>
            <w:noProof/>
          </w:rPr>
          <w:t>Table 18. Volunteer Schema</w:t>
        </w:r>
        <w:r>
          <w:rPr>
            <w:noProof/>
          </w:rPr>
          <w:tab/>
        </w:r>
        <w:r>
          <w:rPr>
            <w:noProof/>
          </w:rPr>
          <w:fldChar w:fldCharType="begin"/>
        </w:r>
        <w:r>
          <w:rPr>
            <w:noProof/>
          </w:rPr>
          <w:instrText xml:space="preserve"> PAGEREF _Toc512193256 \h </w:instrText>
        </w:r>
        <w:r>
          <w:rPr>
            <w:noProof/>
          </w:rPr>
        </w:r>
      </w:ins>
      <w:r>
        <w:rPr>
          <w:noProof/>
        </w:rPr>
        <w:fldChar w:fldCharType="separate"/>
      </w:r>
      <w:ins w:id="1021" w:author=" " w:date="2018-04-22T20:44:00Z">
        <w:r>
          <w:rPr>
            <w:noProof/>
          </w:rPr>
          <w:t>41</w:t>
        </w:r>
        <w:r>
          <w:rPr>
            <w:noProof/>
          </w:rPr>
          <w:fldChar w:fldCharType="end"/>
        </w:r>
      </w:ins>
    </w:p>
    <w:p w14:paraId="390091B7" w14:textId="4F727DE3" w:rsidR="0026480C" w:rsidRDefault="0026480C">
      <w:pPr>
        <w:pStyle w:val="af"/>
        <w:tabs>
          <w:tab w:val="right" w:leader="dot" w:pos="9016"/>
        </w:tabs>
        <w:rPr>
          <w:ins w:id="1022" w:author=" " w:date="2018-04-22T20:44:00Z"/>
          <w:rFonts w:eastAsiaTheme="minorEastAsia"/>
          <w:smallCaps w:val="0"/>
          <w:noProof/>
          <w:szCs w:val="22"/>
        </w:rPr>
      </w:pPr>
      <w:ins w:id="1023" w:author=" " w:date="2018-04-22T20:44:00Z">
        <w:r>
          <w:rPr>
            <w:noProof/>
          </w:rPr>
          <w:t>Table 19. Feedback Schema</w:t>
        </w:r>
        <w:r>
          <w:rPr>
            <w:noProof/>
          </w:rPr>
          <w:tab/>
        </w:r>
        <w:r>
          <w:rPr>
            <w:noProof/>
          </w:rPr>
          <w:fldChar w:fldCharType="begin"/>
        </w:r>
        <w:r>
          <w:rPr>
            <w:noProof/>
          </w:rPr>
          <w:instrText xml:space="preserve"> PAGEREF _Toc512193257 \h </w:instrText>
        </w:r>
        <w:r>
          <w:rPr>
            <w:noProof/>
          </w:rPr>
        </w:r>
      </w:ins>
      <w:r>
        <w:rPr>
          <w:noProof/>
        </w:rPr>
        <w:fldChar w:fldCharType="separate"/>
      </w:r>
      <w:ins w:id="1024" w:author=" " w:date="2018-04-22T20:44:00Z">
        <w:r>
          <w:rPr>
            <w:noProof/>
          </w:rPr>
          <w:t>42</w:t>
        </w:r>
        <w:r>
          <w:rPr>
            <w:noProof/>
          </w:rPr>
          <w:fldChar w:fldCharType="end"/>
        </w:r>
      </w:ins>
    </w:p>
    <w:p w14:paraId="65E2FC89" w14:textId="41719845" w:rsidR="0026480C" w:rsidRDefault="0026480C">
      <w:pPr>
        <w:pStyle w:val="af"/>
        <w:tabs>
          <w:tab w:val="right" w:leader="dot" w:pos="9016"/>
        </w:tabs>
        <w:rPr>
          <w:ins w:id="1025" w:author=" " w:date="2018-04-22T20:44:00Z"/>
          <w:rFonts w:eastAsiaTheme="minorEastAsia"/>
          <w:smallCaps w:val="0"/>
          <w:noProof/>
          <w:szCs w:val="22"/>
        </w:rPr>
      </w:pPr>
      <w:ins w:id="1026" w:author=" " w:date="2018-04-22T20:44:00Z">
        <w:r>
          <w:rPr>
            <w:noProof/>
          </w:rPr>
          <w:t>Table 20. 외부 API</w:t>
        </w:r>
        <w:r>
          <w:rPr>
            <w:noProof/>
          </w:rPr>
          <w:tab/>
        </w:r>
        <w:r>
          <w:rPr>
            <w:noProof/>
          </w:rPr>
          <w:fldChar w:fldCharType="begin"/>
        </w:r>
        <w:r>
          <w:rPr>
            <w:noProof/>
          </w:rPr>
          <w:instrText xml:space="preserve"> PAGEREF _Toc512193258 \h </w:instrText>
        </w:r>
        <w:r>
          <w:rPr>
            <w:noProof/>
          </w:rPr>
        </w:r>
      </w:ins>
      <w:r>
        <w:rPr>
          <w:noProof/>
        </w:rPr>
        <w:fldChar w:fldCharType="separate"/>
      </w:r>
      <w:ins w:id="1027" w:author=" " w:date="2018-04-22T20:44:00Z">
        <w:r>
          <w:rPr>
            <w:noProof/>
          </w:rPr>
          <w:t>43</w:t>
        </w:r>
        <w:r>
          <w:rPr>
            <w:noProof/>
          </w:rPr>
          <w:fldChar w:fldCharType="end"/>
        </w:r>
      </w:ins>
    </w:p>
    <w:p w14:paraId="4FFEF28E" w14:textId="32EC9AA2" w:rsidR="0026480C" w:rsidRDefault="0026480C">
      <w:pPr>
        <w:pStyle w:val="af"/>
        <w:tabs>
          <w:tab w:val="right" w:leader="dot" w:pos="9016"/>
        </w:tabs>
        <w:rPr>
          <w:ins w:id="1028" w:author=" " w:date="2018-04-22T20:44:00Z"/>
          <w:rFonts w:eastAsiaTheme="minorEastAsia"/>
          <w:smallCaps w:val="0"/>
          <w:noProof/>
          <w:szCs w:val="22"/>
        </w:rPr>
      </w:pPr>
      <w:ins w:id="1029" w:author=" " w:date="2018-04-22T20:44:00Z">
        <w:r>
          <w:rPr>
            <w:noProof/>
          </w:rPr>
          <w:t>Table 21. Restful API</w:t>
        </w:r>
        <w:r>
          <w:rPr>
            <w:noProof/>
          </w:rPr>
          <w:tab/>
        </w:r>
        <w:r>
          <w:rPr>
            <w:noProof/>
          </w:rPr>
          <w:fldChar w:fldCharType="begin"/>
        </w:r>
        <w:r>
          <w:rPr>
            <w:noProof/>
          </w:rPr>
          <w:instrText xml:space="preserve"> PAGEREF _Toc512193259 \h </w:instrText>
        </w:r>
        <w:r>
          <w:rPr>
            <w:noProof/>
          </w:rPr>
        </w:r>
      </w:ins>
      <w:r>
        <w:rPr>
          <w:noProof/>
        </w:rPr>
        <w:fldChar w:fldCharType="separate"/>
      </w:r>
      <w:ins w:id="1030" w:author=" " w:date="2018-04-22T20:44:00Z">
        <w:r>
          <w:rPr>
            <w:noProof/>
          </w:rPr>
          <w:t>43</w:t>
        </w:r>
        <w:r>
          <w:rPr>
            <w:noProof/>
          </w:rPr>
          <w:fldChar w:fldCharType="end"/>
        </w:r>
      </w:ins>
    </w:p>
    <w:p w14:paraId="02AC02D0" w14:textId="3EB65FD9" w:rsidR="0026480C" w:rsidRDefault="0026480C">
      <w:pPr>
        <w:pStyle w:val="af"/>
        <w:tabs>
          <w:tab w:val="right" w:leader="dot" w:pos="9016"/>
        </w:tabs>
        <w:rPr>
          <w:ins w:id="1031" w:author=" " w:date="2018-04-22T20:44:00Z"/>
          <w:rFonts w:eastAsiaTheme="minorEastAsia"/>
          <w:smallCaps w:val="0"/>
          <w:noProof/>
          <w:szCs w:val="22"/>
        </w:rPr>
      </w:pPr>
      <w:ins w:id="1032" w:author=" " w:date="2018-04-22T20:44:00Z">
        <w:r>
          <w:rPr>
            <w:noProof/>
          </w:rPr>
          <w:t>Table 22. 개발환경</w:t>
        </w:r>
        <w:r>
          <w:rPr>
            <w:noProof/>
          </w:rPr>
          <w:tab/>
        </w:r>
        <w:r>
          <w:rPr>
            <w:noProof/>
          </w:rPr>
          <w:fldChar w:fldCharType="begin"/>
        </w:r>
        <w:r>
          <w:rPr>
            <w:noProof/>
          </w:rPr>
          <w:instrText xml:space="preserve"> PAGEREF _Toc512193260 \h </w:instrText>
        </w:r>
        <w:r>
          <w:rPr>
            <w:noProof/>
          </w:rPr>
        </w:r>
      </w:ins>
      <w:r>
        <w:rPr>
          <w:noProof/>
        </w:rPr>
        <w:fldChar w:fldCharType="separate"/>
      </w:r>
      <w:ins w:id="1033" w:author=" " w:date="2018-04-22T20:44:00Z">
        <w:r>
          <w:rPr>
            <w:noProof/>
          </w:rPr>
          <w:t>46</w:t>
        </w:r>
        <w:r>
          <w:rPr>
            <w:noProof/>
          </w:rPr>
          <w:fldChar w:fldCharType="end"/>
        </w:r>
      </w:ins>
    </w:p>
    <w:p w14:paraId="1BF49525" w14:textId="3DD6F8F5" w:rsidR="0026480C" w:rsidRDefault="0026480C">
      <w:pPr>
        <w:pStyle w:val="af"/>
        <w:tabs>
          <w:tab w:val="right" w:leader="dot" w:pos="9016"/>
        </w:tabs>
        <w:rPr>
          <w:ins w:id="1034" w:author=" " w:date="2018-04-22T20:44:00Z"/>
          <w:rFonts w:eastAsiaTheme="minorEastAsia"/>
          <w:smallCaps w:val="0"/>
          <w:noProof/>
          <w:szCs w:val="22"/>
        </w:rPr>
      </w:pPr>
      <w:ins w:id="1035" w:author=" " w:date="2018-04-22T20:44:00Z">
        <w:r>
          <w:rPr>
            <w:noProof/>
          </w:rPr>
          <w:t>Table 23. Framework</w:t>
        </w:r>
        <w:r>
          <w:rPr>
            <w:noProof/>
          </w:rPr>
          <w:tab/>
        </w:r>
        <w:r>
          <w:rPr>
            <w:noProof/>
          </w:rPr>
          <w:fldChar w:fldCharType="begin"/>
        </w:r>
        <w:r>
          <w:rPr>
            <w:noProof/>
          </w:rPr>
          <w:instrText xml:space="preserve"> PAGEREF _Toc512193261 \h </w:instrText>
        </w:r>
        <w:r>
          <w:rPr>
            <w:noProof/>
          </w:rPr>
        </w:r>
      </w:ins>
      <w:r>
        <w:rPr>
          <w:noProof/>
        </w:rPr>
        <w:fldChar w:fldCharType="separate"/>
      </w:r>
      <w:ins w:id="1036" w:author=" " w:date="2018-04-22T20:44:00Z">
        <w:r>
          <w:rPr>
            <w:noProof/>
          </w:rPr>
          <w:t>46</w:t>
        </w:r>
        <w:r>
          <w:rPr>
            <w:noProof/>
          </w:rPr>
          <w:fldChar w:fldCharType="end"/>
        </w:r>
      </w:ins>
    </w:p>
    <w:p w14:paraId="110A6D09" w14:textId="20460B0C" w:rsidR="0026480C" w:rsidRDefault="0026480C">
      <w:pPr>
        <w:pStyle w:val="af"/>
        <w:tabs>
          <w:tab w:val="right" w:leader="dot" w:pos="9016"/>
        </w:tabs>
        <w:rPr>
          <w:ins w:id="1037" w:author=" " w:date="2018-04-22T20:44:00Z"/>
          <w:rFonts w:eastAsiaTheme="minorEastAsia"/>
          <w:smallCaps w:val="0"/>
          <w:noProof/>
          <w:szCs w:val="22"/>
        </w:rPr>
      </w:pPr>
      <w:ins w:id="1038" w:author=" " w:date="2018-04-22T20:44:00Z">
        <w:r>
          <w:rPr>
            <w:noProof/>
          </w:rPr>
          <w:t>Table 24. Risk</w:t>
        </w:r>
        <w:r>
          <w:rPr>
            <w:noProof/>
          </w:rPr>
          <w:tab/>
        </w:r>
        <w:r>
          <w:rPr>
            <w:noProof/>
          </w:rPr>
          <w:fldChar w:fldCharType="begin"/>
        </w:r>
        <w:r>
          <w:rPr>
            <w:noProof/>
          </w:rPr>
          <w:instrText xml:space="preserve"> PAGEREF _Toc512193262 \h </w:instrText>
        </w:r>
        <w:r>
          <w:rPr>
            <w:noProof/>
          </w:rPr>
        </w:r>
      </w:ins>
      <w:r>
        <w:rPr>
          <w:noProof/>
        </w:rPr>
        <w:fldChar w:fldCharType="separate"/>
      </w:r>
      <w:ins w:id="1039" w:author=" " w:date="2018-04-22T20:44:00Z">
        <w:r>
          <w:rPr>
            <w:noProof/>
          </w:rPr>
          <w:t>47</w:t>
        </w:r>
        <w:r>
          <w:rPr>
            <w:noProof/>
          </w:rPr>
          <w:fldChar w:fldCharType="end"/>
        </w:r>
      </w:ins>
    </w:p>
    <w:p w14:paraId="5805AC6A" w14:textId="45A891B4" w:rsidR="0026480C" w:rsidRDefault="0026480C">
      <w:pPr>
        <w:pStyle w:val="af"/>
        <w:tabs>
          <w:tab w:val="right" w:leader="dot" w:pos="9016"/>
        </w:tabs>
        <w:rPr>
          <w:ins w:id="1040" w:author=" " w:date="2018-04-22T20:44:00Z"/>
          <w:rFonts w:eastAsiaTheme="minorEastAsia"/>
          <w:smallCaps w:val="0"/>
          <w:noProof/>
          <w:szCs w:val="22"/>
        </w:rPr>
      </w:pPr>
      <w:ins w:id="1041" w:author=" " w:date="2018-04-22T20:44:00Z">
        <w:r>
          <w:rPr>
            <w:noProof/>
          </w:rPr>
          <w:t>Table 25. 개발 일정</w:t>
        </w:r>
        <w:r>
          <w:rPr>
            <w:noProof/>
          </w:rPr>
          <w:tab/>
        </w:r>
        <w:r>
          <w:rPr>
            <w:noProof/>
          </w:rPr>
          <w:fldChar w:fldCharType="begin"/>
        </w:r>
        <w:r>
          <w:rPr>
            <w:noProof/>
          </w:rPr>
          <w:instrText xml:space="preserve"> PAGEREF _Toc512193263 \h </w:instrText>
        </w:r>
        <w:r>
          <w:rPr>
            <w:noProof/>
          </w:rPr>
        </w:r>
      </w:ins>
      <w:r>
        <w:rPr>
          <w:noProof/>
        </w:rPr>
        <w:fldChar w:fldCharType="separate"/>
      </w:r>
      <w:ins w:id="1042" w:author=" " w:date="2018-04-22T20:44:00Z">
        <w:r>
          <w:rPr>
            <w:noProof/>
          </w:rPr>
          <w:t>48</w:t>
        </w:r>
        <w:r>
          <w:rPr>
            <w:noProof/>
          </w:rPr>
          <w:fldChar w:fldCharType="end"/>
        </w:r>
      </w:ins>
    </w:p>
    <w:p w14:paraId="6CB4368C" w14:textId="128C514B" w:rsidR="0026480C" w:rsidRDefault="0026480C">
      <w:pPr>
        <w:pStyle w:val="af"/>
        <w:tabs>
          <w:tab w:val="right" w:leader="dot" w:pos="9016"/>
        </w:tabs>
        <w:rPr>
          <w:ins w:id="1043" w:author=" " w:date="2018-04-22T20:44:00Z"/>
          <w:rFonts w:eastAsiaTheme="minorEastAsia"/>
          <w:smallCaps w:val="0"/>
          <w:noProof/>
          <w:szCs w:val="22"/>
        </w:rPr>
      </w:pPr>
      <w:ins w:id="1044" w:author=" " w:date="2018-04-22T20:44:00Z">
        <w:r>
          <w:rPr>
            <w:noProof/>
          </w:rPr>
          <w:t>Table 26. 비용 분석</w:t>
        </w:r>
        <w:r>
          <w:rPr>
            <w:noProof/>
          </w:rPr>
          <w:tab/>
        </w:r>
        <w:r>
          <w:rPr>
            <w:noProof/>
          </w:rPr>
          <w:fldChar w:fldCharType="begin"/>
        </w:r>
        <w:r>
          <w:rPr>
            <w:noProof/>
          </w:rPr>
          <w:instrText xml:space="preserve"> PAGEREF _Toc512193264 \h </w:instrText>
        </w:r>
        <w:r>
          <w:rPr>
            <w:noProof/>
          </w:rPr>
        </w:r>
      </w:ins>
      <w:r>
        <w:rPr>
          <w:noProof/>
        </w:rPr>
        <w:fldChar w:fldCharType="separate"/>
      </w:r>
      <w:ins w:id="1045" w:author=" " w:date="2018-04-22T20:44:00Z">
        <w:r>
          <w:rPr>
            <w:noProof/>
          </w:rPr>
          <w:t>50</w:t>
        </w:r>
        <w:r>
          <w:rPr>
            <w:noProof/>
          </w:rPr>
          <w:fldChar w:fldCharType="end"/>
        </w:r>
      </w:ins>
    </w:p>
    <w:p w14:paraId="589D831B" w14:textId="0AA36571" w:rsidR="0026480C" w:rsidRDefault="0026480C">
      <w:pPr>
        <w:pStyle w:val="af"/>
        <w:tabs>
          <w:tab w:val="right" w:leader="dot" w:pos="9016"/>
        </w:tabs>
        <w:rPr>
          <w:ins w:id="1046" w:author=" " w:date="2018-04-22T20:44:00Z"/>
          <w:rFonts w:eastAsiaTheme="minorEastAsia"/>
          <w:smallCaps w:val="0"/>
          <w:noProof/>
          <w:szCs w:val="22"/>
        </w:rPr>
      </w:pPr>
      <w:ins w:id="1047" w:author=" " w:date="2018-04-22T20:44:00Z">
        <w:r>
          <w:rPr>
            <w:noProof/>
          </w:rPr>
          <w:t>Table 27. Feature / 컴포넌트 기반 업무분장</w:t>
        </w:r>
        <w:r>
          <w:rPr>
            <w:noProof/>
          </w:rPr>
          <w:tab/>
        </w:r>
        <w:r>
          <w:rPr>
            <w:noProof/>
          </w:rPr>
          <w:fldChar w:fldCharType="begin"/>
        </w:r>
        <w:r>
          <w:rPr>
            <w:noProof/>
          </w:rPr>
          <w:instrText xml:space="preserve"> PAGEREF _Toc512193265 \h </w:instrText>
        </w:r>
        <w:r>
          <w:rPr>
            <w:noProof/>
          </w:rPr>
        </w:r>
      </w:ins>
      <w:r>
        <w:rPr>
          <w:noProof/>
        </w:rPr>
        <w:fldChar w:fldCharType="separate"/>
      </w:r>
      <w:ins w:id="1048" w:author=" " w:date="2018-04-22T20:44:00Z">
        <w:r>
          <w:rPr>
            <w:noProof/>
          </w:rPr>
          <w:t>50</w:t>
        </w:r>
        <w:r>
          <w:rPr>
            <w:noProof/>
          </w:rPr>
          <w:fldChar w:fldCharType="end"/>
        </w:r>
      </w:ins>
    </w:p>
    <w:p w14:paraId="2DBB9287" w14:textId="13FFBA4E" w:rsidR="0026480C" w:rsidRDefault="0026480C">
      <w:pPr>
        <w:pStyle w:val="af"/>
        <w:tabs>
          <w:tab w:val="right" w:leader="dot" w:pos="9016"/>
        </w:tabs>
        <w:rPr>
          <w:ins w:id="1049" w:author=" " w:date="2018-04-22T20:44:00Z"/>
          <w:rFonts w:eastAsiaTheme="minorEastAsia"/>
          <w:smallCaps w:val="0"/>
          <w:noProof/>
          <w:szCs w:val="22"/>
        </w:rPr>
      </w:pPr>
      <w:ins w:id="1050" w:author=" " w:date="2018-04-22T20:44:00Z">
        <w:r>
          <w:rPr>
            <w:noProof/>
          </w:rPr>
          <w:t>Table 28. 부가적 업무 분장</w:t>
        </w:r>
        <w:r>
          <w:rPr>
            <w:noProof/>
          </w:rPr>
          <w:tab/>
        </w:r>
        <w:r>
          <w:rPr>
            <w:noProof/>
          </w:rPr>
          <w:fldChar w:fldCharType="begin"/>
        </w:r>
        <w:r>
          <w:rPr>
            <w:noProof/>
          </w:rPr>
          <w:instrText xml:space="preserve"> PAGEREF _Toc512193266 \h </w:instrText>
        </w:r>
        <w:r>
          <w:rPr>
            <w:noProof/>
          </w:rPr>
        </w:r>
      </w:ins>
      <w:r>
        <w:rPr>
          <w:noProof/>
        </w:rPr>
        <w:fldChar w:fldCharType="separate"/>
      </w:r>
      <w:ins w:id="1051" w:author=" " w:date="2018-04-22T20:44:00Z">
        <w:r>
          <w:rPr>
            <w:noProof/>
          </w:rPr>
          <w:t>51</w:t>
        </w:r>
        <w:r>
          <w:rPr>
            <w:noProof/>
          </w:rPr>
          <w:fldChar w:fldCharType="end"/>
        </w:r>
      </w:ins>
    </w:p>
    <w:p w14:paraId="0FF11837" w14:textId="50A23352" w:rsidR="0026480C" w:rsidRDefault="0026480C">
      <w:pPr>
        <w:pStyle w:val="af"/>
        <w:tabs>
          <w:tab w:val="right" w:leader="dot" w:pos="9016"/>
        </w:tabs>
        <w:rPr>
          <w:ins w:id="1052" w:author=" " w:date="2018-04-22T20:44:00Z"/>
          <w:rFonts w:eastAsiaTheme="minorEastAsia"/>
          <w:smallCaps w:val="0"/>
          <w:noProof/>
          <w:szCs w:val="22"/>
        </w:rPr>
      </w:pPr>
      <w:ins w:id="1053" w:author=" " w:date="2018-04-22T20:44:00Z">
        <w:r>
          <w:rPr>
            <w:noProof/>
          </w:rPr>
          <w:t>Table 29. 소스코드 관리</w:t>
        </w:r>
        <w:r>
          <w:rPr>
            <w:noProof/>
          </w:rPr>
          <w:tab/>
        </w:r>
        <w:r>
          <w:rPr>
            <w:noProof/>
          </w:rPr>
          <w:fldChar w:fldCharType="begin"/>
        </w:r>
        <w:r>
          <w:rPr>
            <w:noProof/>
          </w:rPr>
          <w:instrText xml:space="preserve"> PAGEREF _Toc512193267 \h </w:instrText>
        </w:r>
        <w:r>
          <w:rPr>
            <w:noProof/>
          </w:rPr>
        </w:r>
      </w:ins>
      <w:r>
        <w:rPr>
          <w:noProof/>
        </w:rPr>
        <w:fldChar w:fldCharType="separate"/>
      </w:r>
      <w:ins w:id="1054" w:author=" " w:date="2018-04-22T20:44:00Z">
        <w:r>
          <w:rPr>
            <w:noProof/>
          </w:rPr>
          <w:t>52</w:t>
        </w:r>
        <w:r>
          <w:rPr>
            <w:noProof/>
          </w:rPr>
          <w:fldChar w:fldCharType="end"/>
        </w:r>
      </w:ins>
    </w:p>
    <w:p w14:paraId="2F3AC149" w14:textId="7C5F43F3" w:rsidR="0026480C" w:rsidRDefault="0026480C">
      <w:pPr>
        <w:pStyle w:val="af"/>
        <w:tabs>
          <w:tab w:val="right" w:leader="dot" w:pos="9016"/>
        </w:tabs>
        <w:rPr>
          <w:ins w:id="1055" w:author=" " w:date="2018-04-22T20:44:00Z"/>
          <w:rFonts w:eastAsiaTheme="minorEastAsia"/>
          <w:smallCaps w:val="0"/>
          <w:noProof/>
          <w:szCs w:val="22"/>
        </w:rPr>
      </w:pPr>
      <w:ins w:id="1056" w:author=" " w:date="2018-04-22T20:44:00Z">
        <w:r>
          <w:rPr>
            <w:noProof/>
          </w:rPr>
          <w:t>Table 30. 통합 및 테스트</w:t>
        </w:r>
        <w:r>
          <w:rPr>
            <w:noProof/>
          </w:rPr>
          <w:tab/>
        </w:r>
        <w:r>
          <w:rPr>
            <w:noProof/>
          </w:rPr>
          <w:fldChar w:fldCharType="begin"/>
        </w:r>
        <w:r>
          <w:rPr>
            <w:noProof/>
          </w:rPr>
          <w:instrText xml:space="preserve"> PAGEREF _Toc512193268 \h </w:instrText>
        </w:r>
        <w:r>
          <w:rPr>
            <w:noProof/>
          </w:rPr>
        </w:r>
      </w:ins>
      <w:r>
        <w:rPr>
          <w:noProof/>
        </w:rPr>
        <w:fldChar w:fldCharType="separate"/>
      </w:r>
      <w:ins w:id="1057" w:author=" " w:date="2018-04-22T20:44:00Z">
        <w:r>
          <w:rPr>
            <w:noProof/>
          </w:rPr>
          <w:t>52</w:t>
        </w:r>
        <w:r>
          <w:rPr>
            <w:noProof/>
          </w:rPr>
          <w:fldChar w:fldCharType="end"/>
        </w:r>
      </w:ins>
    </w:p>
    <w:p w14:paraId="7C15D60C" w14:textId="77F4F87E" w:rsidR="0026480C" w:rsidRDefault="0026480C">
      <w:pPr>
        <w:pStyle w:val="af"/>
        <w:tabs>
          <w:tab w:val="right" w:leader="dot" w:pos="9016"/>
        </w:tabs>
        <w:rPr>
          <w:ins w:id="1058" w:author=" " w:date="2018-04-22T20:44:00Z"/>
          <w:rFonts w:eastAsiaTheme="minorEastAsia"/>
          <w:smallCaps w:val="0"/>
          <w:noProof/>
          <w:szCs w:val="22"/>
        </w:rPr>
      </w:pPr>
      <w:ins w:id="1059" w:author=" " w:date="2018-04-22T20:44:00Z">
        <w:r>
          <w:rPr>
            <w:noProof/>
          </w:rPr>
          <w:t>Table 31. 이슈 관리</w:t>
        </w:r>
        <w:r>
          <w:rPr>
            <w:noProof/>
          </w:rPr>
          <w:tab/>
        </w:r>
        <w:r>
          <w:rPr>
            <w:noProof/>
          </w:rPr>
          <w:fldChar w:fldCharType="begin"/>
        </w:r>
        <w:r>
          <w:rPr>
            <w:noProof/>
          </w:rPr>
          <w:instrText xml:space="preserve"> PAGEREF _Toc512193269 \h </w:instrText>
        </w:r>
        <w:r>
          <w:rPr>
            <w:noProof/>
          </w:rPr>
        </w:r>
      </w:ins>
      <w:r>
        <w:rPr>
          <w:noProof/>
        </w:rPr>
        <w:fldChar w:fldCharType="separate"/>
      </w:r>
      <w:ins w:id="1060" w:author=" " w:date="2018-04-22T20:44:00Z">
        <w:r>
          <w:rPr>
            <w:noProof/>
          </w:rPr>
          <w:t>53</w:t>
        </w:r>
        <w:r>
          <w:rPr>
            <w:noProof/>
          </w:rPr>
          <w:fldChar w:fldCharType="end"/>
        </w:r>
      </w:ins>
    </w:p>
    <w:p w14:paraId="6CC183F7" w14:textId="21E386E1" w:rsidR="0026480C" w:rsidRDefault="0026480C">
      <w:pPr>
        <w:pStyle w:val="af"/>
        <w:tabs>
          <w:tab w:val="right" w:leader="dot" w:pos="9016"/>
        </w:tabs>
        <w:rPr>
          <w:ins w:id="1061" w:author=" " w:date="2018-04-22T20:44:00Z"/>
          <w:rFonts w:eastAsiaTheme="minorEastAsia"/>
          <w:smallCaps w:val="0"/>
          <w:noProof/>
          <w:szCs w:val="22"/>
        </w:rPr>
      </w:pPr>
      <w:ins w:id="1062" w:author=" " w:date="2018-04-22T20:44:00Z">
        <w:r>
          <w:rPr>
            <w:noProof/>
          </w:rPr>
          <w:t>Table 32. 성과 측정 방안</w:t>
        </w:r>
        <w:r>
          <w:rPr>
            <w:noProof/>
          </w:rPr>
          <w:tab/>
        </w:r>
        <w:r>
          <w:rPr>
            <w:noProof/>
          </w:rPr>
          <w:fldChar w:fldCharType="begin"/>
        </w:r>
        <w:r>
          <w:rPr>
            <w:noProof/>
          </w:rPr>
          <w:instrText xml:space="preserve"> PAGEREF _Toc512193270 \h </w:instrText>
        </w:r>
        <w:r>
          <w:rPr>
            <w:noProof/>
          </w:rPr>
        </w:r>
      </w:ins>
      <w:r>
        <w:rPr>
          <w:noProof/>
        </w:rPr>
        <w:fldChar w:fldCharType="separate"/>
      </w:r>
      <w:ins w:id="1063" w:author=" " w:date="2018-04-22T20:44:00Z">
        <w:r>
          <w:rPr>
            <w:noProof/>
          </w:rPr>
          <w:t>53</w:t>
        </w:r>
        <w:r>
          <w:rPr>
            <w:noProof/>
          </w:rPr>
          <w:fldChar w:fldCharType="end"/>
        </w:r>
      </w:ins>
    </w:p>
    <w:p w14:paraId="56F09370" w14:textId="299265FC" w:rsidR="0026480C" w:rsidRDefault="0026480C">
      <w:pPr>
        <w:pStyle w:val="af"/>
        <w:tabs>
          <w:tab w:val="right" w:leader="dot" w:pos="9016"/>
        </w:tabs>
        <w:rPr>
          <w:ins w:id="1064" w:author=" " w:date="2018-04-22T20:44:00Z"/>
          <w:rFonts w:eastAsiaTheme="minorEastAsia"/>
          <w:smallCaps w:val="0"/>
          <w:noProof/>
          <w:szCs w:val="22"/>
        </w:rPr>
      </w:pPr>
      <w:ins w:id="1065" w:author=" " w:date="2018-04-22T20:44:00Z">
        <w:r>
          <w:rPr>
            <w:noProof/>
          </w:rPr>
          <w:t>Table 33. Demo Scenario 1</w:t>
        </w:r>
        <w:r>
          <w:rPr>
            <w:noProof/>
          </w:rPr>
          <w:tab/>
        </w:r>
        <w:r>
          <w:rPr>
            <w:noProof/>
          </w:rPr>
          <w:fldChar w:fldCharType="begin"/>
        </w:r>
        <w:r>
          <w:rPr>
            <w:noProof/>
          </w:rPr>
          <w:instrText xml:space="preserve"> PAGEREF _Toc512193271 \h </w:instrText>
        </w:r>
        <w:r>
          <w:rPr>
            <w:noProof/>
          </w:rPr>
        </w:r>
      </w:ins>
      <w:r>
        <w:rPr>
          <w:noProof/>
        </w:rPr>
        <w:fldChar w:fldCharType="separate"/>
      </w:r>
      <w:ins w:id="1066" w:author=" " w:date="2018-04-22T20:44:00Z">
        <w:r>
          <w:rPr>
            <w:noProof/>
          </w:rPr>
          <w:t>55</w:t>
        </w:r>
        <w:r>
          <w:rPr>
            <w:noProof/>
          </w:rPr>
          <w:fldChar w:fldCharType="end"/>
        </w:r>
      </w:ins>
    </w:p>
    <w:p w14:paraId="66552180" w14:textId="33C5CE1D" w:rsidR="0026480C" w:rsidRDefault="0026480C">
      <w:pPr>
        <w:pStyle w:val="af"/>
        <w:tabs>
          <w:tab w:val="right" w:leader="dot" w:pos="9016"/>
        </w:tabs>
        <w:rPr>
          <w:ins w:id="1067" w:author=" " w:date="2018-04-22T20:44:00Z"/>
          <w:rFonts w:eastAsiaTheme="minorEastAsia"/>
          <w:smallCaps w:val="0"/>
          <w:noProof/>
          <w:szCs w:val="22"/>
        </w:rPr>
      </w:pPr>
      <w:ins w:id="1068" w:author=" " w:date="2018-04-22T20:44:00Z">
        <w:r>
          <w:rPr>
            <w:noProof/>
          </w:rPr>
          <w:t>Table 34. Demo Scenario 2</w:t>
        </w:r>
        <w:r>
          <w:rPr>
            <w:noProof/>
          </w:rPr>
          <w:tab/>
        </w:r>
        <w:r>
          <w:rPr>
            <w:noProof/>
          </w:rPr>
          <w:fldChar w:fldCharType="begin"/>
        </w:r>
        <w:r>
          <w:rPr>
            <w:noProof/>
          </w:rPr>
          <w:instrText xml:space="preserve"> PAGEREF _Toc512193272 \h </w:instrText>
        </w:r>
        <w:r>
          <w:rPr>
            <w:noProof/>
          </w:rPr>
        </w:r>
      </w:ins>
      <w:r>
        <w:rPr>
          <w:noProof/>
        </w:rPr>
        <w:fldChar w:fldCharType="separate"/>
      </w:r>
      <w:ins w:id="1069" w:author=" " w:date="2018-04-22T20:44:00Z">
        <w:r>
          <w:rPr>
            <w:noProof/>
          </w:rPr>
          <w:t>56</w:t>
        </w:r>
        <w:r>
          <w:rPr>
            <w:noProof/>
          </w:rPr>
          <w:fldChar w:fldCharType="end"/>
        </w:r>
      </w:ins>
    </w:p>
    <w:p w14:paraId="6AF32854" w14:textId="6AAC0ABB" w:rsidR="0026480C" w:rsidRDefault="0026480C">
      <w:pPr>
        <w:pStyle w:val="af"/>
        <w:tabs>
          <w:tab w:val="right" w:leader="dot" w:pos="9016"/>
        </w:tabs>
        <w:rPr>
          <w:ins w:id="1070" w:author=" " w:date="2018-04-22T20:44:00Z"/>
          <w:rFonts w:eastAsiaTheme="minorEastAsia"/>
          <w:smallCaps w:val="0"/>
          <w:noProof/>
          <w:szCs w:val="22"/>
        </w:rPr>
      </w:pPr>
      <w:ins w:id="1071" w:author=" " w:date="2018-04-22T20:44:00Z">
        <w:r>
          <w:rPr>
            <w:noProof/>
          </w:rPr>
          <w:t>Table 35. Demo Scenario 3</w:t>
        </w:r>
        <w:r>
          <w:rPr>
            <w:noProof/>
          </w:rPr>
          <w:tab/>
        </w:r>
        <w:r>
          <w:rPr>
            <w:noProof/>
          </w:rPr>
          <w:fldChar w:fldCharType="begin"/>
        </w:r>
        <w:r>
          <w:rPr>
            <w:noProof/>
          </w:rPr>
          <w:instrText xml:space="preserve"> PAGEREF _Toc512193273 \h </w:instrText>
        </w:r>
        <w:r>
          <w:rPr>
            <w:noProof/>
          </w:rPr>
        </w:r>
      </w:ins>
      <w:r>
        <w:rPr>
          <w:noProof/>
        </w:rPr>
        <w:fldChar w:fldCharType="separate"/>
      </w:r>
      <w:ins w:id="1072" w:author=" " w:date="2018-04-22T20:44:00Z">
        <w:r>
          <w:rPr>
            <w:noProof/>
          </w:rPr>
          <w:t>56</w:t>
        </w:r>
        <w:r>
          <w:rPr>
            <w:noProof/>
          </w:rPr>
          <w:fldChar w:fldCharType="end"/>
        </w:r>
      </w:ins>
    </w:p>
    <w:p w14:paraId="0D5F0FE3" w14:textId="5DD67EB7" w:rsidR="0026480C" w:rsidRDefault="0026480C">
      <w:pPr>
        <w:pStyle w:val="af"/>
        <w:tabs>
          <w:tab w:val="right" w:leader="dot" w:pos="9016"/>
        </w:tabs>
        <w:rPr>
          <w:ins w:id="1073" w:author=" " w:date="2018-04-22T20:44:00Z"/>
          <w:rFonts w:eastAsiaTheme="minorEastAsia"/>
          <w:smallCaps w:val="0"/>
          <w:noProof/>
          <w:szCs w:val="22"/>
        </w:rPr>
      </w:pPr>
      <w:ins w:id="1074" w:author=" " w:date="2018-04-22T20:44:00Z">
        <w:r>
          <w:rPr>
            <w:noProof/>
          </w:rPr>
          <w:t>Table 36. Demo Scenario 4</w:t>
        </w:r>
        <w:r>
          <w:rPr>
            <w:noProof/>
          </w:rPr>
          <w:tab/>
        </w:r>
        <w:r>
          <w:rPr>
            <w:noProof/>
          </w:rPr>
          <w:fldChar w:fldCharType="begin"/>
        </w:r>
        <w:r>
          <w:rPr>
            <w:noProof/>
          </w:rPr>
          <w:instrText xml:space="preserve"> PAGEREF _Toc512193274 \h </w:instrText>
        </w:r>
        <w:r>
          <w:rPr>
            <w:noProof/>
          </w:rPr>
        </w:r>
      </w:ins>
      <w:r>
        <w:rPr>
          <w:noProof/>
        </w:rPr>
        <w:fldChar w:fldCharType="separate"/>
      </w:r>
      <w:ins w:id="1075" w:author=" " w:date="2018-04-22T20:44:00Z">
        <w:r>
          <w:rPr>
            <w:noProof/>
          </w:rPr>
          <w:t>57</w:t>
        </w:r>
        <w:r>
          <w:rPr>
            <w:noProof/>
          </w:rPr>
          <w:fldChar w:fldCharType="end"/>
        </w:r>
      </w:ins>
    </w:p>
    <w:p w14:paraId="12F12433" w14:textId="46C13B17" w:rsidR="0026480C" w:rsidRDefault="0026480C">
      <w:pPr>
        <w:pStyle w:val="af"/>
        <w:tabs>
          <w:tab w:val="right" w:leader="dot" w:pos="9016"/>
        </w:tabs>
        <w:rPr>
          <w:ins w:id="1076" w:author=" " w:date="2018-04-22T20:44:00Z"/>
          <w:rFonts w:eastAsiaTheme="minorEastAsia"/>
          <w:smallCaps w:val="0"/>
          <w:noProof/>
          <w:szCs w:val="22"/>
        </w:rPr>
      </w:pPr>
      <w:ins w:id="1077" w:author=" " w:date="2018-04-22T20:44:00Z">
        <w:r>
          <w:rPr>
            <w:noProof/>
          </w:rPr>
          <w:t>Table 37. Demo Scenario 5</w:t>
        </w:r>
        <w:r>
          <w:rPr>
            <w:noProof/>
          </w:rPr>
          <w:tab/>
        </w:r>
        <w:r>
          <w:rPr>
            <w:noProof/>
          </w:rPr>
          <w:fldChar w:fldCharType="begin"/>
        </w:r>
        <w:r>
          <w:rPr>
            <w:noProof/>
          </w:rPr>
          <w:instrText xml:space="preserve"> PAGEREF _Toc512193275 \h </w:instrText>
        </w:r>
        <w:r>
          <w:rPr>
            <w:noProof/>
          </w:rPr>
        </w:r>
      </w:ins>
      <w:r>
        <w:rPr>
          <w:noProof/>
        </w:rPr>
        <w:fldChar w:fldCharType="separate"/>
      </w:r>
      <w:ins w:id="1078" w:author=" " w:date="2018-04-22T20:44:00Z">
        <w:r>
          <w:rPr>
            <w:noProof/>
          </w:rPr>
          <w:t>58</w:t>
        </w:r>
        <w:r>
          <w:rPr>
            <w:noProof/>
          </w:rPr>
          <w:fldChar w:fldCharType="end"/>
        </w:r>
      </w:ins>
    </w:p>
    <w:p w14:paraId="48067CDD" w14:textId="430AB726" w:rsidR="0026480C" w:rsidRDefault="0026480C">
      <w:pPr>
        <w:pStyle w:val="af"/>
        <w:tabs>
          <w:tab w:val="right" w:leader="dot" w:pos="9016"/>
        </w:tabs>
        <w:rPr>
          <w:ins w:id="1079" w:author=" " w:date="2018-04-22T20:44:00Z"/>
          <w:rFonts w:eastAsiaTheme="minorEastAsia"/>
          <w:smallCaps w:val="0"/>
          <w:noProof/>
          <w:szCs w:val="22"/>
        </w:rPr>
      </w:pPr>
      <w:ins w:id="1080" w:author=" " w:date="2018-04-22T20:44:00Z">
        <w:r>
          <w:rPr>
            <w:noProof/>
          </w:rPr>
          <w:t>Table 38. Demo Scenario 6</w:t>
        </w:r>
        <w:r>
          <w:rPr>
            <w:noProof/>
          </w:rPr>
          <w:tab/>
        </w:r>
        <w:r>
          <w:rPr>
            <w:noProof/>
          </w:rPr>
          <w:fldChar w:fldCharType="begin"/>
        </w:r>
        <w:r>
          <w:rPr>
            <w:noProof/>
          </w:rPr>
          <w:instrText xml:space="preserve"> PAGEREF _Toc512193276 \h </w:instrText>
        </w:r>
        <w:r>
          <w:rPr>
            <w:noProof/>
          </w:rPr>
        </w:r>
      </w:ins>
      <w:r>
        <w:rPr>
          <w:noProof/>
        </w:rPr>
        <w:fldChar w:fldCharType="separate"/>
      </w:r>
      <w:ins w:id="1081" w:author=" " w:date="2018-04-22T20:44:00Z">
        <w:r>
          <w:rPr>
            <w:noProof/>
          </w:rPr>
          <w:t>59</w:t>
        </w:r>
        <w:r>
          <w:rPr>
            <w:noProof/>
          </w:rPr>
          <w:fldChar w:fldCharType="end"/>
        </w:r>
      </w:ins>
    </w:p>
    <w:p w14:paraId="3515ADCA" w14:textId="77777777" w:rsidR="0026480C" w:rsidDel="0026480C" w:rsidRDefault="0026480C">
      <w:pPr>
        <w:pStyle w:val="af"/>
        <w:tabs>
          <w:tab w:val="right" w:leader="dot" w:pos="9016"/>
        </w:tabs>
        <w:rPr>
          <w:del w:id="1082" w:author=" " w:date="2018-04-22T20:44:00Z"/>
          <w:noProof/>
        </w:rPr>
      </w:pPr>
    </w:p>
    <w:p w14:paraId="177CE45F" w14:textId="5D8C0AD1" w:rsidR="00DD591C" w:rsidDel="0026480C" w:rsidRDefault="00DD591C">
      <w:pPr>
        <w:pStyle w:val="af"/>
        <w:tabs>
          <w:tab w:val="right" w:leader="dot" w:pos="9016"/>
        </w:tabs>
        <w:rPr>
          <w:ins w:id="1083" w:author="고광표" w:date="2018-04-19T19:06:00Z"/>
          <w:del w:id="1084" w:author=" " w:date="2018-04-22T20:44:00Z"/>
          <w:rFonts w:eastAsiaTheme="minorEastAsia"/>
          <w:smallCaps w:val="0"/>
          <w:noProof/>
          <w:szCs w:val="22"/>
        </w:rPr>
      </w:pPr>
      <w:ins w:id="1085" w:author="고광표" w:date="2018-04-19T19:06:00Z">
        <w:del w:id="1086" w:author=" " w:date="2018-04-22T20:44:00Z">
          <w:r w:rsidDel="0026480C">
            <w:rPr>
              <w:noProof/>
            </w:rPr>
            <w:delText>Table 1. Use Case 1-1</w:delText>
          </w:r>
          <w:r w:rsidDel="0026480C">
            <w:rPr>
              <w:noProof/>
            </w:rPr>
            <w:tab/>
          </w:r>
        </w:del>
      </w:ins>
      <w:ins w:id="1087" w:author="고광표" w:date="2018-04-19T19:08:00Z">
        <w:del w:id="1088" w:author=" " w:date="2018-04-22T20:44:00Z">
          <w:r w:rsidR="004E1911" w:rsidDel="0026480C">
            <w:rPr>
              <w:noProof/>
            </w:rPr>
            <w:delText>17</w:delText>
          </w:r>
        </w:del>
      </w:ins>
    </w:p>
    <w:p w14:paraId="2D51BC92" w14:textId="655C149D" w:rsidR="00DD591C" w:rsidDel="0026480C" w:rsidRDefault="00DD591C">
      <w:pPr>
        <w:pStyle w:val="af"/>
        <w:tabs>
          <w:tab w:val="right" w:leader="dot" w:pos="9016"/>
        </w:tabs>
        <w:rPr>
          <w:ins w:id="1089" w:author="고광표" w:date="2018-04-19T19:06:00Z"/>
          <w:del w:id="1090" w:author=" " w:date="2018-04-22T20:44:00Z"/>
          <w:rFonts w:eastAsiaTheme="minorEastAsia"/>
          <w:smallCaps w:val="0"/>
          <w:noProof/>
          <w:szCs w:val="22"/>
        </w:rPr>
      </w:pPr>
      <w:ins w:id="1091" w:author="고광표" w:date="2018-04-19T19:06:00Z">
        <w:del w:id="1092" w:author=" " w:date="2018-04-22T20:44:00Z">
          <w:r w:rsidDel="0026480C">
            <w:rPr>
              <w:noProof/>
            </w:rPr>
            <w:delText>Table 2. Use Case 1-2</w:delText>
          </w:r>
          <w:r w:rsidDel="0026480C">
            <w:rPr>
              <w:noProof/>
            </w:rPr>
            <w:tab/>
          </w:r>
        </w:del>
      </w:ins>
      <w:ins w:id="1093" w:author="고광표" w:date="2018-04-19T19:08:00Z">
        <w:del w:id="1094" w:author=" " w:date="2018-04-22T20:44:00Z">
          <w:r w:rsidR="004E1911" w:rsidDel="0026480C">
            <w:rPr>
              <w:noProof/>
            </w:rPr>
            <w:delText>18</w:delText>
          </w:r>
        </w:del>
      </w:ins>
    </w:p>
    <w:p w14:paraId="33BBFF63" w14:textId="55A906E0" w:rsidR="00DD591C" w:rsidDel="0026480C" w:rsidRDefault="00DD591C">
      <w:pPr>
        <w:pStyle w:val="af"/>
        <w:tabs>
          <w:tab w:val="right" w:leader="dot" w:pos="9016"/>
        </w:tabs>
        <w:rPr>
          <w:ins w:id="1095" w:author="고광표" w:date="2018-04-19T19:06:00Z"/>
          <w:del w:id="1096" w:author=" " w:date="2018-04-22T20:44:00Z"/>
          <w:rFonts w:eastAsiaTheme="minorEastAsia"/>
          <w:smallCaps w:val="0"/>
          <w:noProof/>
          <w:szCs w:val="22"/>
        </w:rPr>
      </w:pPr>
      <w:ins w:id="1097" w:author="고광표" w:date="2018-04-19T19:06:00Z">
        <w:del w:id="1098" w:author=" " w:date="2018-04-22T20:44:00Z">
          <w:r w:rsidDel="0026480C">
            <w:rPr>
              <w:noProof/>
            </w:rPr>
            <w:delText>Table 3. Use Case 1-3</w:delText>
          </w:r>
          <w:r w:rsidDel="0026480C">
            <w:rPr>
              <w:noProof/>
            </w:rPr>
            <w:tab/>
          </w:r>
        </w:del>
      </w:ins>
      <w:ins w:id="1099" w:author="고광표" w:date="2018-04-19T19:08:00Z">
        <w:del w:id="1100" w:author=" " w:date="2018-04-22T20:44:00Z">
          <w:r w:rsidR="004E1911" w:rsidDel="0026480C">
            <w:rPr>
              <w:noProof/>
            </w:rPr>
            <w:delText>19</w:delText>
          </w:r>
        </w:del>
      </w:ins>
    </w:p>
    <w:p w14:paraId="4E414458" w14:textId="4464D5DC" w:rsidR="00DD591C" w:rsidDel="0026480C" w:rsidRDefault="00DD591C">
      <w:pPr>
        <w:pStyle w:val="af"/>
        <w:tabs>
          <w:tab w:val="right" w:leader="dot" w:pos="9016"/>
        </w:tabs>
        <w:rPr>
          <w:ins w:id="1101" w:author="고광표" w:date="2018-04-19T19:06:00Z"/>
          <w:del w:id="1102" w:author=" " w:date="2018-04-22T20:44:00Z"/>
          <w:rFonts w:eastAsiaTheme="minorEastAsia"/>
          <w:smallCaps w:val="0"/>
          <w:noProof/>
          <w:szCs w:val="22"/>
        </w:rPr>
      </w:pPr>
      <w:ins w:id="1103" w:author="고광표" w:date="2018-04-19T19:06:00Z">
        <w:del w:id="1104" w:author=" " w:date="2018-04-22T20:44:00Z">
          <w:r w:rsidDel="0026480C">
            <w:rPr>
              <w:noProof/>
            </w:rPr>
            <w:delText>Table 4. Use Case 2-1</w:delText>
          </w:r>
          <w:r w:rsidDel="0026480C">
            <w:rPr>
              <w:noProof/>
            </w:rPr>
            <w:tab/>
          </w:r>
        </w:del>
      </w:ins>
      <w:ins w:id="1105" w:author="고광표" w:date="2018-04-19T19:08:00Z">
        <w:del w:id="1106" w:author=" " w:date="2018-04-22T20:44:00Z">
          <w:r w:rsidR="004E1911" w:rsidDel="0026480C">
            <w:rPr>
              <w:noProof/>
            </w:rPr>
            <w:delText>20</w:delText>
          </w:r>
        </w:del>
      </w:ins>
    </w:p>
    <w:p w14:paraId="38E7B378" w14:textId="5020FE1D" w:rsidR="00DD591C" w:rsidDel="0026480C" w:rsidRDefault="00DD591C">
      <w:pPr>
        <w:pStyle w:val="af"/>
        <w:tabs>
          <w:tab w:val="right" w:leader="dot" w:pos="9016"/>
        </w:tabs>
        <w:rPr>
          <w:ins w:id="1107" w:author="고광표" w:date="2018-04-19T19:06:00Z"/>
          <w:del w:id="1108" w:author=" " w:date="2018-04-22T20:44:00Z"/>
          <w:rFonts w:eastAsiaTheme="minorEastAsia"/>
          <w:smallCaps w:val="0"/>
          <w:noProof/>
          <w:szCs w:val="22"/>
        </w:rPr>
      </w:pPr>
      <w:ins w:id="1109" w:author="고광표" w:date="2018-04-19T19:06:00Z">
        <w:del w:id="1110" w:author=" " w:date="2018-04-22T20:44:00Z">
          <w:r w:rsidDel="0026480C">
            <w:rPr>
              <w:noProof/>
            </w:rPr>
            <w:delText>Table 5. Use Case 2-2</w:delText>
          </w:r>
          <w:r w:rsidDel="0026480C">
            <w:rPr>
              <w:noProof/>
            </w:rPr>
            <w:tab/>
          </w:r>
        </w:del>
      </w:ins>
      <w:ins w:id="1111" w:author="고광표" w:date="2018-04-19T19:08:00Z">
        <w:del w:id="1112" w:author=" " w:date="2018-04-22T20:44:00Z">
          <w:r w:rsidR="004E1911" w:rsidDel="0026480C">
            <w:rPr>
              <w:noProof/>
            </w:rPr>
            <w:delText>20</w:delText>
          </w:r>
        </w:del>
      </w:ins>
    </w:p>
    <w:p w14:paraId="2BDCD1B8" w14:textId="19FE9F2B" w:rsidR="00DD591C" w:rsidDel="0026480C" w:rsidRDefault="00DD591C">
      <w:pPr>
        <w:pStyle w:val="af"/>
        <w:tabs>
          <w:tab w:val="right" w:leader="dot" w:pos="9016"/>
        </w:tabs>
        <w:rPr>
          <w:ins w:id="1113" w:author="고광표" w:date="2018-04-19T19:06:00Z"/>
          <w:del w:id="1114" w:author=" " w:date="2018-04-22T20:44:00Z"/>
          <w:rFonts w:eastAsiaTheme="minorEastAsia"/>
          <w:smallCaps w:val="0"/>
          <w:noProof/>
          <w:szCs w:val="22"/>
        </w:rPr>
      </w:pPr>
      <w:ins w:id="1115" w:author="고광표" w:date="2018-04-19T19:06:00Z">
        <w:del w:id="1116" w:author=" " w:date="2018-04-22T20:44:00Z">
          <w:r w:rsidDel="0026480C">
            <w:rPr>
              <w:noProof/>
            </w:rPr>
            <w:delText>Table 6. Use Case 3-1</w:delText>
          </w:r>
          <w:r w:rsidDel="0026480C">
            <w:rPr>
              <w:noProof/>
            </w:rPr>
            <w:tab/>
          </w:r>
        </w:del>
      </w:ins>
      <w:ins w:id="1117" w:author="고광표" w:date="2018-04-19T19:08:00Z">
        <w:del w:id="1118" w:author=" " w:date="2018-04-22T20:44:00Z">
          <w:r w:rsidR="004E1911" w:rsidDel="0026480C">
            <w:rPr>
              <w:noProof/>
            </w:rPr>
            <w:delText>21</w:delText>
          </w:r>
        </w:del>
      </w:ins>
    </w:p>
    <w:p w14:paraId="5166527D" w14:textId="46A558B5" w:rsidR="00DD591C" w:rsidDel="0026480C" w:rsidRDefault="00DD591C">
      <w:pPr>
        <w:pStyle w:val="af"/>
        <w:tabs>
          <w:tab w:val="right" w:leader="dot" w:pos="9016"/>
        </w:tabs>
        <w:rPr>
          <w:ins w:id="1119" w:author="고광표" w:date="2018-04-19T19:06:00Z"/>
          <w:del w:id="1120" w:author=" " w:date="2018-04-22T20:44:00Z"/>
          <w:rFonts w:eastAsiaTheme="minorEastAsia"/>
          <w:smallCaps w:val="0"/>
          <w:noProof/>
          <w:szCs w:val="22"/>
        </w:rPr>
      </w:pPr>
      <w:ins w:id="1121" w:author="고광표" w:date="2018-04-19T19:06:00Z">
        <w:del w:id="1122" w:author=" " w:date="2018-04-22T20:44:00Z">
          <w:r w:rsidDel="0026480C">
            <w:rPr>
              <w:noProof/>
            </w:rPr>
            <w:delText>Table 7. Use Case 3-2</w:delText>
          </w:r>
          <w:r w:rsidDel="0026480C">
            <w:rPr>
              <w:noProof/>
            </w:rPr>
            <w:tab/>
          </w:r>
        </w:del>
      </w:ins>
      <w:ins w:id="1123" w:author="고광표" w:date="2018-04-19T19:08:00Z">
        <w:del w:id="1124" w:author=" " w:date="2018-04-22T20:44:00Z">
          <w:r w:rsidR="004E1911" w:rsidDel="0026480C">
            <w:rPr>
              <w:noProof/>
            </w:rPr>
            <w:delText>22</w:delText>
          </w:r>
        </w:del>
      </w:ins>
    </w:p>
    <w:p w14:paraId="5D776CA9" w14:textId="4DBA1648" w:rsidR="00DD591C" w:rsidDel="0026480C" w:rsidRDefault="00DD591C">
      <w:pPr>
        <w:pStyle w:val="af"/>
        <w:tabs>
          <w:tab w:val="right" w:leader="dot" w:pos="9016"/>
        </w:tabs>
        <w:rPr>
          <w:ins w:id="1125" w:author="고광표" w:date="2018-04-19T19:06:00Z"/>
          <w:del w:id="1126" w:author=" " w:date="2018-04-22T20:44:00Z"/>
          <w:rFonts w:eastAsiaTheme="minorEastAsia"/>
          <w:smallCaps w:val="0"/>
          <w:noProof/>
          <w:szCs w:val="22"/>
        </w:rPr>
      </w:pPr>
      <w:ins w:id="1127" w:author="고광표" w:date="2018-04-19T19:06:00Z">
        <w:del w:id="1128" w:author=" " w:date="2018-04-22T20:44:00Z">
          <w:r w:rsidDel="0026480C">
            <w:rPr>
              <w:noProof/>
            </w:rPr>
            <w:delText>Table 8. Use Case 3-3</w:delText>
          </w:r>
          <w:r w:rsidDel="0026480C">
            <w:rPr>
              <w:noProof/>
            </w:rPr>
            <w:tab/>
          </w:r>
        </w:del>
      </w:ins>
      <w:ins w:id="1129" w:author="고광표" w:date="2018-04-19T19:08:00Z">
        <w:del w:id="1130" w:author=" " w:date="2018-04-22T20:44:00Z">
          <w:r w:rsidR="004E1911" w:rsidDel="0026480C">
            <w:rPr>
              <w:noProof/>
            </w:rPr>
            <w:delText>22</w:delText>
          </w:r>
        </w:del>
      </w:ins>
    </w:p>
    <w:p w14:paraId="499074C6" w14:textId="0CAB9578" w:rsidR="00DD591C" w:rsidDel="0026480C" w:rsidRDefault="00DD591C">
      <w:pPr>
        <w:pStyle w:val="af"/>
        <w:tabs>
          <w:tab w:val="right" w:leader="dot" w:pos="9016"/>
        </w:tabs>
        <w:rPr>
          <w:ins w:id="1131" w:author="고광표" w:date="2018-04-19T19:06:00Z"/>
          <w:del w:id="1132" w:author=" " w:date="2018-04-22T20:44:00Z"/>
          <w:rFonts w:eastAsiaTheme="minorEastAsia"/>
          <w:smallCaps w:val="0"/>
          <w:noProof/>
          <w:szCs w:val="22"/>
        </w:rPr>
      </w:pPr>
      <w:ins w:id="1133" w:author="고광표" w:date="2018-04-19T19:06:00Z">
        <w:del w:id="1134" w:author=" " w:date="2018-04-22T20:44:00Z">
          <w:r w:rsidDel="0026480C">
            <w:rPr>
              <w:noProof/>
            </w:rPr>
            <w:delText>Table 9. Use Case 3-4</w:delText>
          </w:r>
          <w:r w:rsidDel="0026480C">
            <w:rPr>
              <w:noProof/>
            </w:rPr>
            <w:tab/>
          </w:r>
        </w:del>
      </w:ins>
      <w:ins w:id="1135" w:author="고광표" w:date="2018-04-19T19:08:00Z">
        <w:del w:id="1136" w:author=" " w:date="2018-04-22T20:44:00Z">
          <w:r w:rsidR="004E1911" w:rsidDel="0026480C">
            <w:rPr>
              <w:noProof/>
            </w:rPr>
            <w:delText>23</w:delText>
          </w:r>
        </w:del>
      </w:ins>
    </w:p>
    <w:p w14:paraId="45DCA08D" w14:textId="25F21292" w:rsidR="00DD591C" w:rsidDel="0026480C" w:rsidRDefault="00DD591C">
      <w:pPr>
        <w:pStyle w:val="af"/>
        <w:tabs>
          <w:tab w:val="right" w:leader="dot" w:pos="9016"/>
        </w:tabs>
        <w:rPr>
          <w:ins w:id="1137" w:author="고광표" w:date="2018-04-19T19:06:00Z"/>
          <w:del w:id="1138" w:author=" " w:date="2018-04-22T20:44:00Z"/>
          <w:rFonts w:eastAsiaTheme="minorEastAsia"/>
          <w:smallCaps w:val="0"/>
          <w:noProof/>
          <w:szCs w:val="22"/>
        </w:rPr>
      </w:pPr>
      <w:ins w:id="1139" w:author="고광표" w:date="2018-04-19T19:06:00Z">
        <w:del w:id="1140" w:author=" " w:date="2018-04-22T20:44:00Z">
          <w:r w:rsidDel="0026480C">
            <w:rPr>
              <w:noProof/>
            </w:rPr>
            <w:delText>Table 10. Use Case 4-1</w:delText>
          </w:r>
          <w:r w:rsidDel="0026480C">
            <w:rPr>
              <w:noProof/>
            </w:rPr>
            <w:tab/>
          </w:r>
        </w:del>
      </w:ins>
      <w:ins w:id="1141" w:author="고광표" w:date="2018-04-19T19:08:00Z">
        <w:del w:id="1142" w:author=" " w:date="2018-04-22T20:44:00Z">
          <w:r w:rsidR="004E1911" w:rsidDel="0026480C">
            <w:rPr>
              <w:noProof/>
            </w:rPr>
            <w:delText>24</w:delText>
          </w:r>
        </w:del>
      </w:ins>
    </w:p>
    <w:p w14:paraId="3C082C25" w14:textId="133A27D1" w:rsidR="00DD591C" w:rsidDel="0026480C" w:rsidRDefault="00DD591C">
      <w:pPr>
        <w:pStyle w:val="af"/>
        <w:tabs>
          <w:tab w:val="right" w:leader="dot" w:pos="9016"/>
        </w:tabs>
        <w:rPr>
          <w:ins w:id="1143" w:author="고광표" w:date="2018-04-19T19:06:00Z"/>
          <w:del w:id="1144" w:author=" " w:date="2018-04-22T20:44:00Z"/>
          <w:rFonts w:eastAsiaTheme="minorEastAsia"/>
          <w:smallCaps w:val="0"/>
          <w:noProof/>
          <w:szCs w:val="22"/>
        </w:rPr>
      </w:pPr>
      <w:ins w:id="1145" w:author="고광표" w:date="2018-04-19T19:06:00Z">
        <w:del w:id="1146" w:author=" " w:date="2018-04-22T20:44:00Z">
          <w:r w:rsidDel="0026480C">
            <w:rPr>
              <w:noProof/>
            </w:rPr>
            <w:delText>Table 11. Use Case 4-2</w:delText>
          </w:r>
          <w:r w:rsidDel="0026480C">
            <w:rPr>
              <w:noProof/>
            </w:rPr>
            <w:tab/>
          </w:r>
        </w:del>
      </w:ins>
      <w:ins w:id="1147" w:author="고광표" w:date="2018-04-19T19:08:00Z">
        <w:del w:id="1148" w:author=" " w:date="2018-04-22T20:44:00Z">
          <w:r w:rsidR="004E1911" w:rsidDel="0026480C">
            <w:rPr>
              <w:noProof/>
            </w:rPr>
            <w:delText>25</w:delText>
          </w:r>
        </w:del>
      </w:ins>
    </w:p>
    <w:p w14:paraId="20926900" w14:textId="0B81701B" w:rsidR="00DD591C" w:rsidDel="0026480C" w:rsidRDefault="00DD591C">
      <w:pPr>
        <w:pStyle w:val="af"/>
        <w:tabs>
          <w:tab w:val="right" w:leader="dot" w:pos="9016"/>
        </w:tabs>
        <w:rPr>
          <w:ins w:id="1149" w:author="고광표" w:date="2018-04-19T19:06:00Z"/>
          <w:del w:id="1150" w:author=" " w:date="2018-04-22T20:44:00Z"/>
          <w:rFonts w:eastAsiaTheme="minorEastAsia"/>
          <w:smallCaps w:val="0"/>
          <w:noProof/>
          <w:szCs w:val="22"/>
        </w:rPr>
      </w:pPr>
      <w:ins w:id="1151" w:author="고광표" w:date="2018-04-19T19:06:00Z">
        <w:del w:id="1152" w:author=" " w:date="2018-04-22T20:44:00Z">
          <w:r w:rsidDel="0026480C">
            <w:rPr>
              <w:noProof/>
            </w:rPr>
            <w:delText>Table 12. 모든 사용자 관점 Feature</w:delText>
          </w:r>
          <w:r w:rsidDel="0026480C">
            <w:rPr>
              <w:noProof/>
            </w:rPr>
            <w:tab/>
          </w:r>
        </w:del>
      </w:ins>
      <w:ins w:id="1153" w:author="고광표" w:date="2018-04-19T19:08:00Z">
        <w:del w:id="1154" w:author=" " w:date="2018-04-22T20:44:00Z">
          <w:r w:rsidR="004E1911" w:rsidDel="0026480C">
            <w:rPr>
              <w:noProof/>
            </w:rPr>
            <w:delText>26</w:delText>
          </w:r>
        </w:del>
      </w:ins>
    </w:p>
    <w:p w14:paraId="2BD2EB82" w14:textId="4594D792" w:rsidR="00DD591C" w:rsidDel="0026480C" w:rsidRDefault="00DD591C">
      <w:pPr>
        <w:pStyle w:val="af"/>
        <w:tabs>
          <w:tab w:val="right" w:leader="dot" w:pos="9016"/>
        </w:tabs>
        <w:rPr>
          <w:ins w:id="1155" w:author="고광표" w:date="2018-04-19T19:06:00Z"/>
          <w:del w:id="1156" w:author=" " w:date="2018-04-22T20:44:00Z"/>
          <w:rFonts w:eastAsiaTheme="minorEastAsia"/>
          <w:smallCaps w:val="0"/>
          <w:noProof/>
          <w:szCs w:val="22"/>
        </w:rPr>
      </w:pPr>
      <w:ins w:id="1157" w:author="고광표" w:date="2018-04-19T19:06:00Z">
        <w:del w:id="1158" w:author=" " w:date="2018-04-22T20:44:00Z">
          <w:r w:rsidDel="0026480C">
            <w:rPr>
              <w:noProof/>
            </w:rPr>
            <w:delText>Table 13. “Helper” 사용자 관점 Feature</w:delText>
          </w:r>
          <w:r w:rsidDel="0026480C">
            <w:rPr>
              <w:noProof/>
            </w:rPr>
            <w:tab/>
          </w:r>
        </w:del>
      </w:ins>
      <w:ins w:id="1159" w:author="고광표" w:date="2018-04-19T19:08:00Z">
        <w:del w:id="1160" w:author=" " w:date="2018-04-22T20:44:00Z">
          <w:r w:rsidR="004E1911" w:rsidDel="0026480C">
            <w:rPr>
              <w:noProof/>
            </w:rPr>
            <w:delText>27</w:delText>
          </w:r>
        </w:del>
      </w:ins>
    </w:p>
    <w:p w14:paraId="55A1B124" w14:textId="1DFDBC67" w:rsidR="00DD591C" w:rsidDel="0026480C" w:rsidRDefault="00DD591C">
      <w:pPr>
        <w:pStyle w:val="af"/>
        <w:tabs>
          <w:tab w:val="right" w:leader="dot" w:pos="9016"/>
        </w:tabs>
        <w:rPr>
          <w:ins w:id="1161" w:author="고광표" w:date="2018-04-19T19:06:00Z"/>
          <w:del w:id="1162" w:author=" " w:date="2018-04-22T20:44:00Z"/>
          <w:rFonts w:eastAsiaTheme="minorEastAsia"/>
          <w:smallCaps w:val="0"/>
          <w:noProof/>
          <w:szCs w:val="22"/>
        </w:rPr>
      </w:pPr>
      <w:ins w:id="1163" w:author="고광표" w:date="2018-04-19T19:06:00Z">
        <w:del w:id="1164" w:author=" " w:date="2018-04-22T20:44:00Z">
          <w:r w:rsidDel="0026480C">
            <w:rPr>
              <w:noProof/>
            </w:rPr>
            <w:delText>Table 14. “Helpee” 사용자 관점 Feature</w:delText>
          </w:r>
          <w:r w:rsidDel="0026480C">
            <w:rPr>
              <w:noProof/>
            </w:rPr>
            <w:tab/>
          </w:r>
        </w:del>
      </w:ins>
      <w:ins w:id="1165" w:author="고광표" w:date="2018-04-19T19:08:00Z">
        <w:del w:id="1166" w:author=" " w:date="2018-04-22T20:44:00Z">
          <w:r w:rsidR="004E1911" w:rsidDel="0026480C">
            <w:rPr>
              <w:noProof/>
            </w:rPr>
            <w:delText>29</w:delText>
          </w:r>
        </w:del>
      </w:ins>
    </w:p>
    <w:p w14:paraId="3715A6E4" w14:textId="490D2B8B" w:rsidR="00DD591C" w:rsidDel="0026480C" w:rsidRDefault="00DD591C">
      <w:pPr>
        <w:pStyle w:val="af"/>
        <w:tabs>
          <w:tab w:val="right" w:leader="dot" w:pos="9016"/>
        </w:tabs>
        <w:rPr>
          <w:ins w:id="1167" w:author="고광표" w:date="2018-04-19T19:06:00Z"/>
          <w:del w:id="1168" w:author=" " w:date="2018-04-22T20:44:00Z"/>
          <w:rFonts w:eastAsiaTheme="minorEastAsia"/>
          <w:smallCaps w:val="0"/>
          <w:noProof/>
          <w:szCs w:val="22"/>
        </w:rPr>
      </w:pPr>
      <w:ins w:id="1169" w:author="고광표" w:date="2018-04-19T19:06:00Z">
        <w:del w:id="1170" w:author=" " w:date="2018-04-22T20:44:00Z">
          <w:r w:rsidDel="0026480C">
            <w:rPr>
              <w:noProof/>
            </w:rPr>
            <w:delText>Table 15. 관리자 관점 Feature</w:delText>
          </w:r>
          <w:r w:rsidDel="0026480C">
            <w:rPr>
              <w:noProof/>
            </w:rPr>
            <w:tab/>
          </w:r>
        </w:del>
      </w:ins>
      <w:ins w:id="1171" w:author="고광표" w:date="2018-04-19T19:08:00Z">
        <w:del w:id="1172" w:author=" " w:date="2018-04-22T20:44:00Z">
          <w:r w:rsidR="004E1911" w:rsidDel="0026480C">
            <w:rPr>
              <w:noProof/>
            </w:rPr>
            <w:delText>30</w:delText>
          </w:r>
        </w:del>
      </w:ins>
    </w:p>
    <w:p w14:paraId="54B0597C" w14:textId="6C67F65A" w:rsidR="00DD591C" w:rsidDel="0026480C" w:rsidRDefault="00DD591C">
      <w:pPr>
        <w:pStyle w:val="af"/>
        <w:tabs>
          <w:tab w:val="right" w:leader="dot" w:pos="9016"/>
        </w:tabs>
        <w:rPr>
          <w:ins w:id="1173" w:author="고광표" w:date="2018-04-19T19:06:00Z"/>
          <w:del w:id="1174" w:author=" " w:date="2018-04-22T20:44:00Z"/>
          <w:rFonts w:eastAsiaTheme="minorEastAsia"/>
          <w:smallCaps w:val="0"/>
          <w:noProof/>
          <w:szCs w:val="22"/>
        </w:rPr>
      </w:pPr>
      <w:ins w:id="1175" w:author="고광표" w:date="2018-04-19T19:06:00Z">
        <w:del w:id="1176" w:author=" " w:date="2018-04-22T20:44:00Z">
          <w:r w:rsidDel="0026480C">
            <w:rPr>
              <w:noProof/>
            </w:rPr>
            <w:delText>Table 16. Components</w:delText>
          </w:r>
          <w:r w:rsidDel="0026480C">
            <w:rPr>
              <w:noProof/>
            </w:rPr>
            <w:tab/>
          </w:r>
        </w:del>
      </w:ins>
      <w:ins w:id="1177" w:author="고광표" w:date="2018-04-19T19:08:00Z">
        <w:del w:id="1178" w:author=" " w:date="2018-04-22T20:44:00Z">
          <w:r w:rsidR="004E1911" w:rsidDel="0026480C">
            <w:rPr>
              <w:noProof/>
            </w:rPr>
            <w:delText>49</w:delText>
          </w:r>
        </w:del>
      </w:ins>
    </w:p>
    <w:p w14:paraId="0C65D007" w14:textId="79BEF11F" w:rsidR="00DD591C" w:rsidDel="0026480C" w:rsidRDefault="00DD591C">
      <w:pPr>
        <w:pStyle w:val="af"/>
        <w:tabs>
          <w:tab w:val="right" w:leader="dot" w:pos="9016"/>
        </w:tabs>
        <w:rPr>
          <w:ins w:id="1179" w:author="고광표" w:date="2018-04-19T19:06:00Z"/>
          <w:del w:id="1180" w:author=" " w:date="2018-04-22T20:44:00Z"/>
          <w:rFonts w:eastAsiaTheme="minorEastAsia"/>
          <w:smallCaps w:val="0"/>
          <w:noProof/>
          <w:szCs w:val="22"/>
        </w:rPr>
      </w:pPr>
      <w:ins w:id="1181" w:author="고광표" w:date="2018-04-19T19:06:00Z">
        <w:del w:id="1182" w:author=" " w:date="2018-04-22T20:44:00Z">
          <w:r w:rsidDel="0026480C">
            <w:rPr>
              <w:noProof/>
            </w:rPr>
            <w:delText>Table 17. User schema</w:delText>
          </w:r>
          <w:r w:rsidDel="0026480C">
            <w:rPr>
              <w:noProof/>
            </w:rPr>
            <w:tab/>
          </w:r>
        </w:del>
      </w:ins>
      <w:ins w:id="1183" w:author="고광표" w:date="2018-04-19T19:08:00Z">
        <w:del w:id="1184" w:author=" " w:date="2018-04-22T20:44:00Z">
          <w:r w:rsidR="004E1911" w:rsidDel="0026480C">
            <w:rPr>
              <w:noProof/>
            </w:rPr>
            <w:delText>50</w:delText>
          </w:r>
        </w:del>
      </w:ins>
    </w:p>
    <w:p w14:paraId="38EA5830" w14:textId="590960E6" w:rsidR="00DD591C" w:rsidDel="0026480C" w:rsidRDefault="00DD591C">
      <w:pPr>
        <w:pStyle w:val="af"/>
        <w:tabs>
          <w:tab w:val="right" w:leader="dot" w:pos="9016"/>
        </w:tabs>
        <w:rPr>
          <w:ins w:id="1185" w:author="고광표" w:date="2018-04-19T19:06:00Z"/>
          <w:del w:id="1186" w:author=" " w:date="2018-04-22T20:44:00Z"/>
          <w:rFonts w:eastAsiaTheme="minorEastAsia"/>
          <w:smallCaps w:val="0"/>
          <w:noProof/>
          <w:szCs w:val="22"/>
        </w:rPr>
      </w:pPr>
      <w:ins w:id="1187" w:author="고광표" w:date="2018-04-19T19:06:00Z">
        <w:del w:id="1188" w:author=" " w:date="2018-04-22T20:44:00Z">
          <w:r w:rsidDel="0026480C">
            <w:rPr>
              <w:noProof/>
            </w:rPr>
            <w:delText>Table 18. Volunteer Schema</w:delText>
          </w:r>
          <w:r w:rsidDel="0026480C">
            <w:rPr>
              <w:noProof/>
            </w:rPr>
            <w:tab/>
          </w:r>
        </w:del>
      </w:ins>
      <w:ins w:id="1189" w:author="고광표" w:date="2018-04-19T19:08:00Z">
        <w:del w:id="1190" w:author=" " w:date="2018-04-22T20:44:00Z">
          <w:r w:rsidR="004E1911" w:rsidDel="0026480C">
            <w:rPr>
              <w:noProof/>
            </w:rPr>
            <w:delText>51</w:delText>
          </w:r>
        </w:del>
      </w:ins>
    </w:p>
    <w:p w14:paraId="1145F365" w14:textId="375D82B3" w:rsidR="00DD591C" w:rsidDel="0026480C" w:rsidRDefault="00DD591C">
      <w:pPr>
        <w:pStyle w:val="af"/>
        <w:tabs>
          <w:tab w:val="right" w:leader="dot" w:pos="9016"/>
        </w:tabs>
        <w:rPr>
          <w:ins w:id="1191" w:author="고광표" w:date="2018-04-19T19:06:00Z"/>
          <w:del w:id="1192" w:author=" " w:date="2018-04-22T20:44:00Z"/>
          <w:rFonts w:eastAsiaTheme="minorEastAsia"/>
          <w:smallCaps w:val="0"/>
          <w:noProof/>
          <w:szCs w:val="22"/>
        </w:rPr>
      </w:pPr>
      <w:ins w:id="1193" w:author="고광표" w:date="2018-04-19T19:06:00Z">
        <w:del w:id="1194" w:author=" " w:date="2018-04-22T20:44:00Z">
          <w:r w:rsidDel="0026480C">
            <w:rPr>
              <w:noProof/>
            </w:rPr>
            <w:delText>Table 19. Feedback Schema</w:delText>
          </w:r>
          <w:r w:rsidDel="0026480C">
            <w:rPr>
              <w:noProof/>
            </w:rPr>
            <w:tab/>
          </w:r>
        </w:del>
      </w:ins>
      <w:ins w:id="1195" w:author="고광표" w:date="2018-04-19T19:08:00Z">
        <w:del w:id="1196" w:author=" " w:date="2018-04-22T20:44:00Z">
          <w:r w:rsidR="004E1911" w:rsidDel="0026480C">
            <w:rPr>
              <w:noProof/>
            </w:rPr>
            <w:delText>52</w:delText>
          </w:r>
        </w:del>
      </w:ins>
    </w:p>
    <w:p w14:paraId="439727E2" w14:textId="0F1E3C40" w:rsidR="00DD591C" w:rsidDel="0026480C" w:rsidRDefault="00DD591C">
      <w:pPr>
        <w:pStyle w:val="af"/>
        <w:tabs>
          <w:tab w:val="right" w:leader="dot" w:pos="9016"/>
        </w:tabs>
        <w:rPr>
          <w:ins w:id="1197" w:author="고광표" w:date="2018-04-19T19:06:00Z"/>
          <w:del w:id="1198" w:author=" " w:date="2018-04-22T20:44:00Z"/>
          <w:rFonts w:eastAsiaTheme="minorEastAsia"/>
          <w:smallCaps w:val="0"/>
          <w:noProof/>
          <w:szCs w:val="22"/>
        </w:rPr>
      </w:pPr>
      <w:ins w:id="1199" w:author="고광표" w:date="2018-04-19T19:06:00Z">
        <w:del w:id="1200" w:author=" " w:date="2018-04-22T20:44:00Z">
          <w:r w:rsidDel="0026480C">
            <w:rPr>
              <w:noProof/>
            </w:rPr>
            <w:delText>Table 20. 외부 API</w:delText>
          </w:r>
          <w:r w:rsidDel="0026480C">
            <w:rPr>
              <w:noProof/>
            </w:rPr>
            <w:tab/>
          </w:r>
        </w:del>
      </w:ins>
      <w:ins w:id="1201" w:author="고광표" w:date="2018-04-19T19:08:00Z">
        <w:del w:id="1202" w:author=" " w:date="2018-04-22T20:44:00Z">
          <w:r w:rsidR="004E1911" w:rsidDel="0026480C">
            <w:rPr>
              <w:noProof/>
            </w:rPr>
            <w:delText>53</w:delText>
          </w:r>
        </w:del>
      </w:ins>
    </w:p>
    <w:p w14:paraId="18E1D9CD" w14:textId="2C24B84B" w:rsidR="00DD591C" w:rsidDel="0026480C" w:rsidRDefault="00DD591C">
      <w:pPr>
        <w:pStyle w:val="af"/>
        <w:tabs>
          <w:tab w:val="right" w:leader="dot" w:pos="9016"/>
        </w:tabs>
        <w:rPr>
          <w:ins w:id="1203" w:author="고광표" w:date="2018-04-19T19:06:00Z"/>
          <w:del w:id="1204" w:author=" " w:date="2018-04-22T20:44:00Z"/>
          <w:rFonts w:eastAsiaTheme="minorEastAsia"/>
          <w:smallCaps w:val="0"/>
          <w:noProof/>
          <w:szCs w:val="22"/>
        </w:rPr>
      </w:pPr>
      <w:ins w:id="1205" w:author="고광표" w:date="2018-04-19T19:06:00Z">
        <w:del w:id="1206" w:author=" " w:date="2018-04-22T20:44:00Z">
          <w:r w:rsidDel="0026480C">
            <w:rPr>
              <w:noProof/>
            </w:rPr>
            <w:delText>Table 21. Restful API</w:delText>
          </w:r>
          <w:r w:rsidDel="0026480C">
            <w:rPr>
              <w:noProof/>
            </w:rPr>
            <w:tab/>
          </w:r>
        </w:del>
      </w:ins>
      <w:ins w:id="1207" w:author="고광표" w:date="2018-04-19T19:08:00Z">
        <w:del w:id="1208" w:author=" " w:date="2018-04-22T20:44:00Z">
          <w:r w:rsidR="004E1911" w:rsidDel="0026480C">
            <w:rPr>
              <w:noProof/>
            </w:rPr>
            <w:delText>53</w:delText>
          </w:r>
        </w:del>
      </w:ins>
    </w:p>
    <w:p w14:paraId="2B6D5901" w14:textId="73029783" w:rsidR="00DD591C" w:rsidDel="0026480C" w:rsidRDefault="00DD591C">
      <w:pPr>
        <w:pStyle w:val="af"/>
        <w:tabs>
          <w:tab w:val="right" w:leader="dot" w:pos="9016"/>
        </w:tabs>
        <w:rPr>
          <w:ins w:id="1209" w:author="고광표" w:date="2018-04-19T19:06:00Z"/>
          <w:del w:id="1210" w:author=" " w:date="2018-04-22T20:44:00Z"/>
          <w:rFonts w:eastAsiaTheme="minorEastAsia"/>
          <w:smallCaps w:val="0"/>
          <w:noProof/>
          <w:szCs w:val="22"/>
        </w:rPr>
      </w:pPr>
      <w:ins w:id="1211" w:author="고광표" w:date="2018-04-19T19:06:00Z">
        <w:del w:id="1212" w:author=" " w:date="2018-04-22T20:44:00Z">
          <w:r w:rsidDel="0026480C">
            <w:rPr>
              <w:noProof/>
            </w:rPr>
            <w:delText>Table 22. 개발환경</w:delText>
          </w:r>
          <w:r w:rsidDel="0026480C">
            <w:rPr>
              <w:noProof/>
            </w:rPr>
            <w:tab/>
          </w:r>
        </w:del>
      </w:ins>
      <w:ins w:id="1213" w:author="고광표" w:date="2018-04-19T19:08:00Z">
        <w:del w:id="1214" w:author=" " w:date="2018-04-22T20:44:00Z">
          <w:r w:rsidR="004E1911" w:rsidDel="0026480C">
            <w:rPr>
              <w:noProof/>
            </w:rPr>
            <w:delText>56</w:delText>
          </w:r>
        </w:del>
      </w:ins>
    </w:p>
    <w:p w14:paraId="1CFC3270" w14:textId="799E610D" w:rsidR="00DD591C" w:rsidDel="0026480C" w:rsidRDefault="00DD591C">
      <w:pPr>
        <w:pStyle w:val="af"/>
        <w:tabs>
          <w:tab w:val="right" w:leader="dot" w:pos="9016"/>
        </w:tabs>
        <w:rPr>
          <w:ins w:id="1215" w:author="고광표" w:date="2018-04-19T19:06:00Z"/>
          <w:del w:id="1216" w:author=" " w:date="2018-04-22T20:44:00Z"/>
          <w:rFonts w:eastAsiaTheme="minorEastAsia"/>
          <w:smallCaps w:val="0"/>
          <w:noProof/>
          <w:szCs w:val="22"/>
        </w:rPr>
      </w:pPr>
      <w:ins w:id="1217" w:author="고광표" w:date="2018-04-19T19:06:00Z">
        <w:del w:id="1218" w:author=" " w:date="2018-04-22T20:44:00Z">
          <w:r w:rsidDel="0026480C">
            <w:rPr>
              <w:noProof/>
            </w:rPr>
            <w:delText>Table 23. Framework</w:delText>
          </w:r>
          <w:r w:rsidDel="0026480C">
            <w:rPr>
              <w:noProof/>
            </w:rPr>
            <w:tab/>
          </w:r>
        </w:del>
      </w:ins>
      <w:ins w:id="1219" w:author="고광표" w:date="2018-04-19T19:08:00Z">
        <w:del w:id="1220" w:author=" " w:date="2018-04-22T20:44:00Z">
          <w:r w:rsidR="004E1911" w:rsidDel="0026480C">
            <w:rPr>
              <w:noProof/>
            </w:rPr>
            <w:delText>56</w:delText>
          </w:r>
        </w:del>
      </w:ins>
    </w:p>
    <w:p w14:paraId="1227B993" w14:textId="510E6438" w:rsidR="00DD591C" w:rsidDel="0026480C" w:rsidRDefault="00DD591C">
      <w:pPr>
        <w:pStyle w:val="af"/>
        <w:tabs>
          <w:tab w:val="right" w:leader="dot" w:pos="9016"/>
        </w:tabs>
        <w:rPr>
          <w:ins w:id="1221" w:author="고광표" w:date="2018-04-19T19:06:00Z"/>
          <w:del w:id="1222" w:author=" " w:date="2018-04-22T20:44:00Z"/>
          <w:rFonts w:eastAsiaTheme="minorEastAsia"/>
          <w:smallCaps w:val="0"/>
          <w:noProof/>
          <w:szCs w:val="22"/>
        </w:rPr>
      </w:pPr>
      <w:ins w:id="1223" w:author="고광표" w:date="2018-04-19T19:06:00Z">
        <w:del w:id="1224" w:author=" " w:date="2018-04-22T20:44:00Z">
          <w:r w:rsidDel="0026480C">
            <w:rPr>
              <w:noProof/>
            </w:rPr>
            <w:delText>Table 24. Risk</w:delText>
          </w:r>
          <w:r w:rsidDel="0026480C">
            <w:rPr>
              <w:noProof/>
            </w:rPr>
            <w:tab/>
          </w:r>
        </w:del>
      </w:ins>
      <w:ins w:id="1225" w:author="고광표" w:date="2018-04-19T19:08:00Z">
        <w:del w:id="1226" w:author=" " w:date="2018-04-22T20:44:00Z">
          <w:r w:rsidR="004E1911" w:rsidDel="0026480C">
            <w:rPr>
              <w:noProof/>
            </w:rPr>
            <w:delText>57</w:delText>
          </w:r>
        </w:del>
      </w:ins>
    </w:p>
    <w:p w14:paraId="1906E970" w14:textId="34CB520B" w:rsidR="00DD591C" w:rsidDel="0026480C" w:rsidRDefault="00DD591C">
      <w:pPr>
        <w:pStyle w:val="af"/>
        <w:tabs>
          <w:tab w:val="right" w:leader="dot" w:pos="9016"/>
        </w:tabs>
        <w:rPr>
          <w:ins w:id="1227" w:author="고광표" w:date="2018-04-19T19:06:00Z"/>
          <w:del w:id="1228" w:author=" " w:date="2018-04-22T20:44:00Z"/>
          <w:rFonts w:eastAsiaTheme="minorEastAsia"/>
          <w:smallCaps w:val="0"/>
          <w:noProof/>
          <w:szCs w:val="22"/>
        </w:rPr>
      </w:pPr>
      <w:ins w:id="1229" w:author="고광표" w:date="2018-04-19T19:06:00Z">
        <w:del w:id="1230" w:author=" " w:date="2018-04-22T20:44:00Z">
          <w:r w:rsidDel="0026480C">
            <w:rPr>
              <w:noProof/>
            </w:rPr>
            <w:delText>Table 25. 개발 일정</w:delText>
          </w:r>
          <w:r w:rsidDel="0026480C">
            <w:rPr>
              <w:noProof/>
            </w:rPr>
            <w:tab/>
          </w:r>
        </w:del>
      </w:ins>
      <w:ins w:id="1231" w:author="고광표" w:date="2018-04-19T19:08:00Z">
        <w:del w:id="1232" w:author=" " w:date="2018-04-22T20:44:00Z">
          <w:r w:rsidR="004E1911" w:rsidDel="0026480C">
            <w:rPr>
              <w:noProof/>
            </w:rPr>
            <w:delText>58</w:delText>
          </w:r>
        </w:del>
      </w:ins>
    </w:p>
    <w:p w14:paraId="39362788" w14:textId="1C6FAD9D" w:rsidR="00DD591C" w:rsidDel="0026480C" w:rsidRDefault="00DD591C">
      <w:pPr>
        <w:pStyle w:val="af"/>
        <w:tabs>
          <w:tab w:val="right" w:leader="dot" w:pos="9016"/>
        </w:tabs>
        <w:rPr>
          <w:ins w:id="1233" w:author="고광표" w:date="2018-04-19T19:06:00Z"/>
          <w:del w:id="1234" w:author=" " w:date="2018-04-22T20:44:00Z"/>
          <w:rFonts w:eastAsiaTheme="minorEastAsia"/>
          <w:smallCaps w:val="0"/>
          <w:noProof/>
          <w:szCs w:val="22"/>
        </w:rPr>
      </w:pPr>
      <w:ins w:id="1235" w:author="고광표" w:date="2018-04-19T19:06:00Z">
        <w:del w:id="1236" w:author=" " w:date="2018-04-22T20:44:00Z">
          <w:r w:rsidDel="0026480C">
            <w:rPr>
              <w:noProof/>
            </w:rPr>
            <w:delText>Table 26. 비용 분석</w:delText>
          </w:r>
          <w:r w:rsidDel="0026480C">
            <w:rPr>
              <w:noProof/>
            </w:rPr>
            <w:tab/>
          </w:r>
        </w:del>
      </w:ins>
      <w:ins w:id="1237" w:author="고광표" w:date="2018-04-19T19:08:00Z">
        <w:del w:id="1238" w:author=" " w:date="2018-04-22T20:44:00Z">
          <w:r w:rsidR="004E1911" w:rsidDel="0026480C">
            <w:rPr>
              <w:noProof/>
            </w:rPr>
            <w:delText>60</w:delText>
          </w:r>
        </w:del>
      </w:ins>
    </w:p>
    <w:p w14:paraId="6D976EEF" w14:textId="777B6837" w:rsidR="00DD591C" w:rsidDel="0026480C" w:rsidRDefault="00DD591C">
      <w:pPr>
        <w:pStyle w:val="af"/>
        <w:tabs>
          <w:tab w:val="right" w:leader="dot" w:pos="9016"/>
        </w:tabs>
        <w:rPr>
          <w:ins w:id="1239" w:author="고광표" w:date="2018-04-19T19:06:00Z"/>
          <w:del w:id="1240" w:author=" " w:date="2018-04-22T20:44:00Z"/>
          <w:rFonts w:eastAsiaTheme="minorEastAsia"/>
          <w:smallCaps w:val="0"/>
          <w:noProof/>
          <w:szCs w:val="22"/>
        </w:rPr>
      </w:pPr>
      <w:ins w:id="1241" w:author="고광표" w:date="2018-04-19T19:06:00Z">
        <w:del w:id="1242" w:author=" " w:date="2018-04-22T20:44:00Z">
          <w:r w:rsidDel="0026480C">
            <w:rPr>
              <w:noProof/>
            </w:rPr>
            <w:delText>Table 27. Feature / 컴포넌트 기반 업무분장</w:delText>
          </w:r>
          <w:r w:rsidDel="0026480C">
            <w:rPr>
              <w:noProof/>
            </w:rPr>
            <w:tab/>
          </w:r>
        </w:del>
      </w:ins>
      <w:ins w:id="1243" w:author="고광표" w:date="2018-04-19T19:08:00Z">
        <w:del w:id="1244" w:author=" " w:date="2018-04-22T20:44:00Z">
          <w:r w:rsidR="004E1911" w:rsidDel="0026480C">
            <w:rPr>
              <w:noProof/>
            </w:rPr>
            <w:delText>60</w:delText>
          </w:r>
        </w:del>
      </w:ins>
    </w:p>
    <w:p w14:paraId="6587C18E" w14:textId="2D1ED87C" w:rsidR="00DD591C" w:rsidDel="0026480C" w:rsidRDefault="00DD591C">
      <w:pPr>
        <w:pStyle w:val="af"/>
        <w:tabs>
          <w:tab w:val="right" w:leader="dot" w:pos="9016"/>
        </w:tabs>
        <w:rPr>
          <w:ins w:id="1245" w:author="고광표" w:date="2018-04-19T19:06:00Z"/>
          <w:del w:id="1246" w:author=" " w:date="2018-04-22T20:44:00Z"/>
          <w:rFonts w:eastAsiaTheme="minorEastAsia"/>
          <w:smallCaps w:val="0"/>
          <w:noProof/>
          <w:szCs w:val="22"/>
        </w:rPr>
      </w:pPr>
      <w:ins w:id="1247" w:author="고광표" w:date="2018-04-19T19:06:00Z">
        <w:del w:id="1248" w:author=" " w:date="2018-04-22T20:44:00Z">
          <w:r w:rsidDel="0026480C">
            <w:rPr>
              <w:noProof/>
            </w:rPr>
            <w:delText>Table 28. 부가적 업무 분장</w:delText>
          </w:r>
          <w:r w:rsidDel="0026480C">
            <w:rPr>
              <w:noProof/>
            </w:rPr>
            <w:tab/>
          </w:r>
        </w:del>
      </w:ins>
      <w:ins w:id="1249" w:author="고광표" w:date="2018-04-19T19:08:00Z">
        <w:del w:id="1250" w:author=" " w:date="2018-04-22T20:44:00Z">
          <w:r w:rsidR="004E1911" w:rsidDel="0026480C">
            <w:rPr>
              <w:noProof/>
            </w:rPr>
            <w:delText>61</w:delText>
          </w:r>
        </w:del>
      </w:ins>
    </w:p>
    <w:p w14:paraId="241952CF" w14:textId="61710776" w:rsidR="00DD591C" w:rsidDel="0026480C" w:rsidRDefault="00DD591C">
      <w:pPr>
        <w:pStyle w:val="af"/>
        <w:tabs>
          <w:tab w:val="right" w:leader="dot" w:pos="9016"/>
        </w:tabs>
        <w:rPr>
          <w:ins w:id="1251" w:author="고광표" w:date="2018-04-19T19:06:00Z"/>
          <w:del w:id="1252" w:author=" " w:date="2018-04-22T20:44:00Z"/>
          <w:rFonts w:eastAsiaTheme="minorEastAsia"/>
          <w:smallCaps w:val="0"/>
          <w:noProof/>
          <w:szCs w:val="22"/>
        </w:rPr>
      </w:pPr>
      <w:ins w:id="1253" w:author="고광표" w:date="2018-04-19T19:06:00Z">
        <w:del w:id="1254" w:author=" " w:date="2018-04-22T20:44:00Z">
          <w:r w:rsidDel="0026480C">
            <w:rPr>
              <w:noProof/>
            </w:rPr>
            <w:delText>Table 29. 소스코드 관리</w:delText>
          </w:r>
          <w:r w:rsidDel="0026480C">
            <w:rPr>
              <w:noProof/>
            </w:rPr>
            <w:tab/>
          </w:r>
        </w:del>
      </w:ins>
      <w:ins w:id="1255" w:author="고광표" w:date="2018-04-19T19:08:00Z">
        <w:del w:id="1256" w:author=" " w:date="2018-04-22T20:44:00Z">
          <w:r w:rsidR="004E1911" w:rsidDel="0026480C">
            <w:rPr>
              <w:noProof/>
            </w:rPr>
            <w:delText>62</w:delText>
          </w:r>
        </w:del>
      </w:ins>
    </w:p>
    <w:p w14:paraId="7A8A8A17" w14:textId="745E6BA1" w:rsidR="00DD591C" w:rsidDel="0026480C" w:rsidRDefault="00DD591C">
      <w:pPr>
        <w:pStyle w:val="af"/>
        <w:tabs>
          <w:tab w:val="right" w:leader="dot" w:pos="9016"/>
        </w:tabs>
        <w:rPr>
          <w:ins w:id="1257" w:author="고광표" w:date="2018-04-19T19:06:00Z"/>
          <w:del w:id="1258" w:author=" " w:date="2018-04-22T20:44:00Z"/>
          <w:rFonts w:eastAsiaTheme="minorEastAsia"/>
          <w:smallCaps w:val="0"/>
          <w:noProof/>
          <w:szCs w:val="22"/>
        </w:rPr>
      </w:pPr>
      <w:ins w:id="1259" w:author="고광표" w:date="2018-04-19T19:06:00Z">
        <w:del w:id="1260" w:author=" " w:date="2018-04-22T20:44:00Z">
          <w:r w:rsidDel="0026480C">
            <w:rPr>
              <w:noProof/>
            </w:rPr>
            <w:delText>Table 30. 통합 및 테스트</w:delText>
          </w:r>
          <w:r w:rsidDel="0026480C">
            <w:rPr>
              <w:noProof/>
            </w:rPr>
            <w:tab/>
          </w:r>
        </w:del>
      </w:ins>
      <w:ins w:id="1261" w:author="고광표" w:date="2018-04-19T19:08:00Z">
        <w:del w:id="1262" w:author=" " w:date="2018-04-22T20:44:00Z">
          <w:r w:rsidR="004E1911" w:rsidDel="0026480C">
            <w:rPr>
              <w:noProof/>
            </w:rPr>
            <w:delText>62</w:delText>
          </w:r>
        </w:del>
      </w:ins>
    </w:p>
    <w:p w14:paraId="2FE08BB8" w14:textId="152ABBF2" w:rsidR="00DD591C" w:rsidDel="0026480C" w:rsidRDefault="00DD591C">
      <w:pPr>
        <w:pStyle w:val="af"/>
        <w:tabs>
          <w:tab w:val="right" w:leader="dot" w:pos="9016"/>
        </w:tabs>
        <w:rPr>
          <w:ins w:id="1263" w:author="고광표" w:date="2018-04-19T19:06:00Z"/>
          <w:del w:id="1264" w:author=" " w:date="2018-04-22T20:44:00Z"/>
          <w:rFonts w:eastAsiaTheme="minorEastAsia"/>
          <w:smallCaps w:val="0"/>
          <w:noProof/>
          <w:szCs w:val="22"/>
        </w:rPr>
      </w:pPr>
      <w:ins w:id="1265" w:author="고광표" w:date="2018-04-19T19:06:00Z">
        <w:del w:id="1266" w:author=" " w:date="2018-04-22T20:44:00Z">
          <w:r w:rsidDel="0026480C">
            <w:rPr>
              <w:noProof/>
            </w:rPr>
            <w:delText>Table 31. 이슈 관리</w:delText>
          </w:r>
          <w:r w:rsidDel="0026480C">
            <w:rPr>
              <w:noProof/>
            </w:rPr>
            <w:tab/>
          </w:r>
        </w:del>
      </w:ins>
      <w:ins w:id="1267" w:author="고광표" w:date="2018-04-19T19:08:00Z">
        <w:del w:id="1268" w:author=" " w:date="2018-04-22T20:44:00Z">
          <w:r w:rsidR="004E1911" w:rsidDel="0026480C">
            <w:rPr>
              <w:noProof/>
            </w:rPr>
            <w:delText>63</w:delText>
          </w:r>
        </w:del>
      </w:ins>
    </w:p>
    <w:p w14:paraId="545CD2F5" w14:textId="47913C5C" w:rsidR="00DD591C" w:rsidDel="0026480C" w:rsidRDefault="00DD591C">
      <w:pPr>
        <w:pStyle w:val="af"/>
        <w:tabs>
          <w:tab w:val="right" w:leader="dot" w:pos="9016"/>
        </w:tabs>
        <w:rPr>
          <w:ins w:id="1269" w:author="고광표" w:date="2018-04-19T19:06:00Z"/>
          <w:del w:id="1270" w:author=" " w:date="2018-04-22T20:44:00Z"/>
          <w:rFonts w:eastAsiaTheme="minorEastAsia"/>
          <w:smallCaps w:val="0"/>
          <w:noProof/>
          <w:szCs w:val="22"/>
        </w:rPr>
      </w:pPr>
      <w:ins w:id="1271" w:author="고광표" w:date="2018-04-19T19:06:00Z">
        <w:del w:id="1272" w:author=" " w:date="2018-04-22T20:44:00Z">
          <w:r w:rsidDel="0026480C">
            <w:rPr>
              <w:noProof/>
            </w:rPr>
            <w:delText>Table 32. 성과 측정 방안</w:delText>
          </w:r>
          <w:r w:rsidDel="0026480C">
            <w:rPr>
              <w:noProof/>
            </w:rPr>
            <w:tab/>
          </w:r>
        </w:del>
      </w:ins>
      <w:ins w:id="1273" w:author="고광표" w:date="2018-04-19T19:08:00Z">
        <w:del w:id="1274" w:author=" " w:date="2018-04-22T20:44:00Z">
          <w:r w:rsidR="004E1911" w:rsidDel="0026480C">
            <w:rPr>
              <w:noProof/>
            </w:rPr>
            <w:delText>63</w:delText>
          </w:r>
        </w:del>
      </w:ins>
    </w:p>
    <w:p w14:paraId="0815D4ED" w14:textId="27F0A603" w:rsidR="00DD591C" w:rsidDel="0026480C" w:rsidRDefault="00DD591C">
      <w:pPr>
        <w:pStyle w:val="af"/>
        <w:tabs>
          <w:tab w:val="right" w:leader="dot" w:pos="9016"/>
        </w:tabs>
        <w:rPr>
          <w:ins w:id="1275" w:author="고광표" w:date="2018-04-19T19:06:00Z"/>
          <w:del w:id="1276" w:author=" " w:date="2018-04-22T20:44:00Z"/>
          <w:rFonts w:eastAsiaTheme="minorEastAsia"/>
          <w:smallCaps w:val="0"/>
          <w:noProof/>
          <w:szCs w:val="22"/>
        </w:rPr>
      </w:pPr>
      <w:ins w:id="1277" w:author="고광표" w:date="2018-04-19T19:06:00Z">
        <w:del w:id="1278" w:author=" " w:date="2018-04-22T20:44:00Z">
          <w:r w:rsidDel="0026480C">
            <w:rPr>
              <w:noProof/>
            </w:rPr>
            <w:delText>Table 33. Demo Scenario 1</w:delText>
          </w:r>
          <w:r w:rsidDel="0026480C">
            <w:rPr>
              <w:noProof/>
            </w:rPr>
            <w:tab/>
          </w:r>
        </w:del>
      </w:ins>
      <w:ins w:id="1279" w:author="고광표" w:date="2018-04-19T19:08:00Z">
        <w:del w:id="1280" w:author=" " w:date="2018-04-22T20:44:00Z">
          <w:r w:rsidR="004E1911" w:rsidDel="0026480C">
            <w:rPr>
              <w:noProof/>
            </w:rPr>
            <w:delText>65</w:delText>
          </w:r>
        </w:del>
      </w:ins>
    </w:p>
    <w:p w14:paraId="48964C5B" w14:textId="42820353" w:rsidR="00DD591C" w:rsidDel="0026480C" w:rsidRDefault="00DD591C">
      <w:pPr>
        <w:pStyle w:val="af"/>
        <w:tabs>
          <w:tab w:val="right" w:leader="dot" w:pos="9016"/>
        </w:tabs>
        <w:rPr>
          <w:ins w:id="1281" w:author="고광표" w:date="2018-04-19T19:06:00Z"/>
          <w:del w:id="1282" w:author=" " w:date="2018-04-22T20:44:00Z"/>
          <w:rFonts w:eastAsiaTheme="minorEastAsia"/>
          <w:smallCaps w:val="0"/>
          <w:noProof/>
          <w:szCs w:val="22"/>
        </w:rPr>
      </w:pPr>
      <w:ins w:id="1283" w:author="고광표" w:date="2018-04-19T19:06:00Z">
        <w:del w:id="1284" w:author=" " w:date="2018-04-22T20:44:00Z">
          <w:r w:rsidDel="0026480C">
            <w:rPr>
              <w:noProof/>
            </w:rPr>
            <w:delText>Table 34. Demo Scenario 2</w:delText>
          </w:r>
          <w:r w:rsidDel="0026480C">
            <w:rPr>
              <w:noProof/>
            </w:rPr>
            <w:tab/>
          </w:r>
        </w:del>
      </w:ins>
      <w:ins w:id="1285" w:author="고광표" w:date="2018-04-19T19:08:00Z">
        <w:del w:id="1286" w:author=" " w:date="2018-04-22T20:44:00Z">
          <w:r w:rsidR="004E1911" w:rsidDel="0026480C">
            <w:rPr>
              <w:noProof/>
            </w:rPr>
            <w:delText>66</w:delText>
          </w:r>
        </w:del>
      </w:ins>
    </w:p>
    <w:p w14:paraId="48FC2B1B" w14:textId="5B5BE7C8" w:rsidR="00DD591C" w:rsidDel="0026480C" w:rsidRDefault="00DD591C">
      <w:pPr>
        <w:pStyle w:val="af"/>
        <w:tabs>
          <w:tab w:val="right" w:leader="dot" w:pos="9016"/>
        </w:tabs>
        <w:rPr>
          <w:ins w:id="1287" w:author="고광표" w:date="2018-04-19T19:06:00Z"/>
          <w:del w:id="1288" w:author=" " w:date="2018-04-22T20:44:00Z"/>
          <w:rFonts w:eastAsiaTheme="minorEastAsia"/>
          <w:smallCaps w:val="0"/>
          <w:noProof/>
          <w:szCs w:val="22"/>
        </w:rPr>
      </w:pPr>
      <w:ins w:id="1289" w:author="고광표" w:date="2018-04-19T19:06:00Z">
        <w:del w:id="1290" w:author=" " w:date="2018-04-22T20:44:00Z">
          <w:r w:rsidDel="0026480C">
            <w:rPr>
              <w:noProof/>
            </w:rPr>
            <w:delText>Table 35. Demo Scenario 3</w:delText>
          </w:r>
          <w:r w:rsidDel="0026480C">
            <w:rPr>
              <w:noProof/>
            </w:rPr>
            <w:tab/>
          </w:r>
        </w:del>
      </w:ins>
      <w:ins w:id="1291" w:author="고광표" w:date="2018-04-19T19:08:00Z">
        <w:del w:id="1292" w:author=" " w:date="2018-04-22T20:44:00Z">
          <w:r w:rsidR="004E1911" w:rsidDel="0026480C">
            <w:rPr>
              <w:noProof/>
            </w:rPr>
            <w:delText>66</w:delText>
          </w:r>
        </w:del>
      </w:ins>
    </w:p>
    <w:p w14:paraId="0D0E81CE" w14:textId="5B104865" w:rsidR="00DD591C" w:rsidDel="0026480C" w:rsidRDefault="00DD591C">
      <w:pPr>
        <w:pStyle w:val="af"/>
        <w:tabs>
          <w:tab w:val="right" w:leader="dot" w:pos="9016"/>
        </w:tabs>
        <w:rPr>
          <w:ins w:id="1293" w:author="고광표" w:date="2018-04-19T19:06:00Z"/>
          <w:del w:id="1294" w:author=" " w:date="2018-04-22T20:44:00Z"/>
          <w:rFonts w:eastAsiaTheme="minorEastAsia"/>
          <w:smallCaps w:val="0"/>
          <w:noProof/>
          <w:szCs w:val="22"/>
        </w:rPr>
      </w:pPr>
      <w:ins w:id="1295" w:author="고광표" w:date="2018-04-19T19:06:00Z">
        <w:del w:id="1296" w:author=" " w:date="2018-04-22T20:44:00Z">
          <w:r w:rsidDel="0026480C">
            <w:rPr>
              <w:noProof/>
            </w:rPr>
            <w:delText>Table 36. Demo Scenario 4</w:delText>
          </w:r>
          <w:r w:rsidDel="0026480C">
            <w:rPr>
              <w:noProof/>
            </w:rPr>
            <w:tab/>
          </w:r>
        </w:del>
      </w:ins>
      <w:ins w:id="1297" w:author="고광표" w:date="2018-04-19T19:08:00Z">
        <w:del w:id="1298" w:author=" " w:date="2018-04-22T20:44:00Z">
          <w:r w:rsidR="004E1911" w:rsidDel="0026480C">
            <w:rPr>
              <w:noProof/>
            </w:rPr>
            <w:delText>67</w:delText>
          </w:r>
        </w:del>
      </w:ins>
    </w:p>
    <w:p w14:paraId="00966AE5" w14:textId="4AFE9E39" w:rsidR="00DD591C" w:rsidDel="0026480C" w:rsidRDefault="00DD591C">
      <w:pPr>
        <w:pStyle w:val="af"/>
        <w:tabs>
          <w:tab w:val="right" w:leader="dot" w:pos="9016"/>
        </w:tabs>
        <w:rPr>
          <w:ins w:id="1299" w:author="고광표" w:date="2018-04-19T19:06:00Z"/>
          <w:del w:id="1300" w:author=" " w:date="2018-04-22T20:44:00Z"/>
          <w:rFonts w:eastAsiaTheme="minorEastAsia"/>
          <w:smallCaps w:val="0"/>
          <w:noProof/>
          <w:szCs w:val="22"/>
        </w:rPr>
      </w:pPr>
      <w:ins w:id="1301" w:author="고광표" w:date="2018-04-19T19:06:00Z">
        <w:del w:id="1302" w:author=" " w:date="2018-04-22T20:44:00Z">
          <w:r w:rsidDel="0026480C">
            <w:rPr>
              <w:noProof/>
            </w:rPr>
            <w:delText>Table 37. Demo Scenario 5</w:delText>
          </w:r>
          <w:r w:rsidDel="0026480C">
            <w:rPr>
              <w:noProof/>
            </w:rPr>
            <w:tab/>
          </w:r>
        </w:del>
      </w:ins>
      <w:ins w:id="1303" w:author="고광표" w:date="2018-04-19T19:08:00Z">
        <w:del w:id="1304" w:author=" " w:date="2018-04-22T20:44:00Z">
          <w:r w:rsidR="004E1911" w:rsidDel="0026480C">
            <w:rPr>
              <w:noProof/>
            </w:rPr>
            <w:delText>68</w:delText>
          </w:r>
        </w:del>
      </w:ins>
    </w:p>
    <w:p w14:paraId="258F895E" w14:textId="516A6148" w:rsidR="00DD591C" w:rsidDel="0026480C" w:rsidRDefault="00DD591C">
      <w:pPr>
        <w:pStyle w:val="af"/>
        <w:tabs>
          <w:tab w:val="right" w:leader="dot" w:pos="9016"/>
        </w:tabs>
        <w:rPr>
          <w:ins w:id="1305" w:author="고광표" w:date="2018-04-19T19:06:00Z"/>
          <w:del w:id="1306" w:author=" " w:date="2018-04-22T20:44:00Z"/>
          <w:rFonts w:eastAsiaTheme="minorEastAsia"/>
          <w:smallCaps w:val="0"/>
          <w:noProof/>
          <w:szCs w:val="22"/>
        </w:rPr>
      </w:pPr>
      <w:ins w:id="1307" w:author="고광표" w:date="2018-04-19T19:06:00Z">
        <w:del w:id="1308" w:author=" " w:date="2018-04-22T20:44:00Z">
          <w:r w:rsidDel="0026480C">
            <w:rPr>
              <w:noProof/>
            </w:rPr>
            <w:delText>Table 38. Demo Scenario 6</w:delText>
          </w:r>
          <w:r w:rsidDel="0026480C">
            <w:rPr>
              <w:noProof/>
            </w:rPr>
            <w:tab/>
          </w:r>
        </w:del>
      </w:ins>
      <w:ins w:id="1309" w:author="고광표" w:date="2018-04-19T19:08:00Z">
        <w:del w:id="1310" w:author=" " w:date="2018-04-22T20:44:00Z">
          <w:r w:rsidR="004E1911" w:rsidDel="0026480C">
            <w:rPr>
              <w:noProof/>
            </w:rPr>
            <w:delText>69</w:delText>
          </w:r>
        </w:del>
      </w:ins>
    </w:p>
    <w:p w14:paraId="0E959B24" w14:textId="6B3F875F" w:rsidR="00DD591C" w:rsidDel="0026480C" w:rsidRDefault="00DD591C">
      <w:pPr>
        <w:pStyle w:val="af"/>
        <w:tabs>
          <w:tab w:val="right" w:leader="dot" w:pos="9016"/>
        </w:tabs>
        <w:rPr>
          <w:ins w:id="1311" w:author="고광표" w:date="2018-04-19T19:06:00Z"/>
          <w:del w:id="1312" w:author=" " w:date="2018-04-22T20:44:00Z"/>
          <w:rFonts w:eastAsiaTheme="minorEastAsia"/>
          <w:smallCaps w:val="0"/>
          <w:noProof/>
          <w:szCs w:val="22"/>
        </w:rPr>
      </w:pPr>
      <w:ins w:id="1313" w:author="고광표" w:date="2018-04-19T19:06:00Z">
        <w:del w:id="1314" w:author=" " w:date="2018-04-22T20:44:00Z">
          <w:r w:rsidDel="0026480C">
            <w:rPr>
              <w:noProof/>
            </w:rPr>
            <w:delText>Table 39. 향후 발전 방향</w:delText>
          </w:r>
          <w:r w:rsidDel="0026480C">
            <w:rPr>
              <w:noProof/>
            </w:rPr>
            <w:tab/>
          </w:r>
        </w:del>
      </w:ins>
      <w:ins w:id="1315" w:author="고광표" w:date="2018-04-19T19:08:00Z">
        <w:del w:id="1316" w:author=" " w:date="2018-04-22T20:44:00Z">
          <w:r w:rsidR="004E1911" w:rsidDel="0026480C">
            <w:rPr>
              <w:noProof/>
            </w:rPr>
            <w:delText>69</w:delText>
          </w:r>
        </w:del>
      </w:ins>
    </w:p>
    <w:p w14:paraId="3D2D135B" w14:textId="77777777" w:rsidR="00DD591C" w:rsidDel="0026480C" w:rsidRDefault="00DD591C">
      <w:pPr>
        <w:pStyle w:val="af"/>
        <w:tabs>
          <w:tab w:val="right" w:leader="dot" w:pos="9016"/>
        </w:tabs>
        <w:rPr>
          <w:del w:id="1317" w:author=" " w:date="2018-04-22T20:44:00Z"/>
          <w:noProof/>
        </w:rPr>
      </w:pPr>
    </w:p>
    <w:p w14:paraId="3C612F54" w14:textId="77777777" w:rsidR="00426ED1" w:rsidDel="0026480C" w:rsidRDefault="00426ED1">
      <w:pPr>
        <w:pStyle w:val="10"/>
        <w:rPr>
          <w:del w:id="1318" w:author=" " w:date="2018-04-22T20:44:00Z"/>
          <w:noProof/>
        </w:rPr>
      </w:pPr>
    </w:p>
    <w:p w14:paraId="41D2D8EA" w14:textId="02F72BD2" w:rsidR="00497855" w:rsidRPr="00653D7A" w:rsidDel="00071394" w:rsidRDefault="00426ED1" w:rsidP="00653D7A">
      <w:pPr>
        <w:pStyle w:val="10"/>
        <w:rPr>
          <w:del w:id="1319" w:author="고광표" w:date="2018-04-17T03:55:00Z"/>
          <w:rPrChange w:id="1320" w:author=" " w:date="2018-04-22T20:40:00Z">
            <w:rPr>
              <w:del w:id="1321" w:author="고광표" w:date="2018-04-17T03:55:00Z"/>
              <w:rFonts w:ascii="맑은 고딕" w:eastAsia="맑은 고딕" w:hAnsi="맑은 고딕" w:cs="맑은 고딕"/>
              <w:b/>
              <w:sz w:val="24"/>
              <w:szCs w:val="24"/>
            </w:rPr>
          </w:rPrChange>
        </w:rPr>
        <w:pPrChange w:id="1322" w:author=" " w:date="2018-04-22T20:40:00Z">
          <w:pPr/>
        </w:pPrChange>
      </w:pPr>
      <w:ins w:id="1323" w:author="고광표" w:date="2018-04-19T18:52:00Z">
        <w:r>
          <w:fldChar w:fldCharType="end"/>
        </w:r>
      </w:ins>
    </w:p>
    <w:p w14:paraId="59393BBD" w14:textId="234A559B" w:rsidR="00497855" w:rsidDel="00071394" w:rsidRDefault="00497855" w:rsidP="00653D7A">
      <w:pPr>
        <w:pStyle w:val="10"/>
        <w:rPr>
          <w:del w:id="1324" w:author="고광표" w:date="2018-04-17T03:54:00Z"/>
        </w:rPr>
        <w:pPrChange w:id="1325" w:author=" " w:date="2018-04-22T20:40:00Z">
          <w:pPr/>
        </w:pPrChange>
      </w:pPr>
      <w:del w:id="1326" w:author="고광표" w:date="2018-04-17T03:54:00Z">
        <w:r w:rsidDel="00071394">
          <w:br w:type="page"/>
        </w:r>
      </w:del>
    </w:p>
    <w:p w14:paraId="77831C41" w14:textId="452DC93E" w:rsidR="00497855" w:rsidDel="006B5510" w:rsidRDefault="00497855" w:rsidP="00653D7A">
      <w:pPr>
        <w:pStyle w:val="10"/>
        <w:rPr>
          <w:del w:id="1327" w:author="고광표" w:date="2018-04-17T04:07:00Z"/>
        </w:rPr>
        <w:pPrChange w:id="1328" w:author=" " w:date="2018-04-22T20:40:00Z">
          <w:pPr/>
        </w:pPrChange>
      </w:pPr>
    </w:p>
    <w:p w14:paraId="0D80BD98" w14:textId="7EAD7CB3" w:rsidR="00497855" w:rsidRPr="00497855" w:rsidDel="00653D7A" w:rsidRDefault="00497855" w:rsidP="00653D7A">
      <w:pPr>
        <w:pStyle w:val="10"/>
        <w:rPr>
          <w:del w:id="1329" w:author=" " w:date="2018-04-22T20:40:00Z"/>
        </w:rPr>
        <w:pPrChange w:id="1330" w:author=" " w:date="2018-04-22T20:40:00Z">
          <w:pPr>
            <w:pStyle w:val="10"/>
          </w:pPr>
        </w:pPrChange>
      </w:pPr>
      <w:del w:id="1331" w:author=" " w:date="2018-04-22T20:40:00Z">
        <w:r w:rsidRPr="00497855" w:rsidDel="00653D7A">
          <w:delText xml:space="preserve">1. </w:delText>
        </w:r>
        <w:r w:rsidRPr="00497855" w:rsidDel="00653D7A">
          <w:rPr>
            <w:rStyle w:val="1Char"/>
            <w:b/>
          </w:rPr>
          <w:delText>프로젝트 개요/배경</w:delText>
        </w:r>
      </w:del>
    </w:p>
    <w:p w14:paraId="1EF63B73" w14:textId="6095CF91" w:rsidR="00497855" w:rsidDel="00653D7A" w:rsidRDefault="00497855" w:rsidP="00653D7A">
      <w:pPr>
        <w:pStyle w:val="10"/>
        <w:rPr>
          <w:del w:id="1332" w:author=" " w:date="2018-04-22T20:40:00Z"/>
        </w:rPr>
        <w:pPrChange w:id="1333" w:author=" " w:date="2018-04-22T20:40:00Z">
          <w:pPr>
            <w:spacing w:line="360" w:lineRule="auto"/>
            <w:jc w:val="both"/>
          </w:pPr>
        </w:pPrChange>
      </w:pPr>
    </w:p>
    <w:p w14:paraId="67536C56" w14:textId="2A109C58" w:rsidR="00497855" w:rsidDel="00653D7A" w:rsidRDefault="00497855" w:rsidP="00653D7A">
      <w:pPr>
        <w:pStyle w:val="10"/>
        <w:rPr>
          <w:del w:id="1334" w:author=" " w:date="2018-04-22T20:40:00Z"/>
        </w:rPr>
        <w:pPrChange w:id="1335" w:author=" " w:date="2018-04-22T20:40:00Z">
          <w:pPr>
            <w:pStyle w:val="20"/>
          </w:pPr>
        </w:pPrChange>
      </w:pPr>
      <w:del w:id="1336" w:author=" " w:date="2018-04-22T20:40:00Z">
        <w:r w:rsidDel="00653D7A">
          <w:delText xml:space="preserve"> 1.1 </w:delText>
        </w:r>
        <w:r w:rsidRPr="00497855" w:rsidDel="00653D7A">
          <w:rPr>
            <w:rStyle w:val="2Char"/>
          </w:rPr>
          <w:delText>문제 정의</w:delText>
        </w:r>
      </w:del>
    </w:p>
    <w:p w14:paraId="06701CFA" w14:textId="5A4A9271" w:rsidR="00497855" w:rsidDel="00653D7A" w:rsidRDefault="00497855" w:rsidP="00653D7A">
      <w:pPr>
        <w:pStyle w:val="10"/>
        <w:rPr>
          <w:del w:id="1337" w:author=" " w:date="2018-04-22T20:40:00Z"/>
        </w:rPr>
        <w:pPrChange w:id="1338" w:author=" " w:date="2018-04-22T20:40:00Z">
          <w:pPr>
            <w:spacing w:line="360" w:lineRule="auto"/>
            <w:jc w:val="both"/>
          </w:pPr>
        </w:pPrChange>
      </w:pPr>
    </w:p>
    <w:p w14:paraId="16144E5B" w14:textId="3EE633D0" w:rsidR="00497855" w:rsidDel="00653D7A" w:rsidRDefault="00497855" w:rsidP="00653D7A">
      <w:pPr>
        <w:pStyle w:val="10"/>
        <w:rPr>
          <w:del w:id="1339" w:author=" " w:date="2018-04-22T20:40:00Z"/>
        </w:rPr>
        <w:pPrChange w:id="1340" w:author=" " w:date="2018-04-22T20:40:00Z">
          <w:pPr>
            <w:pStyle w:val="30"/>
          </w:pPr>
        </w:pPrChange>
      </w:pPr>
      <w:del w:id="1341" w:author=" " w:date="2018-04-22T20:40:00Z">
        <w:r w:rsidDel="00653D7A">
          <w:delText xml:space="preserve"> 1.1.1 장애인 및 환자가 외출 시 겪는 불편함</w:delText>
        </w:r>
      </w:del>
    </w:p>
    <w:p w14:paraId="240EC0FE" w14:textId="205E8489" w:rsidR="00497855" w:rsidDel="00653D7A" w:rsidRDefault="00497855" w:rsidP="00653D7A">
      <w:pPr>
        <w:pStyle w:val="10"/>
        <w:rPr>
          <w:del w:id="1342" w:author=" " w:date="2018-04-22T20:40:00Z"/>
        </w:rPr>
        <w:pPrChange w:id="1343" w:author=" " w:date="2018-04-22T20:40:00Z">
          <w:pPr>
            <w:spacing w:line="360" w:lineRule="auto"/>
            <w:jc w:val="both"/>
          </w:pPr>
        </w:pPrChange>
      </w:pPr>
    </w:p>
    <w:p w14:paraId="650E9222" w14:textId="2B0CD410" w:rsidR="00497855" w:rsidDel="00653D7A" w:rsidRDefault="00497855" w:rsidP="00653D7A">
      <w:pPr>
        <w:pStyle w:val="10"/>
        <w:rPr>
          <w:del w:id="1344" w:author=" " w:date="2018-04-22T20:40:00Z"/>
        </w:rPr>
        <w:pPrChange w:id="1345" w:author=" " w:date="2018-04-22T20:40:00Z">
          <w:pPr>
            <w:spacing w:line="360" w:lineRule="auto"/>
          </w:pPr>
        </w:pPrChange>
      </w:pPr>
      <w:del w:id="1346" w:author=" " w:date="2018-04-22T20:40:00Z">
        <w:r w:rsidDel="00653D7A">
          <w:delText xml:space="preserve"> 현 사회는 장애인과 노약자 및 환자들이 외출하는데 여러 불편함이 존재한다. 예를 들어 시각 장애인은 외출 시에 신호등 음성</w:delText>
        </w:r>
      </w:del>
      <w:ins w:id="1347" w:author="고광표" w:date="2018-04-17T03:54:00Z">
        <w:del w:id="1348" w:author=" " w:date="2018-04-22T20:40:00Z">
          <w:r w:rsidDel="00653D7A">
            <w:delText xml:space="preserve"> </w:delText>
          </w:r>
        </w:del>
      </w:ins>
      <w:del w:id="1349" w:author=" " w:date="2018-04-22T20:40:00Z">
        <w:r w:rsidDel="00653D7A">
          <w:delText>안내기, 점자 블록, 지하철 음성 유도기 등의 많은 장치들로부터 도움을 받지만 해당 장치들은 시각장애인이 쓰기에 불편하며 관리가 제대로 되지 않아 도움이 되지 못한다. 그리고 대중교통을 이용하는 데 있어서 버스의 경우 저상버스가 많지 않고, 저상 버스가 아닌 경우 휠체어를 타는 지체장애인들은 아예 버스를 이용할 수 없다. 그리고 시각장애인들은 버스번호나 정류장 위치, 버스 방향을 알기 위한 시각정보가 부족하기 때문에 누군가의 도움이 필요하다. 지하철의 경우 지하철과 승강장 사이가 많이 떨어져 있는 곳도 있어서 자칫 발이 빠지거나 휠체어 바퀴가 빠질 위험이 있다. 고속버스나 기차의 경우 승하차 시에 필요하면 도움을 요청할 수 있어서 버스보다는 나을 수 있지만 시각장애인의 경우는 표와 좌석번호를 제대로 보기 힘들기 때문에 누군가의 도움이 꼭 필요하다. 기차의 경우에는 장시간 이동을 하기 때문에 중간에 화장실을 가려고 하면 누군가의 도움을 받아야 하는데 비좁은 공간 때문에 어려움이 많다. 또한 택시에 경우, 겉으로 장애가 들어나는 지체장애인이나 시각장애인들은 승차 거부를 당하는 일이 흔하며 밤 늦게 택시를 이용하게 되는 경우 성추행을 당하거나 시각장애인의 경우 바가지 요금을 내기도 한다.</w:delText>
        </w:r>
      </w:del>
    </w:p>
    <w:p w14:paraId="7B091597" w14:textId="26303079" w:rsidR="00497855" w:rsidDel="00653D7A" w:rsidRDefault="00497855" w:rsidP="00653D7A">
      <w:pPr>
        <w:pStyle w:val="10"/>
        <w:rPr>
          <w:del w:id="1350" w:author=" " w:date="2018-04-22T20:40:00Z"/>
        </w:rPr>
        <w:pPrChange w:id="1351" w:author=" " w:date="2018-04-22T20:40:00Z">
          <w:pPr>
            <w:spacing w:line="360" w:lineRule="auto"/>
          </w:pPr>
        </w:pPrChange>
      </w:pPr>
    </w:p>
    <w:p w14:paraId="268E29A2" w14:textId="00C0AEB3" w:rsidR="00497855" w:rsidDel="00653D7A" w:rsidRDefault="00497855" w:rsidP="00653D7A">
      <w:pPr>
        <w:pStyle w:val="10"/>
        <w:rPr>
          <w:del w:id="1352" w:author=" " w:date="2018-04-22T20:40:00Z"/>
        </w:rPr>
        <w:pPrChange w:id="1353" w:author=" " w:date="2018-04-22T20:40:00Z">
          <w:pPr>
            <w:pStyle w:val="30"/>
          </w:pPr>
        </w:pPrChange>
      </w:pPr>
      <w:del w:id="1354" w:author=" " w:date="2018-04-22T20:40:00Z">
        <w:r w:rsidDel="00653D7A">
          <w:delText>1.1.2 노약자의 빈번한 사고 발생</w:delText>
        </w:r>
      </w:del>
    </w:p>
    <w:p w14:paraId="36DFF55B" w14:textId="7AFAB934" w:rsidR="00497855" w:rsidDel="00653D7A" w:rsidRDefault="00497855" w:rsidP="00653D7A">
      <w:pPr>
        <w:pStyle w:val="10"/>
        <w:rPr>
          <w:del w:id="1355" w:author=" " w:date="2018-04-22T20:40:00Z"/>
        </w:rPr>
        <w:pPrChange w:id="1356" w:author=" " w:date="2018-04-22T20:40:00Z">
          <w:pPr>
            <w:spacing w:line="360" w:lineRule="auto"/>
            <w:jc w:val="both"/>
          </w:pPr>
        </w:pPrChange>
      </w:pPr>
    </w:p>
    <w:p w14:paraId="48D4852A" w14:textId="0E694D86" w:rsidR="00497855" w:rsidDel="00653D7A" w:rsidRDefault="00497855" w:rsidP="00653D7A">
      <w:pPr>
        <w:pStyle w:val="10"/>
        <w:rPr>
          <w:del w:id="1357" w:author=" " w:date="2018-04-22T20:40:00Z"/>
        </w:rPr>
        <w:pPrChange w:id="1358" w:author=" " w:date="2018-04-22T20:40:00Z">
          <w:pPr>
            <w:spacing w:line="360" w:lineRule="auto"/>
            <w:jc w:val="both"/>
          </w:pPr>
        </w:pPrChange>
      </w:pPr>
      <w:del w:id="1359" w:author=" " w:date="2018-04-22T20:40:00Z">
        <w:r w:rsidDel="00653D7A">
          <w:delText>고령화가 진행됨에 따라 노약자에게 발생하는 안전사고 건수도 해마다 늘고 있어 주의가 필요하다. 소비자원에 따르면 노약자 안전사고 건수는 2014년 4453건에서 2015년 5111건에 이어 2016년에도 5795건으로 늘어 매년 증가하는 것으로 나타났다. 사고 발생장소는 일상생활을 영위하는 주거공간인 '주택'이 60.5%(3506건)로 대부분을 차지했으며, 사고 유형은 침실·화장실 등에서 미끄러지고 넘어지거나 침대·계단에서 추락하는 등의 '낙상' 사고가 절반에 가까운 47.4%(2746건)로 가장 많았다. 소비자원은 "노약자는 골밀도 저하 및 근육량 감소 등의 요인으로 젊은층에 비해 가벼운 충격에도 쉽게 골절이 발생할 수 있고 치료 후에도 장기간 후유증이 남을 수 있다"며 사전 예방의 중요성을 강조했다. 특히 낙상으로 인해 특히 머리나 얼굴을 다치는 경우에는 뇌기능 감소나 사망으로까지 이어질 수 있는 뇌출혈 등 '외상성 뇌손상'에도 유의해야 한다. 실제 지난해 서울대학교병원 응급실에 안전사고로 내원한 고령환자중 이같은 진단을 받은 82명의 사고원인을 분석한 결과 낙상이 76.8%(63명)로 대다수였다. 한국소비자원과 서울대학교병원은 노약자에게 다발하는 낙상 등의 안전사고 유형을 중심으로 예방법과 사고시 대처방안 등의 안전가이드를 리플릿 형태로 제작해 고령 소비자 대상 교육 자료로 활용하는 한편 지방자치단체 및 온라인 등을 통해 보급할 계획이다. 보행중 안전사고 예방을 위해서는 거동이 불편한 경우 노약자용 보행차 등 보행보조기구를 사용하고 겨울철 빙판길에는 가급적 외출을 삼갈 것을 강조했다. 하지만 이는 간접적인 예방책일 뿐 직접적으로 노약자들을 사고의 위험성으로부터 벗어나게 하지는 못한다.</w:delText>
        </w:r>
      </w:del>
      <w:ins w:id="1360" w:author="고광표" w:date="2018-04-17T04:21:00Z">
        <w:del w:id="1361" w:author=" " w:date="2018-04-22T20:40:00Z">
          <w:r w:rsidR="00E821B2" w:rsidDel="00653D7A">
            <w:rPr>
              <w:rStyle w:val="af5"/>
              <w:rFonts w:ascii="맑은 고딕" w:eastAsia="맑은 고딕" w:hAnsi="맑은 고딕" w:cs="맑은 고딕"/>
            </w:rPr>
            <w:footnoteReference w:id="1"/>
          </w:r>
        </w:del>
      </w:ins>
    </w:p>
    <w:moveFromRangeStart w:id="1371" w:author="고광표" w:date="2018-04-17T04:21:00Z" w:name="move511702225"/>
    <w:p w14:paraId="1C0585AF" w14:textId="1B264438" w:rsidR="00497855" w:rsidRPr="00E821B2" w:rsidDel="00653D7A" w:rsidRDefault="006874E0" w:rsidP="00653D7A">
      <w:pPr>
        <w:pStyle w:val="10"/>
        <w:rPr>
          <w:del w:id="1372" w:author=" " w:date="2018-04-22T20:40:00Z"/>
          <w:moveFrom w:id="1373" w:author="고광표" w:date="2018-04-17T04:21:00Z"/>
        </w:rPr>
        <w:pPrChange w:id="1374" w:author=" " w:date="2018-04-22T20:40:00Z">
          <w:pPr>
            <w:spacing w:line="360" w:lineRule="auto"/>
            <w:jc w:val="both"/>
          </w:pPr>
        </w:pPrChange>
      </w:pPr>
      <w:moveFrom w:id="1375" w:author="고광표" w:date="2018-04-17T04:21:00Z">
        <w:del w:id="1376" w:author=" " w:date="2018-04-22T20:40:00Z">
          <w:r w:rsidRPr="00E821B2" w:rsidDel="00653D7A">
            <w:rPr>
              <w:rFonts w:asciiTheme="minorHAnsi" w:eastAsiaTheme="minorEastAsia" w:hAnsiTheme="minorHAnsi" w:cstheme="minorBidi"/>
            </w:rPr>
            <w:fldChar w:fldCharType="begin"/>
          </w:r>
          <w:r w:rsidRPr="00E821B2" w:rsidDel="00653D7A">
            <w:delInstrText xml:space="preserve"> HYPERLINK "http://www.newskr.kr/news/articleView.html?idxno=4770" \h </w:delInstrText>
          </w:r>
          <w:r w:rsidRPr="00E821B2" w:rsidDel="00653D7A">
            <w:rPr>
              <w:rFonts w:asciiTheme="minorHAnsi" w:eastAsiaTheme="minorEastAsia" w:hAnsiTheme="minorHAnsi" w:cstheme="minorBidi"/>
            </w:rPr>
            <w:fldChar w:fldCharType="separate"/>
          </w:r>
          <w:r w:rsidR="00497855" w:rsidRPr="00E821B2" w:rsidDel="00653D7A">
            <w:rPr>
              <w:rPrChange w:id="1377" w:author="고광표" w:date="2018-04-17T04:21:00Z">
                <w:rPr>
                  <w:rFonts w:ascii="맑은 고딕" w:eastAsia="맑은 고딕" w:hAnsi="맑은 고딕" w:cs="맑은 고딕"/>
                  <w:color w:val="1155CC"/>
                  <w:u w:val="single"/>
                </w:rPr>
              </w:rPrChange>
            </w:rPr>
            <w:delText>http://www.newskr.kr/news/articleView.html?idxno=4770</w:delText>
          </w:r>
          <w:r w:rsidRPr="00E821B2" w:rsidDel="00653D7A">
            <w:rPr>
              <w:rPrChange w:id="1378" w:author="고광표" w:date="2018-04-17T04:21:00Z">
                <w:rPr>
                  <w:rFonts w:ascii="맑은 고딕" w:eastAsia="맑은 고딕" w:hAnsi="맑은 고딕" w:cs="맑은 고딕"/>
                  <w:color w:val="1155CC"/>
                  <w:u w:val="single"/>
                </w:rPr>
              </w:rPrChange>
            </w:rPr>
            <w:fldChar w:fldCharType="end"/>
          </w:r>
        </w:del>
      </w:moveFrom>
    </w:p>
    <w:moveFromRangeEnd w:id="1371"/>
    <w:p w14:paraId="1AE653DB" w14:textId="37BDDD33" w:rsidR="00497855" w:rsidDel="00653D7A" w:rsidRDefault="00497855" w:rsidP="00653D7A">
      <w:pPr>
        <w:pStyle w:val="10"/>
        <w:rPr>
          <w:del w:id="1379" w:author=" " w:date="2018-04-22T20:40:00Z"/>
        </w:rPr>
        <w:pPrChange w:id="1380" w:author=" " w:date="2018-04-22T20:40:00Z">
          <w:pPr>
            <w:spacing w:line="360" w:lineRule="auto"/>
            <w:jc w:val="both"/>
          </w:pPr>
        </w:pPrChange>
      </w:pPr>
    </w:p>
    <w:p w14:paraId="112BC4C4" w14:textId="4252D529" w:rsidR="00497855" w:rsidDel="00653D7A" w:rsidRDefault="00497855" w:rsidP="00653D7A">
      <w:pPr>
        <w:pStyle w:val="10"/>
        <w:rPr>
          <w:del w:id="1381" w:author=" " w:date="2018-04-22T20:40:00Z"/>
          <w:highlight w:val="white"/>
        </w:rPr>
        <w:pPrChange w:id="1382" w:author=" " w:date="2018-04-22T20:40:00Z">
          <w:pPr>
            <w:pStyle w:val="30"/>
          </w:pPr>
        </w:pPrChange>
      </w:pPr>
      <w:del w:id="1383" w:author=" " w:date="2018-04-22T20:40:00Z">
        <w:r w:rsidDel="00653D7A">
          <w:delText>1.1.3 학생들의 무의미한 봉사활동</w:delText>
        </w:r>
      </w:del>
    </w:p>
    <w:p w14:paraId="57283C43" w14:textId="7620F4F9" w:rsidR="00497855" w:rsidDel="00653D7A" w:rsidRDefault="00497855" w:rsidP="00653D7A">
      <w:pPr>
        <w:pStyle w:val="10"/>
        <w:rPr>
          <w:del w:id="1384" w:author=" " w:date="2018-04-22T20:40:00Z"/>
          <w:color w:val="666666"/>
          <w:sz w:val="21"/>
          <w:szCs w:val="21"/>
          <w:highlight w:val="white"/>
        </w:rPr>
        <w:pPrChange w:id="1385" w:author=" " w:date="2018-04-22T20:40:00Z">
          <w:pPr>
            <w:spacing w:line="360" w:lineRule="auto"/>
            <w:jc w:val="both"/>
          </w:pPr>
        </w:pPrChange>
      </w:pPr>
      <w:del w:id="1386" w:author=" " w:date="2018-04-22T20:40:00Z">
        <w:r w:rsidDel="00653D7A">
          <w:rPr>
            <w:highlight w:val="white"/>
          </w:rPr>
          <w:delText xml:space="preserve">현재 중고등 학생은 의무 봉사활동 시간을 채우기 위해 집 근처 가까운 동사무소나 주민센터 등에서 아르바이트와 다름없는 봉사활동을 하고 있다. 즉 봉사활동 자체가 나쁘다는 것은 아니지만 학생들에게 적합하지 않고 어떠한 감명도 줄 수 없는 봉사활동은 학생들에게 무의미하다. 이는 의무적으로 학생들이 봉사활동 시간을 채워야 하기 때문에 임의의 기관을 방문하여 봉사활동을 할 수밖에 없고 기관에서는 찾아오는 학생들에게 시켜야 할 일을 제대로 할당 해주지 않아 발생하는 문제이다. 비록 국가에서 인정하는 봉사 기관들은 체계적으로 봉사지원자들에 대한 계획을 수립하여 놓지만 중학생들을 대상으로 조사한 결과에 따르면 주민센터, 관리사무소 등 집 근처에서 할 수 있는 자원봉사를 가장 많이 했음을 볼 수 있다. 이런 봉사활동은 봉사활동 시간을 채우기 위한 봉사일 뿐 학생들에게 자원봉사의 의미를 전달할 수 없으며 이후 다른 자원봉사를 자발적으로 하도록 하는 원동력이 되지 못한다.  </w:delText>
        </w:r>
        <w:r w:rsidDel="00653D7A">
          <w:rPr>
            <w:color w:val="666666"/>
            <w:sz w:val="21"/>
            <w:szCs w:val="21"/>
            <w:highlight w:val="white"/>
          </w:rPr>
          <w:delText xml:space="preserve"> </w:delText>
        </w:r>
      </w:del>
    </w:p>
    <w:p w14:paraId="3D9CC4DC" w14:textId="6962F8B4" w:rsidR="00497855" w:rsidDel="00653D7A" w:rsidRDefault="00497855" w:rsidP="00653D7A">
      <w:pPr>
        <w:pStyle w:val="10"/>
        <w:rPr>
          <w:del w:id="1387" w:author=" " w:date="2018-04-22T20:40:00Z"/>
        </w:rPr>
        <w:pPrChange w:id="1388" w:author=" " w:date="2018-04-22T20:40:00Z">
          <w:pPr>
            <w:spacing w:line="360" w:lineRule="auto"/>
            <w:jc w:val="both"/>
          </w:pPr>
        </w:pPrChange>
      </w:pPr>
    </w:p>
    <w:p w14:paraId="423902B0" w14:textId="27AA874A" w:rsidR="00497855" w:rsidDel="00653D7A" w:rsidRDefault="00497855" w:rsidP="00653D7A">
      <w:pPr>
        <w:pStyle w:val="10"/>
        <w:rPr>
          <w:del w:id="1389" w:author=" " w:date="2018-04-22T20:40:00Z"/>
        </w:rPr>
        <w:pPrChange w:id="1390" w:author=" " w:date="2018-04-22T20:40:00Z">
          <w:pPr>
            <w:pStyle w:val="20"/>
          </w:pPr>
        </w:pPrChange>
      </w:pPr>
      <w:del w:id="1391" w:author=" " w:date="2018-04-22T20:40:00Z">
        <w:r w:rsidDel="00653D7A">
          <w:delText>1.2 타겟 및 stake holders</w:delText>
        </w:r>
      </w:del>
    </w:p>
    <w:p w14:paraId="202900D1" w14:textId="68C18BCC" w:rsidR="00497855" w:rsidDel="00653D7A" w:rsidRDefault="00497855" w:rsidP="00653D7A">
      <w:pPr>
        <w:pStyle w:val="10"/>
        <w:rPr>
          <w:del w:id="1392" w:author=" " w:date="2018-04-22T20:40:00Z"/>
        </w:rPr>
        <w:pPrChange w:id="1393" w:author=" " w:date="2018-04-22T20:40:00Z">
          <w:pPr>
            <w:pStyle w:val="30"/>
          </w:pPr>
        </w:pPrChange>
      </w:pPr>
      <w:del w:id="1394" w:author=" " w:date="2018-04-22T20:40:00Z">
        <w:r w:rsidDel="00653D7A">
          <w:delText xml:space="preserve">  1.2.1 Target Customers</w:delText>
        </w:r>
      </w:del>
    </w:p>
    <w:p w14:paraId="60111476" w14:textId="7EDDB4B6" w:rsidR="00497855" w:rsidDel="00653D7A" w:rsidRDefault="00497855" w:rsidP="00653D7A">
      <w:pPr>
        <w:pStyle w:val="10"/>
        <w:rPr>
          <w:del w:id="1395" w:author=" " w:date="2018-04-22T20:40:00Z"/>
        </w:rPr>
        <w:pPrChange w:id="1396" w:author=" " w:date="2018-04-22T20:40:00Z">
          <w:pPr>
            <w:spacing w:line="360" w:lineRule="auto"/>
            <w:jc w:val="both"/>
          </w:pPr>
        </w:pPrChange>
      </w:pPr>
      <w:del w:id="1397" w:author=" " w:date="2018-04-22T20:40:00Z">
        <w:r w:rsidDel="00653D7A">
          <w:delText>▪ Helper</w:delText>
        </w:r>
      </w:del>
    </w:p>
    <w:p w14:paraId="0A4AD819" w14:textId="06EA1693" w:rsidR="00497855" w:rsidDel="00653D7A" w:rsidRDefault="00497855" w:rsidP="00653D7A">
      <w:pPr>
        <w:pStyle w:val="10"/>
        <w:rPr>
          <w:del w:id="1398" w:author=" " w:date="2018-04-22T20:40:00Z"/>
        </w:rPr>
        <w:pPrChange w:id="1399" w:author=" " w:date="2018-04-22T20:40:00Z">
          <w:pPr>
            <w:spacing w:line="360" w:lineRule="auto"/>
            <w:jc w:val="both"/>
          </w:pPr>
        </w:pPrChange>
      </w:pPr>
      <w:del w:id="1400" w:author=" " w:date="2018-04-22T20:40:00Z">
        <w:r w:rsidDel="00653D7A">
          <w:delText xml:space="preserve"> </w:delText>
        </w:r>
      </w:del>
    </w:p>
    <w:p w14:paraId="7450F9C4" w14:textId="40B7B53F" w:rsidR="00497855" w:rsidDel="00653D7A" w:rsidRDefault="00497855" w:rsidP="00653D7A">
      <w:pPr>
        <w:pStyle w:val="10"/>
        <w:rPr>
          <w:del w:id="1401" w:author=" " w:date="2018-04-22T20:40:00Z"/>
        </w:rPr>
        <w:pPrChange w:id="1402" w:author=" " w:date="2018-04-22T20:40:00Z">
          <w:pPr>
            <w:spacing w:line="360" w:lineRule="auto"/>
            <w:jc w:val="both"/>
          </w:pPr>
        </w:pPrChange>
      </w:pPr>
      <w:del w:id="1403" w:author=" " w:date="2018-04-22T20:40:00Z">
        <w:r w:rsidDel="00653D7A">
          <w:delText>Helper는 Volunteer Matching 서비스를 이용하여 도움을 주려는 자원봉사자와 학생을 지칭한다.    여기서 학생은 초, 중, 고등학생을 의미하고 자원 봉사자는 의무적으로 봉사활동 시간을 채워야 하는 초, 중, 고등학생과 달리 자발적으로 봉사를 하고 싶어하는 만19세 이상의 성인을 지칭한다.</w:delText>
        </w:r>
      </w:del>
    </w:p>
    <w:p w14:paraId="618AC75E" w14:textId="62B10D73" w:rsidR="00497855" w:rsidRPr="00497855" w:rsidDel="00653D7A" w:rsidRDefault="00497855" w:rsidP="00653D7A">
      <w:pPr>
        <w:pStyle w:val="10"/>
        <w:rPr>
          <w:del w:id="1404" w:author=" " w:date="2018-04-22T20:40:00Z"/>
        </w:rPr>
        <w:pPrChange w:id="1405" w:author=" " w:date="2018-04-22T20:40:00Z">
          <w:pPr>
            <w:spacing w:line="360" w:lineRule="auto"/>
            <w:jc w:val="both"/>
          </w:pPr>
        </w:pPrChange>
      </w:pPr>
    </w:p>
    <w:p w14:paraId="240F4208" w14:textId="4B4A1109" w:rsidR="00497855" w:rsidDel="00653D7A" w:rsidRDefault="00497855" w:rsidP="00653D7A">
      <w:pPr>
        <w:pStyle w:val="10"/>
        <w:rPr>
          <w:del w:id="1406" w:author=" " w:date="2018-04-22T20:40:00Z"/>
        </w:rPr>
        <w:pPrChange w:id="1407" w:author=" " w:date="2018-04-22T20:40:00Z">
          <w:pPr>
            <w:spacing w:line="360" w:lineRule="auto"/>
            <w:jc w:val="both"/>
          </w:pPr>
        </w:pPrChange>
      </w:pPr>
      <w:del w:id="1408" w:author=" " w:date="2018-04-22T20:40:00Z">
        <w:r w:rsidDel="00653D7A">
          <w:delText>▪ Helpee</w:delText>
        </w:r>
      </w:del>
    </w:p>
    <w:p w14:paraId="7865016C" w14:textId="737C6B0C" w:rsidR="00497855" w:rsidDel="00653D7A" w:rsidRDefault="00497855" w:rsidP="00653D7A">
      <w:pPr>
        <w:pStyle w:val="10"/>
        <w:rPr>
          <w:del w:id="1409" w:author=" " w:date="2018-04-22T20:40:00Z"/>
        </w:rPr>
        <w:pPrChange w:id="1410" w:author=" " w:date="2018-04-22T20:40:00Z">
          <w:pPr>
            <w:spacing w:line="360" w:lineRule="auto"/>
            <w:jc w:val="both"/>
          </w:pPr>
        </w:pPrChange>
      </w:pPr>
    </w:p>
    <w:p w14:paraId="55F4883D" w14:textId="57236CEF" w:rsidR="00497855" w:rsidDel="00653D7A" w:rsidRDefault="00497855" w:rsidP="00653D7A">
      <w:pPr>
        <w:pStyle w:val="10"/>
        <w:rPr>
          <w:del w:id="1411" w:author=" " w:date="2018-04-22T20:40:00Z"/>
        </w:rPr>
        <w:pPrChange w:id="1412" w:author=" " w:date="2018-04-22T20:40:00Z">
          <w:pPr>
            <w:spacing w:line="360" w:lineRule="auto"/>
            <w:jc w:val="both"/>
          </w:pPr>
        </w:pPrChange>
      </w:pPr>
      <w:del w:id="1413" w:author=" " w:date="2018-04-22T20:40:00Z">
        <w:r w:rsidDel="00653D7A">
          <w:delText>Helpee는 Volunteer Matching 서비스를 이용하여 도움을 받으려는 장애인, 환자, 노약자를 지칭한다.</w:delText>
        </w:r>
      </w:del>
    </w:p>
    <w:p w14:paraId="211B7DAE" w14:textId="0516E22C" w:rsidR="00497855" w:rsidRPr="00497855" w:rsidDel="00653D7A" w:rsidRDefault="00497855" w:rsidP="00653D7A">
      <w:pPr>
        <w:pStyle w:val="10"/>
        <w:rPr>
          <w:del w:id="1414" w:author=" " w:date="2018-04-22T20:40:00Z"/>
        </w:rPr>
        <w:pPrChange w:id="1415" w:author=" " w:date="2018-04-22T20:40:00Z">
          <w:pPr>
            <w:spacing w:line="360" w:lineRule="auto"/>
            <w:jc w:val="both"/>
          </w:pPr>
        </w:pPrChange>
      </w:pPr>
    </w:p>
    <w:p w14:paraId="36B136CE" w14:textId="579B8138" w:rsidR="00497855" w:rsidDel="00653D7A" w:rsidRDefault="00497855" w:rsidP="00653D7A">
      <w:pPr>
        <w:pStyle w:val="10"/>
        <w:rPr>
          <w:del w:id="1416" w:author=" " w:date="2018-04-22T20:40:00Z"/>
        </w:rPr>
        <w:pPrChange w:id="1417" w:author=" " w:date="2018-04-22T20:40:00Z">
          <w:pPr>
            <w:pStyle w:val="30"/>
          </w:pPr>
        </w:pPrChange>
      </w:pPr>
      <w:del w:id="1418" w:author=" " w:date="2018-04-22T20:40:00Z">
        <w:r w:rsidDel="00653D7A">
          <w:delText xml:space="preserve">1.2.2 Stakeholders </w:delText>
        </w:r>
      </w:del>
    </w:p>
    <w:p w14:paraId="47905853" w14:textId="03B93350" w:rsidR="00497855" w:rsidDel="00653D7A" w:rsidRDefault="00497855" w:rsidP="00653D7A">
      <w:pPr>
        <w:pStyle w:val="10"/>
        <w:rPr>
          <w:del w:id="1419" w:author=" " w:date="2018-04-22T20:40:00Z"/>
        </w:rPr>
        <w:pPrChange w:id="1420" w:author=" " w:date="2018-04-22T20:40:00Z">
          <w:pPr>
            <w:spacing w:line="360" w:lineRule="auto"/>
            <w:jc w:val="both"/>
          </w:pPr>
        </w:pPrChange>
      </w:pPr>
    </w:p>
    <w:p w14:paraId="079939AE" w14:textId="43A69EBA" w:rsidR="00497855" w:rsidDel="00653D7A" w:rsidRDefault="00497855" w:rsidP="00653D7A">
      <w:pPr>
        <w:pStyle w:val="10"/>
        <w:rPr>
          <w:del w:id="1421" w:author=" " w:date="2018-04-22T20:40:00Z"/>
        </w:rPr>
        <w:pPrChange w:id="1422" w:author=" " w:date="2018-04-22T20:40:00Z">
          <w:pPr>
            <w:spacing w:line="360" w:lineRule="auto"/>
            <w:jc w:val="both"/>
          </w:pPr>
        </w:pPrChange>
      </w:pPr>
      <w:del w:id="1423" w:author=" " w:date="2018-04-22T20:40:00Z">
        <w:r w:rsidDel="00653D7A">
          <w:delText>본 Volunteer Matching 서비스의 Stakeholder로는 서비스는 이용하는 Helper와 Helpee 그리고 봉사와 관련된 국가기관인 한국중앙자원봉사센터, 한국사회복지협의회, 보건복지부, 1365 자원봉사포털 관계자가 있다.</w:delText>
        </w:r>
      </w:del>
    </w:p>
    <w:p w14:paraId="1C466D4E" w14:textId="6A242EB1" w:rsidR="00497855" w:rsidDel="00653D7A" w:rsidRDefault="00497855" w:rsidP="00653D7A">
      <w:pPr>
        <w:pStyle w:val="10"/>
        <w:rPr>
          <w:del w:id="1424" w:author=" " w:date="2018-04-22T20:40:00Z"/>
        </w:rPr>
        <w:pPrChange w:id="1425" w:author=" " w:date="2018-04-22T20:40:00Z">
          <w:pPr>
            <w:spacing w:line="360" w:lineRule="auto"/>
            <w:jc w:val="both"/>
          </w:pPr>
        </w:pPrChange>
      </w:pPr>
    </w:p>
    <w:p w14:paraId="54DBF970" w14:textId="6DDBE057" w:rsidR="00497855" w:rsidDel="00653D7A" w:rsidRDefault="00497855" w:rsidP="00653D7A">
      <w:pPr>
        <w:pStyle w:val="10"/>
        <w:rPr>
          <w:del w:id="1426" w:author=" " w:date="2018-04-22T20:40:00Z"/>
        </w:rPr>
        <w:pPrChange w:id="1427" w:author=" " w:date="2018-04-22T20:40:00Z">
          <w:pPr>
            <w:pStyle w:val="20"/>
          </w:pPr>
        </w:pPrChange>
      </w:pPr>
      <w:del w:id="1428" w:author=" " w:date="2018-04-22T20:40:00Z">
        <w:r w:rsidDel="00653D7A">
          <w:delText>1.3 타겟 및 각 stake holder 관점의 가치</w:delText>
        </w:r>
      </w:del>
    </w:p>
    <w:p w14:paraId="15FD2F0F" w14:textId="79500171" w:rsidR="00497855" w:rsidDel="00653D7A" w:rsidRDefault="00497855" w:rsidP="00653D7A">
      <w:pPr>
        <w:pStyle w:val="10"/>
        <w:rPr>
          <w:del w:id="1429" w:author=" " w:date="2018-04-22T20:40:00Z"/>
        </w:rPr>
        <w:pPrChange w:id="1430" w:author=" " w:date="2018-04-22T20:40:00Z">
          <w:pPr>
            <w:pStyle w:val="30"/>
          </w:pPr>
        </w:pPrChange>
      </w:pPr>
      <w:del w:id="1431" w:author=" " w:date="2018-04-22T20:40:00Z">
        <w:r w:rsidDel="00653D7A">
          <w:delText>1.3.1 사용자</w:delText>
        </w:r>
      </w:del>
    </w:p>
    <w:p w14:paraId="2D02FF1C" w14:textId="25600F5B" w:rsidR="00497855" w:rsidDel="00653D7A" w:rsidRDefault="00497855" w:rsidP="00653D7A">
      <w:pPr>
        <w:pStyle w:val="10"/>
        <w:rPr>
          <w:del w:id="1432" w:author=" " w:date="2018-04-22T20:40:00Z"/>
        </w:rPr>
        <w:pPrChange w:id="1433" w:author=" " w:date="2018-04-22T20:40:00Z">
          <w:pPr>
            <w:spacing w:line="360" w:lineRule="auto"/>
            <w:jc w:val="both"/>
          </w:pPr>
        </w:pPrChange>
      </w:pPr>
      <w:del w:id="1434" w:author=" " w:date="2018-04-22T20:40:00Z">
        <w:r w:rsidDel="00653D7A">
          <w:delText>▪ Helper</w:delText>
        </w:r>
      </w:del>
    </w:p>
    <w:p w14:paraId="67019289" w14:textId="5C0F9598" w:rsidR="00497855" w:rsidDel="00653D7A" w:rsidRDefault="00497855" w:rsidP="00653D7A">
      <w:pPr>
        <w:pStyle w:val="10"/>
        <w:rPr>
          <w:del w:id="1435" w:author=" " w:date="2018-04-22T20:40:00Z"/>
        </w:rPr>
        <w:pPrChange w:id="1436" w:author=" " w:date="2018-04-22T20:40:00Z">
          <w:pPr>
            <w:spacing w:line="360" w:lineRule="auto"/>
            <w:jc w:val="both"/>
          </w:pPr>
        </w:pPrChange>
      </w:pPr>
      <w:del w:id="1437" w:author=" " w:date="2018-04-22T20:40:00Z">
        <w:r w:rsidDel="00653D7A">
          <w:delText xml:space="preserve"> Helper는 Volunteer Matching 앱을 통해 실질적인 도움이 필요한 Helpee를 도와줄 수 있고 봉사를 마친뒤에 값진 봉사 시간을 얻을 수 있다. 무엇보다 앱을 통하여 봉사활동을 신청할 수 있기 때문에 편리하고, 학생들은 실질적으로 도움이 필요한 사람들을 위해 봉사를 함으로써 봉사의 참 의미를 깨달을 수 있다.   </w:delText>
        </w:r>
      </w:del>
    </w:p>
    <w:p w14:paraId="425F88E8" w14:textId="5CEAC700" w:rsidR="00497855" w:rsidDel="00653D7A" w:rsidRDefault="00497855" w:rsidP="00653D7A">
      <w:pPr>
        <w:pStyle w:val="10"/>
        <w:rPr>
          <w:del w:id="1438" w:author=" " w:date="2018-04-22T20:40:00Z"/>
        </w:rPr>
        <w:pPrChange w:id="1439" w:author=" " w:date="2018-04-22T20:40:00Z">
          <w:pPr>
            <w:spacing w:line="360" w:lineRule="auto"/>
            <w:jc w:val="both"/>
          </w:pPr>
        </w:pPrChange>
      </w:pPr>
    </w:p>
    <w:p w14:paraId="6613FEC6" w14:textId="0E686B47" w:rsidR="00497855" w:rsidDel="00653D7A" w:rsidRDefault="00497855" w:rsidP="00653D7A">
      <w:pPr>
        <w:pStyle w:val="10"/>
        <w:rPr>
          <w:del w:id="1440" w:author=" " w:date="2018-04-22T20:40:00Z"/>
        </w:rPr>
        <w:pPrChange w:id="1441" w:author=" " w:date="2018-04-22T20:40:00Z">
          <w:pPr>
            <w:spacing w:line="360" w:lineRule="auto"/>
            <w:jc w:val="both"/>
          </w:pPr>
        </w:pPrChange>
      </w:pPr>
      <w:del w:id="1442" w:author=" " w:date="2018-04-22T20:40:00Z">
        <w:r w:rsidDel="00653D7A">
          <w:delText xml:space="preserve">▪ Helpee </w:delText>
        </w:r>
      </w:del>
    </w:p>
    <w:p w14:paraId="2821F19C" w14:textId="56E84C4C" w:rsidR="00497855" w:rsidDel="00653D7A" w:rsidRDefault="00497855" w:rsidP="00653D7A">
      <w:pPr>
        <w:pStyle w:val="10"/>
        <w:rPr>
          <w:del w:id="1443" w:author=" " w:date="2018-04-22T20:40:00Z"/>
        </w:rPr>
        <w:pPrChange w:id="1444" w:author=" " w:date="2018-04-22T20:40:00Z">
          <w:pPr>
            <w:spacing w:line="360" w:lineRule="auto"/>
            <w:jc w:val="both"/>
          </w:pPr>
        </w:pPrChange>
      </w:pPr>
    </w:p>
    <w:p w14:paraId="393EB4EE" w14:textId="44CC072E" w:rsidR="00497855" w:rsidDel="00653D7A" w:rsidRDefault="00497855" w:rsidP="00653D7A">
      <w:pPr>
        <w:pStyle w:val="10"/>
        <w:rPr>
          <w:del w:id="1445" w:author=" " w:date="2018-04-22T20:40:00Z"/>
        </w:rPr>
        <w:pPrChange w:id="1446" w:author=" " w:date="2018-04-22T20:40:00Z">
          <w:pPr>
            <w:spacing w:line="360" w:lineRule="auto"/>
            <w:jc w:val="both"/>
          </w:pPr>
        </w:pPrChange>
      </w:pPr>
      <w:del w:id="1447" w:author=" " w:date="2018-04-22T20:40:00Z">
        <w:r w:rsidDel="00653D7A">
          <w:delText xml:space="preserve">Helpee는 Volunteer Matching 서비스를 통해 자원봉사자로부터 실질적인 도움을 받을 수 있다. 앱으로 요청 사항을 간단히 입력하고 요청을 하면 Helper의 스마트폰으로 푸시알람이 전송되기 때문에 실시간으로 간단하게 요청을 보낼 수 있다. 또한 도시 중심지에서 멀리 떨어진 곳에 거주하는 분들은 예약을 통해 도움 요청을 보낼 수도 있다. 그리고 외출을 할 때 자원 봉사자가 동반함으로써 발생할 수 있는 사고와 범죄를 미연에 방지할 수 있다.   </w:delText>
        </w:r>
        <w:r w:rsidDel="00653D7A">
          <w:br/>
        </w:r>
      </w:del>
    </w:p>
    <w:p w14:paraId="35AFDE56" w14:textId="36471AC6" w:rsidR="00497855" w:rsidDel="00653D7A" w:rsidRDefault="00497855" w:rsidP="00653D7A">
      <w:pPr>
        <w:pStyle w:val="10"/>
        <w:rPr>
          <w:del w:id="1448" w:author=" " w:date="2018-04-22T20:40:00Z"/>
        </w:rPr>
        <w:pPrChange w:id="1449" w:author=" " w:date="2018-04-22T20:40:00Z">
          <w:pPr>
            <w:pStyle w:val="30"/>
          </w:pPr>
        </w:pPrChange>
      </w:pPr>
      <w:del w:id="1450" w:author=" " w:date="2018-04-22T20:40:00Z">
        <w:r w:rsidDel="00653D7A">
          <w:delText xml:space="preserve">1.3.2 관련 국가 기관 </w:delText>
        </w:r>
      </w:del>
    </w:p>
    <w:p w14:paraId="36F154D9" w14:textId="5EDC2A89" w:rsidR="00497855" w:rsidDel="00653D7A" w:rsidRDefault="00497855" w:rsidP="00653D7A">
      <w:pPr>
        <w:pStyle w:val="10"/>
        <w:rPr>
          <w:del w:id="1451" w:author=" " w:date="2018-04-22T20:40:00Z"/>
        </w:rPr>
        <w:pPrChange w:id="1452" w:author=" " w:date="2018-04-22T20:40:00Z">
          <w:pPr>
            <w:spacing w:line="360" w:lineRule="auto"/>
            <w:jc w:val="both"/>
          </w:pPr>
        </w:pPrChange>
      </w:pPr>
      <w:del w:id="1453" w:author=" " w:date="2018-04-22T20:40:00Z">
        <w:r w:rsidDel="00653D7A">
          <w:delText>한국중앙자원봉사센터, 한국사회복지협의회, 보건복지부, 1365 자원봉사포털 관계자는 자원봉사를 장려하는 단체로 본 Volunteer Matching 서비스를 도입함으로써 더 많은 자원봉사를 유발할 수 있기 때문에 애초에 설립 이유였던 ‘자원봉사 활성화’라는 목적을 달성할 수 있다.</w:delText>
        </w:r>
      </w:del>
    </w:p>
    <w:p w14:paraId="6350C6DF" w14:textId="3F58AD93" w:rsidR="00497855" w:rsidDel="00653D7A" w:rsidRDefault="00497855" w:rsidP="00653D7A">
      <w:pPr>
        <w:pStyle w:val="10"/>
        <w:rPr>
          <w:del w:id="1454" w:author=" " w:date="2018-04-22T20:40:00Z"/>
        </w:rPr>
        <w:pPrChange w:id="1455" w:author=" " w:date="2018-04-22T20:40:00Z">
          <w:pPr>
            <w:spacing w:line="360" w:lineRule="auto"/>
            <w:jc w:val="both"/>
          </w:pPr>
        </w:pPrChange>
      </w:pPr>
    </w:p>
    <w:p w14:paraId="2CEA4223" w14:textId="4A7CD18B" w:rsidR="00497855" w:rsidDel="00653D7A" w:rsidRDefault="00497855" w:rsidP="00653D7A">
      <w:pPr>
        <w:pStyle w:val="10"/>
        <w:rPr>
          <w:del w:id="1456" w:author=" " w:date="2018-04-22T20:40:00Z"/>
        </w:rPr>
        <w:pPrChange w:id="1457" w:author=" " w:date="2018-04-22T20:40:00Z">
          <w:pPr>
            <w:pStyle w:val="10"/>
          </w:pPr>
        </w:pPrChange>
      </w:pPr>
      <w:del w:id="1458" w:author=" " w:date="2018-04-22T20:40:00Z">
        <w:r w:rsidDel="00653D7A">
          <w:delText>2. 기존 사례분석</w:delText>
        </w:r>
      </w:del>
    </w:p>
    <w:p w14:paraId="31F80C7C" w14:textId="6173F856" w:rsidR="00497855" w:rsidDel="00653D7A" w:rsidRDefault="00497855" w:rsidP="00653D7A">
      <w:pPr>
        <w:pStyle w:val="10"/>
        <w:rPr>
          <w:del w:id="1459" w:author=" " w:date="2018-04-22T20:40:00Z"/>
        </w:rPr>
        <w:pPrChange w:id="1460" w:author=" " w:date="2018-04-22T20:40:00Z">
          <w:pPr>
            <w:pStyle w:val="20"/>
          </w:pPr>
        </w:pPrChange>
      </w:pPr>
      <w:del w:id="1461" w:author=" " w:date="2018-04-22T20:40:00Z">
        <w:r w:rsidDel="00653D7A">
          <w:delText>2.1 유사제품/서비스</w:delText>
        </w:r>
      </w:del>
    </w:p>
    <w:p w14:paraId="1403CDBC" w14:textId="3C481EA4" w:rsidR="00497855" w:rsidDel="00653D7A" w:rsidRDefault="00497855" w:rsidP="00653D7A">
      <w:pPr>
        <w:pStyle w:val="10"/>
        <w:rPr>
          <w:del w:id="1462" w:author=" " w:date="2018-04-22T20:40:00Z"/>
        </w:rPr>
        <w:pPrChange w:id="1463" w:author=" " w:date="2018-04-22T20:40:00Z">
          <w:pPr>
            <w:spacing w:line="360" w:lineRule="auto"/>
            <w:jc w:val="both"/>
          </w:pPr>
        </w:pPrChange>
      </w:pPr>
      <w:del w:id="1464" w:author=" " w:date="2018-04-22T20:40:00Z">
        <w:r w:rsidDel="00653D7A">
          <w:delText>현재 상용화 되어있는 서비스를 조사해 본 결과 아래 3개 서비스가 Volunteer Matching    프로젝트와    유사했다.</w:delText>
        </w:r>
      </w:del>
    </w:p>
    <w:p w14:paraId="066927F4" w14:textId="35CC3B4B" w:rsidR="00497855" w:rsidDel="00653D7A" w:rsidRDefault="00497855" w:rsidP="00653D7A">
      <w:pPr>
        <w:pStyle w:val="10"/>
        <w:rPr>
          <w:ins w:id="1465" w:author="고광표" w:date="2018-04-17T04:22:00Z"/>
          <w:del w:id="1466" w:author=" " w:date="2018-04-22T20:40:00Z"/>
        </w:rPr>
        <w:pPrChange w:id="1467" w:author=" " w:date="2018-04-22T20:40:00Z">
          <w:pPr>
            <w:spacing w:line="360" w:lineRule="auto"/>
            <w:jc w:val="both"/>
          </w:pPr>
        </w:pPrChange>
      </w:pPr>
    </w:p>
    <w:p w14:paraId="054F5282" w14:textId="770B6B2F" w:rsidR="006874E0" w:rsidDel="00653D7A" w:rsidRDefault="006874E0" w:rsidP="00653D7A">
      <w:pPr>
        <w:pStyle w:val="10"/>
        <w:rPr>
          <w:ins w:id="1468" w:author="고광표" w:date="2018-04-17T04:22:00Z"/>
          <w:del w:id="1469" w:author=" " w:date="2018-04-22T20:40:00Z"/>
        </w:rPr>
        <w:pPrChange w:id="1470" w:author=" " w:date="2018-04-22T20:40:00Z">
          <w:pPr>
            <w:spacing w:line="360" w:lineRule="auto"/>
            <w:jc w:val="both"/>
          </w:pPr>
        </w:pPrChange>
      </w:pPr>
    </w:p>
    <w:p w14:paraId="61FD484F" w14:textId="0C1BDA18" w:rsidR="006874E0" w:rsidDel="00653D7A" w:rsidRDefault="006874E0" w:rsidP="00653D7A">
      <w:pPr>
        <w:pStyle w:val="10"/>
        <w:rPr>
          <w:ins w:id="1471" w:author="고광표" w:date="2018-04-17T04:22:00Z"/>
          <w:del w:id="1472" w:author=" " w:date="2018-04-22T20:40:00Z"/>
        </w:rPr>
        <w:pPrChange w:id="1473" w:author=" " w:date="2018-04-22T20:40:00Z">
          <w:pPr>
            <w:spacing w:line="360" w:lineRule="auto"/>
            <w:jc w:val="both"/>
          </w:pPr>
        </w:pPrChange>
      </w:pPr>
    </w:p>
    <w:p w14:paraId="64E9223A" w14:textId="238A937A" w:rsidR="006874E0" w:rsidDel="00653D7A" w:rsidRDefault="006874E0" w:rsidP="00653D7A">
      <w:pPr>
        <w:pStyle w:val="10"/>
        <w:rPr>
          <w:ins w:id="1474" w:author="고광표" w:date="2018-04-17T04:22:00Z"/>
          <w:del w:id="1475" w:author=" " w:date="2018-04-22T20:40:00Z"/>
        </w:rPr>
        <w:pPrChange w:id="1476" w:author=" " w:date="2018-04-22T20:40:00Z">
          <w:pPr>
            <w:spacing w:line="360" w:lineRule="auto"/>
            <w:jc w:val="both"/>
          </w:pPr>
        </w:pPrChange>
      </w:pPr>
    </w:p>
    <w:p w14:paraId="23F88D91" w14:textId="1648711C" w:rsidR="006874E0" w:rsidDel="00653D7A" w:rsidRDefault="006874E0" w:rsidP="00653D7A">
      <w:pPr>
        <w:pStyle w:val="10"/>
        <w:rPr>
          <w:del w:id="1477" w:author=" " w:date="2018-04-22T20:40:00Z"/>
        </w:rPr>
        <w:pPrChange w:id="1478" w:author=" " w:date="2018-04-22T20:40:00Z">
          <w:pPr>
            <w:spacing w:line="360" w:lineRule="auto"/>
            <w:jc w:val="both"/>
          </w:pPr>
        </w:pPrChange>
      </w:pPr>
    </w:p>
    <w:p w14:paraId="0B2E71D1" w14:textId="118BA558" w:rsidR="00497855" w:rsidDel="00653D7A" w:rsidRDefault="00497855" w:rsidP="00653D7A">
      <w:pPr>
        <w:pStyle w:val="10"/>
        <w:rPr>
          <w:del w:id="1479" w:author=" " w:date="2018-04-22T20:40:00Z"/>
        </w:rPr>
        <w:pPrChange w:id="1480" w:author=" " w:date="2018-04-22T20:40:00Z">
          <w:pPr>
            <w:pStyle w:val="30"/>
          </w:pPr>
        </w:pPrChange>
      </w:pPr>
      <w:del w:id="1481" w:author=" " w:date="2018-04-22T20:40:00Z">
        <w:r w:rsidDel="00653D7A">
          <w:delText>2.1.1 Be My Eyes</w:delText>
        </w:r>
      </w:del>
    </w:p>
    <w:p w14:paraId="2892212C" w14:textId="25B163FD" w:rsidR="00497855" w:rsidDel="00653D7A" w:rsidRDefault="00497855" w:rsidP="00653D7A">
      <w:pPr>
        <w:pStyle w:val="10"/>
        <w:rPr>
          <w:del w:id="1482" w:author=" " w:date="2018-04-22T20:40:00Z"/>
        </w:rPr>
        <w:pPrChange w:id="1483" w:author=" " w:date="2018-04-22T20:40:00Z">
          <w:pPr>
            <w:keepNext/>
            <w:spacing w:line="360" w:lineRule="auto"/>
            <w:jc w:val="center"/>
          </w:pPr>
        </w:pPrChange>
      </w:pPr>
      <w:del w:id="1484" w:author=" " w:date="2018-04-22T20:40:00Z">
        <w:r w:rsidDel="00653D7A">
          <w:rPr>
            <w:noProof/>
          </w:rPr>
          <w:drawing>
            <wp:inline distT="114300" distB="114300" distL="114300" distR="114300" wp14:anchorId="3962E109" wp14:editId="215FF2CF">
              <wp:extent cx="2685059" cy="1509713"/>
              <wp:effectExtent l="0" t="0" r="0" b="0"/>
              <wp:docPr id="32"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9"/>
                      <a:srcRect/>
                      <a:stretch>
                        <a:fillRect/>
                      </a:stretch>
                    </pic:blipFill>
                    <pic:spPr>
                      <a:xfrm>
                        <a:off x="0" y="0"/>
                        <a:ext cx="2685059" cy="1509713"/>
                      </a:xfrm>
                      <a:prstGeom prst="rect">
                        <a:avLst/>
                      </a:prstGeom>
                      <a:ln/>
                    </pic:spPr>
                  </pic:pic>
                </a:graphicData>
              </a:graphic>
            </wp:inline>
          </w:drawing>
        </w:r>
        <w:r w:rsidDel="00653D7A">
          <w:rPr>
            <w:noProof/>
          </w:rPr>
          <w:drawing>
            <wp:inline distT="114300" distB="114300" distL="114300" distR="114300" wp14:anchorId="78F2AF2F" wp14:editId="1137A2ED">
              <wp:extent cx="2260283" cy="1500188"/>
              <wp:effectExtent l="0" t="0" r="0" b="0"/>
              <wp:docPr id="1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0"/>
                      <a:srcRect/>
                      <a:stretch>
                        <a:fillRect/>
                      </a:stretch>
                    </pic:blipFill>
                    <pic:spPr>
                      <a:xfrm>
                        <a:off x="0" y="0"/>
                        <a:ext cx="2260283" cy="1500188"/>
                      </a:xfrm>
                      <a:prstGeom prst="rect">
                        <a:avLst/>
                      </a:prstGeom>
                      <a:ln/>
                    </pic:spPr>
                  </pic:pic>
                </a:graphicData>
              </a:graphic>
            </wp:inline>
          </w:drawing>
        </w:r>
      </w:del>
    </w:p>
    <w:p w14:paraId="649BD57E" w14:textId="2DF416CD" w:rsidR="00497855" w:rsidDel="00653D7A" w:rsidRDefault="00497855" w:rsidP="00653D7A">
      <w:pPr>
        <w:pStyle w:val="10"/>
        <w:rPr>
          <w:del w:id="1485" w:author=" " w:date="2018-04-22T20:40:00Z"/>
        </w:rPr>
        <w:pPrChange w:id="1486" w:author=" " w:date="2018-04-22T20:40:00Z">
          <w:pPr>
            <w:pStyle w:val="aa"/>
            <w:jc w:val="center"/>
          </w:pPr>
        </w:pPrChange>
      </w:pPr>
      <w:del w:id="1487" w:author=" " w:date="2018-04-22T20:40:00Z">
        <w:r w:rsidDel="00653D7A">
          <w:delText xml:space="preserve">그림 </w:delText>
        </w:r>
        <w:r w:rsidR="00653D7A" w:rsidDel="00653D7A">
          <w:fldChar w:fldCharType="begin"/>
        </w:r>
        <w:r w:rsidR="00653D7A" w:rsidDel="00653D7A">
          <w:delInstrText xml:space="preserve"> SEQ 그림 \* ARABIC </w:delInstrText>
        </w:r>
        <w:r w:rsidR="00653D7A" w:rsidDel="00653D7A">
          <w:fldChar w:fldCharType="separate"/>
        </w:r>
        <w:r w:rsidR="004E1911" w:rsidDel="00653D7A">
          <w:rPr>
            <w:noProof/>
          </w:rPr>
          <w:delText>1</w:delText>
        </w:r>
        <w:r w:rsidR="00653D7A" w:rsidDel="00653D7A">
          <w:rPr>
            <w:noProof/>
          </w:rPr>
          <w:fldChar w:fldCharType="end"/>
        </w:r>
        <w:r w:rsidDel="00653D7A">
          <w:delText xml:space="preserve">. Be My Eyes </w:delText>
        </w:r>
        <w:r w:rsidDel="00653D7A">
          <w:rPr>
            <w:rFonts w:hint="eastAsia"/>
          </w:rPr>
          <w:delText>어플</w:delText>
        </w:r>
      </w:del>
    </w:p>
    <w:p w14:paraId="495A1E7C" w14:textId="6985095C" w:rsidR="00497855" w:rsidDel="00653D7A" w:rsidRDefault="00497855" w:rsidP="00653D7A">
      <w:pPr>
        <w:pStyle w:val="10"/>
        <w:rPr>
          <w:del w:id="1488" w:author=" " w:date="2018-04-22T20:40:00Z"/>
        </w:rPr>
        <w:pPrChange w:id="1489" w:author=" " w:date="2018-04-22T20:40:00Z">
          <w:pPr>
            <w:spacing w:line="360" w:lineRule="auto"/>
            <w:jc w:val="both"/>
          </w:pPr>
        </w:pPrChange>
      </w:pPr>
      <w:del w:id="1490" w:author=" " w:date="2018-04-22T20:40:00Z">
        <w:r w:rsidDel="00653D7A">
          <w:delText>‘Be My Eyes’ 앱은 실시간 비디오 연결로 시각 장애인이 일상생활에서 시각이 없이 해결하기 힘든 문제들을 도와줄 수 있는 앱이다. 시각 장애인은 봉사자에게 핸드폰 알림으로 도움을 청할 수 있고 봉사자가 도움 요청 전화를 수락하면 시각 장애인과 자원 봉사자 사이에 영상통화가 연결된다. 자원 봉사자는 도움을 요청한 시각장애인의 카메라를 통해 전송되는 영상으로 시각장애인을 도울 수 있다. 하지만 이 앱은 시각 장애인에게만 도움을 줄 수 있다는 제한이 있고 영상 통화를 통해서만 도움이 이루어질 수 있기 때문에 유통기한 확인, 마트에서 원하는 물건 찾아주기 등의 간단한 판별 문제에만 적용이 가능하다.</w:delText>
        </w:r>
      </w:del>
      <w:ins w:id="1491" w:author="고광표" w:date="2018-04-17T04:01:00Z">
        <w:del w:id="1492" w:author=" " w:date="2018-04-22T20:40:00Z">
          <w:r w:rsidR="00BA38CE" w:rsidDel="00653D7A">
            <w:rPr>
              <w:rStyle w:val="af5"/>
              <w:rFonts w:ascii="맑은 고딕" w:eastAsia="맑은 고딕" w:hAnsi="맑은 고딕" w:cs="맑은 고딕"/>
            </w:rPr>
            <w:footnoteReference w:id="2"/>
          </w:r>
        </w:del>
      </w:ins>
    </w:p>
    <w:p w14:paraId="2150617A" w14:textId="32456A89" w:rsidR="00497855" w:rsidDel="00653D7A" w:rsidRDefault="00497855" w:rsidP="00653D7A">
      <w:pPr>
        <w:pStyle w:val="10"/>
        <w:rPr>
          <w:del w:id="1496" w:author=" " w:date="2018-04-22T20:40:00Z"/>
          <w:moveFrom w:id="1497" w:author="고광표" w:date="2018-04-17T03:58:00Z"/>
        </w:rPr>
        <w:pPrChange w:id="1498" w:author=" " w:date="2018-04-22T20:40:00Z">
          <w:pPr>
            <w:spacing w:line="360" w:lineRule="auto"/>
            <w:jc w:val="both"/>
          </w:pPr>
        </w:pPrChange>
      </w:pPr>
      <w:moveFromRangeStart w:id="1499" w:author="고광표" w:date="2018-04-17T03:58:00Z" w:name="move511700823"/>
      <w:moveFrom w:id="1500" w:author="고광표" w:date="2018-04-17T03:58:00Z">
        <w:del w:id="1501" w:author=" " w:date="2018-04-22T20:40:00Z">
          <w:r w:rsidDel="00653D7A">
            <w:delText>https://play.google.com/store/apps/details?id=com.bemyeyes.bemyeyes&amp;hl=ko</w:delText>
          </w:r>
        </w:del>
      </w:moveFrom>
    </w:p>
    <w:moveFromRangeEnd w:id="1499"/>
    <w:p w14:paraId="23B84469" w14:textId="6CAB6123" w:rsidR="00497855" w:rsidDel="00653D7A" w:rsidRDefault="00497855" w:rsidP="00653D7A">
      <w:pPr>
        <w:pStyle w:val="10"/>
        <w:rPr>
          <w:del w:id="1502" w:author=" " w:date="2018-04-22T20:40:00Z"/>
        </w:rPr>
        <w:pPrChange w:id="1503" w:author=" " w:date="2018-04-22T20:40:00Z">
          <w:pPr>
            <w:spacing w:line="360" w:lineRule="auto"/>
            <w:jc w:val="both"/>
          </w:pPr>
        </w:pPrChange>
      </w:pPr>
    </w:p>
    <w:p w14:paraId="6F2547BC" w14:textId="3CD4613F" w:rsidR="00497855" w:rsidDel="00653D7A" w:rsidRDefault="00497855" w:rsidP="00653D7A">
      <w:pPr>
        <w:pStyle w:val="10"/>
        <w:rPr>
          <w:del w:id="1504" w:author=" " w:date="2018-04-22T20:40:00Z"/>
        </w:rPr>
        <w:pPrChange w:id="1505" w:author=" " w:date="2018-04-22T20:40:00Z">
          <w:pPr>
            <w:pStyle w:val="30"/>
          </w:pPr>
        </w:pPrChange>
      </w:pPr>
      <w:del w:id="1506" w:author=" " w:date="2018-04-22T20:40:00Z">
        <w:r w:rsidDel="00653D7A">
          <w:delText>2.1.2 1365 자원봉사포털</w:delText>
        </w:r>
      </w:del>
    </w:p>
    <w:p w14:paraId="24413B7F" w14:textId="53CFC6D5" w:rsidR="00497855" w:rsidDel="00653D7A" w:rsidRDefault="00497855" w:rsidP="00653D7A">
      <w:pPr>
        <w:pStyle w:val="10"/>
        <w:rPr>
          <w:del w:id="1507" w:author=" " w:date="2018-04-22T20:40:00Z"/>
        </w:rPr>
        <w:pPrChange w:id="1508" w:author=" " w:date="2018-04-22T20:40:00Z">
          <w:pPr>
            <w:keepNext/>
            <w:spacing w:line="360" w:lineRule="auto"/>
            <w:jc w:val="center"/>
          </w:pPr>
        </w:pPrChange>
      </w:pPr>
      <w:del w:id="1509" w:author=" " w:date="2018-04-22T20:40:00Z">
        <w:r w:rsidDel="00653D7A">
          <w:rPr>
            <w:noProof/>
          </w:rPr>
          <w:drawing>
            <wp:inline distT="114300" distB="114300" distL="114300" distR="114300" wp14:anchorId="1E721386" wp14:editId="1963C2B7">
              <wp:extent cx="2881313" cy="1828525"/>
              <wp:effectExtent l="0" t="0" r="0" b="0"/>
              <wp:docPr id="36"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1"/>
                      <a:srcRect/>
                      <a:stretch>
                        <a:fillRect/>
                      </a:stretch>
                    </pic:blipFill>
                    <pic:spPr>
                      <a:xfrm>
                        <a:off x="0" y="0"/>
                        <a:ext cx="2881313" cy="1828525"/>
                      </a:xfrm>
                      <a:prstGeom prst="rect">
                        <a:avLst/>
                      </a:prstGeom>
                      <a:ln/>
                    </pic:spPr>
                  </pic:pic>
                </a:graphicData>
              </a:graphic>
            </wp:inline>
          </w:drawing>
        </w:r>
      </w:del>
    </w:p>
    <w:p w14:paraId="547E4703" w14:textId="0E2B056B" w:rsidR="00497855" w:rsidDel="00653D7A" w:rsidRDefault="00497855" w:rsidP="00653D7A">
      <w:pPr>
        <w:pStyle w:val="10"/>
        <w:rPr>
          <w:del w:id="1510" w:author=" " w:date="2018-04-22T20:40:00Z"/>
        </w:rPr>
        <w:pPrChange w:id="1511" w:author=" " w:date="2018-04-22T20:40:00Z">
          <w:pPr>
            <w:pStyle w:val="aa"/>
            <w:jc w:val="center"/>
          </w:pPr>
        </w:pPrChange>
      </w:pPr>
      <w:del w:id="1512" w:author=" " w:date="2018-04-22T20:40:00Z">
        <w:r w:rsidDel="00653D7A">
          <w:delText xml:space="preserve">그림 </w:delText>
        </w:r>
        <w:r w:rsidR="00653D7A" w:rsidDel="00653D7A">
          <w:fldChar w:fldCharType="begin"/>
        </w:r>
        <w:r w:rsidR="00653D7A" w:rsidDel="00653D7A">
          <w:delInstrText xml:space="preserve"> SEQ 그림 \* ARABIC </w:delInstrText>
        </w:r>
        <w:r w:rsidR="00653D7A" w:rsidDel="00653D7A">
          <w:fldChar w:fldCharType="separate"/>
        </w:r>
        <w:r w:rsidR="004E1911" w:rsidDel="00653D7A">
          <w:rPr>
            <w:noProof/>
          </w:rPr>
          <w:delText>2</w:delText>
        </w:r>
        <w:r w:rsidR="00653D7A" w:rsidDel="00653D7A">
          <w:rPr>
            <w:noProof/>
          </w:rPr>
          <w:fldChar w:fldCharType="end"/>
        </w:r>
        <w:r w:rsidDel="00653D7A">
          <w:delText xml:space="preserve">. 1365 </w:delText>
        </w:r>
        <w:r w:rsidDel="00653D7A">
          <w:rPr>
            <w:rFonts w:hint="eastAsia"/>
          </w:rPr>
          <w:delText>자원 봉사 포털</w:delText>
        </w:r>
      </w:del>
    </w:p>
    <w:p w14:paraId="0B772771" w14:textId="14660C4B" w:rsidR="00497855" w:rsidDel="00653D7A" w:rsidRDefault="00497855" w:rsidP="00653D7A">
      <w:pPr>
        <w:pStyle w:val="10"/>
        <w:rPr>
          <w:del w:id="1513" w:author=" " w:date="2018-04-22T20:40:00Z"/>
        </w:rPr>
        <w:pPrChange w:id="1514" w:author=" " w:date="2018-04-22T20:40:00Z">
          <w:pPr>
            <w:spacing w:line="360" w:lineRule="auto"/>
            <w:jc w:val="both"/>
          </w:pPr>
        </w:pPrChange>
      </w:pPr>
      <w:del w:id="1515" w:author=" " w:date="2018-04-22T20:40:00Z">
        <w:r w:rsidDel="00653D7A">
          <w:delText xml:space="preserve"> 1365 자원</w:delText>
        </w:r>
        <w:r w:rsidDel="00653D7A">
          <w:rPr>
            <w:rFonts w:hint="eastAsia"/>
          </w:rPr>
          <w:delText xml:space="preserve"> </w:delText>
        </w:r>
        <w:r w:rsidDel="00653D7A">
          <w:delText>봉사</w:delText>
        </w:r>
        <w:r w:rsidDel="00653D7A">
          <w:rPr>
            <w:rFonts w:hint="eastAsia"/>
          </w:rPr>
          <w:delText xml:space="preserve"> </w:delText>
        </w:r>
        <w:r w:rsidDel="00653D7A">
          <w:delText xml:space="preserve">포털은 </w:delText>
        </w:r>
      </w:del>
      <w:ins w:id="1516" w:author="고광표" w:date="2018-04-17T03:58:00Z">
        <w:del w:id="1517" w:author=" " w:date="2018-04-22T20:40:00Z">
          <w:r w:rsidR="009D0E1C" w:rsidDel="00653D7A">
            <w:rPr>
              <w:rStyle w:val="af5"/>
              <w:rFonts w:ascii="맑은 고딕" w:eastAsia="맑은 고딕" w:hAnsi="맑은 고딕" w:cs="맑은 고딕"/>
            </w:rPr>
            <w:footnoteReference w:id="3"/>
          </w:r>
        </w:del>
      </w:ins>
      <w:del w:id="1525" w:author=" " w:date="2018-04-22T20:40:00Z">
        <w:r w:rsidDel="00653D7A">
          <w:delText>전문성 보완과 운영의 활성화 등 전국적인 자원봉사 활동의 허브 역할을 하기위해 설립되었다. 1365 자원</w:delText>
        </w:r>
        <w:r w:rsidDel="00653D7A">
          <w:rPr>
            <w:rFonts w:hint="eastAsia"/>
          </w:rPr>
          <w:delText xml:space="preserve"> </w:delText>
        </w:r>
        <w:r w:rsidDel="00653D7A">
          <w:delText>봉사</w:delText>
        </w:r>
        <w:r w:rsidDel="00653D7A">
          <w:rPr>
            <w:rFonts w:hint="eastAsia"/>
          </w:rPr>
          <w:delText xml:space="preserve"> </w:delText>
        </w:r>
        <w:r w:rsidDel="00653D7A">
          <w:delText>포털에서는 지역, 분야 등 자신의 조건에 맞는 자원봉사를 검색할 수 있고 자원봉사 상세정보를 확인하여 자원봉사를 신청할 수 있다.  또한 자원 봉사 실적 관리에서 봉사활동 확인서 발급까지 한번에 해결할 수 있도록 되어있다. 하지만 1365 자원봉사 포털에서 확인할 수 있는 자원봉사들은 대부분 행사 도우미, 대회 진행 보조, 환경정화 활동 등과 같이 도움이 필요한 장애인에게 직접적으로 도움을 줄 수 있는 활동은 적었고, 지역 맞춤 검색을 했을 때도 가까운 곳에서 간단하게 할 수 있는 봉사활동은 없어서 봉사활동을 위해 따로 시간을 내지 않으면 할 수 없는 봉사가 많다.</w:delText>
        </w:r>
      </w:del>
      <w:ins w:id="1526" w:author="고광표" w:date="2018-04-17T04:03:00Z">
        <w:del w:id="1527" w:author=" " w:date="2018-04-22T20:40:00Z">
          <w:r w:rsidR="00BA38CE" w:rsidDel="00653D7A">
            <w:rPr>
              <w:rStyle w:val="af5"/>
              <w:rFonts w:ascii="맑은 고딕" w:eastAsia="맑은 고딕" w:hAnsi="맑은 고딕" w:cs="맑은 고딕"/>
            </w:rPr>
            <w:footnoteReference w:id="4"/>
          </w:r>
        </w:del>
      </w:ins>
    </w:p>
    <w:p w14:paraId="7530DC5C" w14:textId="01ACA962" w:rsidR="00497855" w:rsidDel="00653D7A" w:rsidRDefault="00497855" w:rsidP="00653D7A">
      <w:pPr>
        <w:pStyle w:val="10"/>
        <w:rPr>
          <w:del w:id="1531" w:author=" " w:date="2018-04-22T20:40:00Z"/>
        </w:rPr>
        <w:pPrChange w:id="1532" w:author=" " w:date="2018-04-22T20:40:00Z">
          <w:pPr>
            <w:spacing w:line="360" w:lineRule="auto"/>
            <w:jc w:val="both"/>
          </w:pPr>
        </w:pPrChange>
      </w:pPr>
      <w:del w:id="1533" w:author=" " w:date="2018-04-22T20:40:00Z">
        <w:r w:rsidDel="00653D7A">
          <w:rPr>
            <w:rFonts w:asciiTheme="minorHAnsi" w:eastAsiaTheme="minorEastAsia" w:hAnsiTheme="minorHAnsi" w:cstheme="minorBidi"/>
          </w:rPr>
          <w:fldChar w:fldCharType="begin"/>
        </w:r>
        <w:r w:rsidDel="00653D7A">
          <w:delInstrText xml:space="preserve"> HYPERLINK "https://www.1365.go.kr/vols/1472176598342/wpge/volsinfo1365.do" \h </w:delInstrText>
        </w:r>
        <w:r w:rsidDel="00653D7A">
          <w:rPr>
            <w:rFonts w:asciiTheme="minorHAnsi" w:eastAsiaTheme="minorEastAsia" w:hAnsiTheme="minorHAnsi" w:cstheme="minorBidi"/>
          </w:rPr>
          <w:fldChar w:fldCharType="separate"/>
        </w:r>
        <w:r w:rsidDel="00653D7A">
          <w:rPr>
            <w:color w:val="1155CC"/>
            <w:u w:val="single"/>
          </w:rPr>
          <w:delText>https://www.1365.go.kr/vols/1472176598342/wpge/volsinfo1365.do</w:delText>
        </w:r>
        <w:r w:rsidDel="00653D7A">
          <w:rPr>
            <w:color w:val="1155CC"/>
            <w:u w:val="single"/>
          </w:rPr>
          <w:fldChar w:fldCharType="end"/>
        </w:r>
      </w:del>
    </w:p>
    <w:p w14:paraId="6E82AC1B" w14:textId="57EACEE5" w:rsidR="00497855" w:rsidDel="00653D7A" w:rsidRDefault="00497855" w:rsidP="00653D7A">
      <w:pPr>
        <w:pStyle w:val="10"/>
        <w:rPr>
          <w:del w:id="1534" w:author=" " w:date="2018-04-22T20:40:00Z"/>
        </w:rPr>
        <w:pPrChange w:id="1535" w:author=" " w:date="2018-04-22T20:40:00Z">
          <w:pPr>
            <w:spacing w:line="360" w:lineRule="auto"/>
            <w:jc w:val="both"/>
          </w:pPr>
        </w:pPrChange>
      </w:pPr>
    </w:p>
    <w:p w14:paraId="26117D39" w14:textId="7F9174C0" w:rsidR="00497855" w:rsidDel="00653D7A" w:rsidRDefault="00497855" w:rsidP="00653D7A">
      <w:pPr>
        <w:pStyle w:val="10"/>
        <w:rPr>
          <w:del w:id="1536" w:author=" " w:date="2018-04-22T20:40:00Z"/>
        </w:rPr>
        <w:pPrChange w:id="1537" w:author=" " w:date="2018-04-22T20:40:00Z">
          <w:pPr>
            <w:pStyle w:val="30"/>
          </w:pPr>
        </w:pPrChange>
      </w:pPr>
      <w:del w:id="1538" w:author=" " w:date="2018-04-22T20:40:00Z">
        <w:r w:rsidDel="00653D7A">
          <w:delText>2.1.3 사회복지자원봉사 활동기관 찾기 앱</w:delText>
        </w:r>
      </w:del>
    </w:p>
    <w:p w14:paraId="07FDBF77" w14:textId="0A38D4C0" w:rsidR="00497855" w:rsidDel="00653D7A" w:rsidRDefault="00497855" w:rsidP="00653D7A">
      <w:pPr>
        <w:pStyle w:val="10"/>
        <w:rPr>
          <w:del w:id="1539" w:author=" " w:date="2018-04-22T20:40:00Z"/>
        </w:rPr>
        <w:pPrChange w:id="1540" w:author=" " w:date="2018-04-22T20:40:00Z">
          <w:pPr>
            <w:spacing w:line="360" w:lineRule="auto"/>
            <w:jc w:val="both"/>
          </w:pPr>
        </w:pPrChange>
      </w:pPr>
    </w:p>
    <w:p w14:paraId="213031B1" w14:textId="20394899" w:rsidR="00497855" w:rsidDel="00653D7A" w:rsidRDefault="00497855" w:rsidP="00653D7A">
      <w:pPr>
        <w:pStyle w:val="10"/>
        <w:rPr>
          <w:del w:id="1541" w:author=" " w:date="2018-04-22T20:40:00Z"/>
        </w:rPr>
        <w:pPrChange w:id="1542" w:author=" " w:date="2018-04-22T20:40:00Z">
          <w:pPr>
            <w:keepNext/>
            <w:spacing w:line="360" w:lineRule="auto"/>
            <w:jc w:val="center"/>
          </w:pPr>
        </w:pPrChange>
      </w:pPr>
      <w:del w:id="1543" w:author=" " w:date="2018-04-22T20:40:00Z">
        <w:r w:rsidDel="00653D7A">
          <w:rPr>
            <w:noProof/>
          </w:rPr>
          <w:drawing>
            <wp:inline distT="114300" distB="114300" distL="114300" distR="114300" wp14:anchorId="2331A173" wp14:editId="420B90BE">
              <wp:extent cx="2824163" cy="1880131"/>
              <wp:effectExtent l="0" t="0" r="0" b="0"/>
              <wp:docPr id="34"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2"/>
                      <a:srcRect/>
                      <a:stretch>
                        <a:fillRect/>
                      </a:stretch>
                    </pic:blipFill>
                    <pic:spPr>
                      <a:xfrm>
                        <a:off x="0" y="0"/>
                        <a:ext cx="2824163" cy="1880131"/>
                      </a:xfrm>
                      <a:prstGeom prst="rect">
                        <a:avLst/>
                      </a:prstGeom>
                      <a:ln/>
                    </pic:spPr>
                  </pic:pic>
                </a:graphicData>
              </a:graphic>
            </wp:inline>
          </w:drawing>
        </w:r>
      </w:del>
    </w:p>
    <w:p w14:paraId="2CA6DDD9" w14:textId="04D7705B" w:rsidR="00497855" w:rsidDel="00653D7A" w:rsidRDefault="00497855" w:rsidP="00653D7A">
      <w:pPr>
        <w:pStyle w:val="10"/>
        <w:rPr>
          <w:del w:id="1544" w:author=" " w:date="2018-04-22T20:40:00Z"/>
        </w:rPr>
        <w:pPrChange w:id="1545" w:author=" " w:date="2018-04-22T20:40:00Z">
          <w:pPr>
            <w:pStyle w:val="aa"/>
            <w:jc w:val="center"/>
          </w:pPr>
        </w:pPrChange>
      </w:pPr>
      <w:del w:id="1546" w:author=" " w:date="2018-04-22T20:40:00Z">
        <w:r w:rsidDel="00653D7A">
          <w:delText xml:space="preserve">그림 </w:delText>
        </w:r>
        <w:r w:rsidR="00653D7A" w:rsidDel="00653D7A">
          <w:fldChar w:fldCharType="begin"/>
        </w:r>
        <w:r w:rsidR="00653D7A" w:rsidDel="00653D7A">
          <w:delInstrText xml:space="preserve"> SEQ 그림 \* ARABIC </w:delInstrText>
        </w:r>
        <w:r w:rsidR="00653D7A" w:rsidDel="00653D7A">
          <w:fldChar w:fldCharType="separate"/>
        </w:r>
        <w:r w:rsidR="004E1911" w:rsidDel="00653D7A">
          <w:rPr>
            <w:noProof/>
          </w:rPr>
          <w:delText>3</w:delText>
        </w:r>
        <w:r w:rsidR="00653D7A" w:rsidDel="00653D7A">
          <w:rPr>
            <w:noProof/>
          </w:rPr>
          <w:fldChar w:fldCharType="end"/>
        </w:r>
        <w:r w:rsidDel="00653D7A">
          <w:delText xml:space="preserve">. </w:delText>
        </w:r>
        <w:r w:rsidDel="00653D7A">
          <w:rPr>
            <w:rFonts w:hint="eastAsia"/>
          </w:rPr>
          <w:delText>사회 복지 자원 봉사 어플</w:delText>
        </w:r>
      </w:del>
    </w:p>
    <w:p w14:paraId="5510B937" w14:textId="7E1BD15E" w:rsidR="00497855" w:rsidDel="00653D7A" w:rsidRDefault="00497855" w:rsidP="00653D7A">
      <w:pPr>
        <w:pStyle w:val="10"/>
        <w:rPr>
          <w:ins w:id="1547" w:author="고광표" w:date="2018-04-17T04:03:00Z"/>
          <w:del w:id="1548" w:author=" " w:date="2018-04-22T20:40:00Z"/>
        </w:rPr>
        <w:pPrChange w:id="1549" w:author=" " w:date="2018-04-22T20:40:00Z">
          <w:pPr>
            <w:spacing w:line="360" w:lineRule="auto"/>
            <w:jc w:val="both"/>
          </w:pPr>
        </w:pPrChange>
      </w:pPr>
      <w:del w:id="1550" w:author=" " w:date="2018-04-22T20:40:00Z">
        <w:r w:rsidDel="00653D7A">
          <w:delText xml:space="preserve">사회복지자원봉사 활동기관 찾기 앱은 나눔 문화 확산 차원에서 제작한 앱으로 보건복지부 ‘사회복지자원봉사 인증관리사업’에 참여하고 있는 사회복지기관 및 단체에 대한 정보 검색, 실시간 봉사일감 정보 안내, 지역사회 전문봉사단 소개 등의 서비스를 제공한다. 사용자는 봉사활동 분야나 지역별 분류, 위치 기반 서비스로 자신이 원하는 봉사 활동처를 검색할 수 있고, 전국에서 실시간으로 모집되는 자원봉사 활동에 대한 자세한 정보도 찾아볼 수 있다. 하지만 이 앱도 위에 1365 자원봉사 포털과 마찬가지로 도움이 필요한 장애인에게 직접적으로 도움을 줄 수 있는 봉사는 찾을 수 없다. </w:delText>
        </w:r>
      </w:del>
      <w:ins w:id="1551" w:author="고광표" w:date="2018-04-17T04:03:00Z">
        <w:del w:id="1552" w:author=" " w:date="2018-04-22T20:40:00Z">
          <w:r w:rsidR="00BA38CE" w:rsidDel="00653D7A">
            <w:rPr>
              <w:rStyle w:val="af5"/>
              <w:rFonts w:ascii="맑은 고딕" w:eastAsia="맑은 고딕" w:hAnsi="맑은 고딕" w:cs="맑은 고딕"/>
            </w:rPr>
            <w:footnoteReference w:id="5"/>
          </w:r>
        </w:del>
      </w:ins>
    </w:p>
    <w:p w14:paraId="14A386B1" w14:textId="0C3C041B" w:rsidR="00BA38CE" w:rsidDel="00653D7A" w:rsidRDefault="00BA38CE" w:rsidP="00653D7A">
      <w:pPr>
        <w:pStyle w:val="10"/>
        <w:rPr>
          <w:del w:id="1556" w:author=" " w:date="2018-04-22T20:40:00Z"/>
        </w:rPr>
        <w:pPrChange w:id="1557" w:author=" " w:date="2018-04-22T20:40:00Z">
          <w:pPr>
            <w:spacing w:line="360" w:lineRule="auto"/>
            <w:jc w:val="both"/>
          </w:pPr>
        </w:pPrChange>
      </w:pPr>
    </w:p>
    <w:p w14:paraId="7D9E489F" w14:textId="2D604EDB" w:rsidR="00497855" w:rsidDel="00653D7A" w:rsidRDefault="00497855" w:rsidP="00653D7A">
      <w:pPr>
        <w:pStyle w:val="10"/>
        <w:rPr>
          <w:del w:id="1558" w:author=" " w:date="2018-04-22T20:40:00Z"/>
        </w:rPr>
        <w:pPrChange w:id="1559" w:author=" " w:date="2018-04-22T20:40:00Z">
          <w:pPr>
            <w:spacing w:line="360" w:lineRule="auto"/>
            <w:jc w:val="both"/>
          </w:pPr>
        </w:pPrChange>
      </w:pPr>
      <w:del w:id="1560" w:author=" " w:date="2018-04-22T20:40:00Z">
        <w:r w:rsidDel="00653D7A">
          <w:rPr>
            <w:rFonts w:asciiTheme="minorHAnsi" w:eastAsiaTheme="minorEastAsia" w:hAnsiTheme="minorHAnsi" w:cstheme="minorBidi"/>
          </w:rPr>
          <w:fldChar w:fldCharType="begin"/>
        </w:r>
        <w:r w:rsidDel="00653D7A">
          <w:delInstrText xml:space="preserve"> HYPERLINK "http://news.joins.com/article/5063996" \h </w:delInstrText>
        </w:r>
        <w:r w:rsidDel="00653D7A">
          <w:rPr>
            <w:rFonts w:asciiTheme="minorHAnsi" w:eastAsiaTheme="minorEastAsia" w:hAnsiTheme="minorHAnsi" w:cstheme="minorBidi"/>
          </w:rPr>
          <w:fldChar w:fldCharType="separate"/>
        </w:r>
        <w:r w:rsidDel="00653D7A">
          <w:rPr>
            <w:color w:val="1155CC"/>
            <w:u w:val="single"/>
          </w:rPr>
          <w:delText>http://news.joins.com/article/5063996</w:delText>
        </w:r>
        <w:r w:rsidDel="00653D7A">
          <w:rPr>
            <w:color w:val="1155CC"/>
            <w:u w:val="single"/>
          </w:rPr>
          <w:fldChar w:fldCharType="end"/>
        </w:r>
      </w:del>
    </w:p>
    <w:p w14:paraId="3C54ED34" w14:textId="62BDEA65" w:rsidR="00497855" w:rsidDel="00653D7A" w:rsidRDefault="00497855" w:rsidP="00653D7A">
      <w:pPr>
        <w:pStyle w:val="10"/>
        <w:rPr>
          <w:del w:id="1561" w:author=" " w:date="2018-04-22T20:40:00Z"/>
        </w:rPr>
        <w:pPrChange w:id="1562" w:author=" " w:date="2018-04-22T20:40:00Z">
          <w:pPr>
            <w:spacing w:line="360" w:lineRule="auto"/>
            <w:jc w:val="both"/>
          </w:pPr>
        </w:pPrChange>
      </w:pPr>
    </w:p>
    <w:p w14:paraId="211CBE08" w14:textId="7BD9C67A" w:rsidR="00497855" w:rsidDel="00653D7A" w:rsidRDefault="00497855" w:rsidP="00653D7A">
      <w:pPr>
        <w:pStyle w:val="10"/>
        <w:rPr>
          <w:del w:id="1563" w:author=" " w:date="2018-04-22T20:40:00Z"/>
        </w:rPr>
        <w:pPrChange w:id="1564" w:author=" " w:date="2018-04-22T20:40:00Z">
          <w:pPr>
            <w:pStyle w:val="20"/>
          </w:pPr>
        </w:pPrChange>
      </w:pPr>
      <w:del w:id="1565" w:author=" " w:date="2018-04-22T20:40:00Z">
        <w:r w:rsidDel="00653D7A">
          <w:delText>2.2 관련기술 동향</w:delText>
        </w:r>
      </w:del>
      <w:ins w:id="1566" w:author="고광표" w:date="2018-04-17T04:04:00Z">
        <w:del w:id="1567" w:author=" " w:date="2018-04-22T20:40:00Z">
          <w:r w:rsidR="00BA38CE" w:rsidDel="00653D7A">
            <w:rPr>
              <w:rStyle w:val="af5"/>
            </w:rPr>
            <w:footnoteReference w:id="6"/>
          </w:r>
        </w:del>
      </w:ins>
    </w:p>
    <w:moveFromRangeStart w:id="1585" w:author="고광표" w:date="2018-04-17T04:04:00Z" w:name="move511701185"/>
    <w:p w14:paraId="66B30016" w14:textId="01988A9C" w:rsidR="00497855" w:rsidDel="00653D7A" w:rsidRDefault="00497855" w:rsidP="00653D7A">
      <w:pPr>
        <w:pStyle w:val="10"/>
        <w:rPr>
          <w:del w:id="1586" w:author=" " w:date="2018-04-22T20:40:00Z"/>
          <w:moveFrom w:id="1587" w:author="고광표" w:date="2018-04-17T04:04:00Z"/>
        </w:rPr>
        <w:pPrChange w:id="1588" w:author=" " w:date="2018-04-22T20:40:00Z">
          <w:pPr>
            <w:spacing w:line="360" w:lineRule="auto"/>
            <w:jc w:val="both"/>
          </w:pPr>
        </w:pPrChange>
      </w:pPr>
      <w:moveFrom w:id="1589" w:author="고광표" w:date="2018-04-17T04:04:00Z">
        <w:del w:id="1590" w:author=" " w:date="2018-04-22T20:40:00Z">
          <w:r w:rsidDel="00653D7A">
            <w:rPr>
              <w:rFonts w:asciiTheme="minorHAnsi" w:eastAsiaTheme="minorEastAsia" w:hAnsiTheme="minorHAnsi" w:cstheme="minorBidi"/>
              <w:sz w:val="20"/>
              <w:szCs w:val="20"/>
            </w:rPr>
            <w:fldChar w:fldCharType="begin"/>
          </w:r>
          <w:r w:rsidDel="00653D7A">
            <w:delInstrText xml:space="preserve"> HYPERLINK "http://www.comworld.co.kr/news/articleView.html?idxno=48642" \h </w:delInstrText>
          </w:r>
          <w:r w:rsidDel="00653D7A">
            <w:rPr>
              <w:rFonts w:asciiTheme="minorHAnsi" w:eastAsiaTheme="minorEastAsia" w:hAnsiTheme="minorHAnsi" w:cstheme="minorBidi"/>
              <w:sz w:val="20"/>
              <w:szCs w:val="20"/>
            </w:rPr>
            <w:fldChar w:fldCharType="separate"/>
          </w:r>
          <w:r w:rsidDel="00653D7A">
            <w:rPr>
              <w:color w:val="1155CC"/>
              <w:u w:val="single"/>
            </w:rPr>
            <w:delText>http://www.comworld.co.kr/news/articleView.html?idxno=48642</w:delText>
          </w:r>
          <w:r w:rsidDel="00653D7A">
            <w:rPr>
              <w:color w:val="1155CC"/>
              <w:u w:val="single"/>
            </w:rPr>
            <w:fldChar w:fldCharType="end"/>
          </w:r>
        </w:del>
      </w:moveFrom>
    </w:p>
    <w:moveFromRangeEnd w:id="1585"/>
    <w:p w14:paraId="7C173B42" w14:textId="2CC5C688" w:rsidR="00497855" w:rsidDel="00653D7A" w:rsidRDefault="00497855" w:rsidP="00653D7A">
      <w:pPr>
        <w:pStyle w:val="10"/>
        <w:rPr>
          <w:del w:id="1591" w:author=" " w:date="2018-04-22T20:40:00Z"/>
        </w:rPr>
        <w:pPrChange w:id="1592" w:author=" " w:date="2018-04-22T20:40:00Z">
          <w:pPr>
            <w:spacing w:line="360" w:lineRule="auto"/>
            <w:jc w:val="both"/>
          </w:pPr>
        </w:pPrChange>
      </w:pPr>
      <w:del w:id="1593" w:author=" " w:date="2018-04-22T20:40:00Z">
        <w:r w:rsidDel="00653D7A">
          <w:delText>▪ 애플 APNs</w:delText>
        </w:r>
      </w:del>
    </w:p>
    <w:p w14:paraId="1B69AD15" w14:textId="720DA53F" w:rsidR="00497855" w:rsidDel="00653D7A" w:rsidRDefault="00497855" w:rsidP="00653D7A">
      <w:pPr>
        <w:pStyle w:val="10"/>
        <w:rPr>
          <w:del w:id="1594" w:author=" " w:date="2018-04-22T20:40:00Z"/>
        </w:rPr>
        <w:pPrChange w:id="1595" w:author=" " w:date="2018-04-22T20:40:00Z">
          <w:pPr>
            <w:keepNext/>
            <w:spacing w:line="360" w:lineRule="auto"/>
            <w:jc w:val="center"/>
          </w:pPr>
        </w:pPrChange>
      </w:pPr>
      <w:del w:id="1596" w:author=" " w:date="2018-04-22T20:40:00Z">
        <w:r w:rsidDel="00653D7A">
          <w:rPr>
            <w:noProof/>
          </w:rPr>
          <w:drawing>
            <wp:inline distT="114300" distB="114300" distL="114300" distR="114300" wp14:anchorId="50BCAC4D" wp14:editId="712AF9A9">
              <wp:extent cx="3839051" cy="2457450"/>
              <wp:effectExtent l="0" t="0" r="0" b="0"/>
              <wp:docPr id="2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3"/>
                      <a:srcRect/>
                      <a:stretch>
                        <a:fillRect/>
                      </a:stretch>
                    </pic:blipFill>
                    <pic:spPr>
                      <a:xfrm>
                        <a:off x="0" y="0"/>
                        <a:ext cx="3839051" cy="2457450"/>
                      </a:xfrm>
                      <a:prstGeom prst="rect">
                        <a:avLst/>
                      </a:prstGeom>
                      <a:ln/>
                    </pic:spPr>
                  </pic:pic>
                </a:graphicData>
              </a:graphic>
            </wp:inline>
          </w:drawing>
        </w:r>
      </w:del>
    </w:p>
    <w:p w14:paraId="22494911" w14:textId="4B71465C" w:rsidR="00497855" w:rsidDel="00653D7A" w:rsidRDefault="00497855" w:rsidP="00653D7A">
      <w:pPr>
        <w:pStyle w:val="10"/>
        <w:rPr>
          <w:del w:id="1597" w:author=" " w:date="2018-04-22T20:40:00Z"/>
        </w:rPr>
        <w:pPrChange w:id="1598" w:author=" " w:date="2018-04-22T20:40:00Z">
          <w:pPr>
            <w:pStyle w:val="aa"/>
            <w:jc w:val="center"/>
          </w:pPr>
        </w:pPrChange>
      </w:pPr>
      <w:del w:id="1599" w:author=" " w:date="2018-04-22T20:40:00Z">
        <w:r w:rsidDel="00653D7A">
          <w:delText xml:space="preserve">그림 </w:delText>
        </w:r>
        <w:r w:rsidR="00653D7A" w:rsidDel="00653D7A">
          <w:fldChar w:fldCharType="begin"/>
        </w:r>
        <w:r w:rsidR="00653D7A" w:rsidDel="00653D7A">
          <w:delInstrText xml:space="preserve"> SEQ 그림 \* ARABIC </w:delInstrText>
        </w:r>
        <w:r w:rsidR="00653D7A" w:rsidDel="00653D7A">
          <w:fldChar w:fldCharType="separate"/>
        </w:r>
        <w:r w:rsidR="004E1911" w:rsidDel="00653D7A">
          <w:rPr>
            <w:noProof/>
          </w:rPr>
          <w:delText>4</w:delText>
        </w:r>
        <w:r w:rsidR="00653D7A" w:rsidDel="00653D7A">
          <w:rPr>
            <w:noProof/>
          </w:rPr>
          <w:fldChar w:fldCharType="end"/>
        </w:r>
        <w:r w:rsidDel="00653D7A">
          <w:delText xml:space="preserve">. </w:delText>
        </w:r>
        <w:r w:rsidDel="00653D7A">
          <w:rPr>
            <w:rFonts w:hint="eastAsia"/>
          </w:rPr>
          <w:delText>A</w:delText>
        </w:r>
        <w:r w:rsidDel="00653D7A">
          <w:delText>PNs</w:delText>
        </w:r>
      </w:del>
    </w:p>
    <w:p w14:paraId="7084CED7" w14:textId="56FEE42A" w:rsidR="00497855" w:rsidDel="00653D7A" w:rsidRDefault="00497855" w:rsidP="00653D7A">
      <w:pPr>
        <w:pStyle w:val="10"/>
        <w:rPr>
          <w:del w:id="1600" w:author=" " w:date="2018-04-22T20:40:00Z"/>
        </w:rPr>
        <w:pPrChange w:id="1601" w:author=" " w:date="2018-04-22T20:40:00Z">
          <w:pPr>
            <w:spacing w:line="360" w:lineRule="auto"/>
            <w:jc w:val="both"/>
          </w:pPr>
        </w:pPrChange>
      </w:pPr>
      <w:del w:id="1602" w:author=" " w:date="2018-04-22T20:40:00Z">
        <w:r w:rsidDel="00653D7A">
          <w:delText>애플의 푸시 알림 서비스 APNs(Apple Push Notification service)는 iOS를 지원하기 위해 구성돼 있다. 클라우드 서비스 형태로 전 세계 아이폰 등 iOS 기기 사용자에게 알림 메시지를 전달한다.</w:delText>
        </w:r>
      </w:del>
    </w:p>
    <w:p w14:paraId="31FFFAC1" w14:textId="2A0EDE6F" w:rsidR="00497855" w:rsidDel="00653D7A" w:rsidRDefault="00497855" w:rsidP="00653D7A">
      <w:pPr>
        <w:pStyle w:val="10"/>
        <w:rPr>
          <w:del w:id="1603" w:author=" " w:date="2018-04-22T20:40:00Z"/>
        </w:rPr>
        <w:pPrChange w:id="1604" w:author=" " w:date="2018-04-22T20:40:00Z">
          <w:pPr>
            <w:spacing w:line="360" w:lineRule="auto"/>
            <w:jc w:val="both"/>
          </w:pPr>
        </w:pPrChange>
      </w:pPr>
      <w:del w:id="1605" w:author=" " w:date="2018-04-22T20:40:00Z">
        <w:r w:rsidDel="00653D7A">
          <w:delText>한 개 혹은 다수의 서버에서 시작된 메시지는 APN을 통해 아이폰 등 디바이스로 전달된다. 디바이스 상에 있는 iOS는 해당 메시지와 관련된 앱의 알림을 관리한다. 사용자가 앱을 종료한 상태이더라도 iOS에서 해당 메시지를 모니터링하고 있기 때문에 알림 메시지가 수신되면 해당 앱으로 알림 메시지를 전달한다.</w:delText>
        </w:r>
      </w:del>
    </w:p>
    <w:p w14:paraId="44438046" w14:textId="1AC09C12" w:rsidR="00497855" w:rsidDel="00653D7A" w:rsidRDefault="00497855" w:rsidP="00653D7A">
      <w:pPr>
        <w:pStyle w:val="10"/>
        <w:rPr>
          <w:del w:id="1606" w:author=" " w:date="2018-04-22T20:40:00Z"/>
        </w:rPr>
        <w:pPrChange w:id="1607" w:author=" " w:date="2018-04-22T20:40:00Z">
          <w:pPr>
            <w:spacing w:line="360" w:lineRule="auto"/>
            <w:jc w:val="both"/>
          </w:pPr>
        </w:pPrChange>
      </w:pPr>
      <w:del w:id="1608" w:author=" " w:date="2018-04-22T20:40:00Z">
        <w:r w:rsidDel="00653D7A">
          <w:delText>앱이 구동되고 있지 않아도 앱 아이콘 우측상단에 배지 넘버(Badge Number)가 표시된다. 그리고 앱이 삭제돼 iOS에서 최종 수신지를 찾지 못한다면 피드백 서비스의 정해진 Time Stamp 값을 확인한 뒤 초과 시 APNs에서 알림을 더 이상 보내지 않는다.</w:delText>
        </w:r>
      </w:del>
    </w:p>
    <w:p w14:paraId="6C9CE62D" w14:textId="6A30238C" w:rsidR="00497855" w:rsidDel="00653D7A" w:rsidRDefault="00497855" w:rsidP="00653D7A">
      <w:pPr>
        <w:pStyle w:val="10"/>
        <w:rPr>
          <w:del w:id="1609" w:author=" " w:date="2018-04-22T20:40:00Z"/>
        </w:rPr>
        <w:pPrChange w:id="1610" w:author=" " w:date="2018-04-22T20:40:00Z">
          <w:pPr>
            <w:spacing w:line="360" w:lineRule="auto"/>
            <w:jc w:val="both"/>
          </w:pPr>
        </w:pPrChange>
      </w:pPr>
    </w:p>
    <w:p w14:paraId="5A374A00" w14:textId="6948BAD0" w:rsidR="00497855" w:rsidDel="00653D7A" w:rsidRDefault="00497855" w:rsidP="00653D7A">
      <w:pPr>
        <w:pStyle w:val="10"/>
        <w:rPr>
          <w:del w:id="1611" w:author=" " w:date="2018-04-22T20:40:00Z"/>
        </w:rPr>
        <w:pPrChange w:id="1612" w:author=" " w:date="2018-04-22T20:40:00Z">
          <w:pPr>
            <w:spacing w:line="360" w:lineRule="auto"/>
            <w:jc w:val="both"/>
          </w:pPr>
        </w:pPrChange>
      </w:pPr>
      <w:del w:id="1613" w:author=" " w:date="2018-04-22T20:40:00Z">
        <w:r w:rsidDel="00653D7A">
          <w:delText>▪ 구글 GDM</w:delText>
        </w:r>
      </w:del>
    </w:p>
    <w:p w14:paraId="161ED35F" w14:textId="2633AEC8" w:rsidR="00497855" w:rsidDel="00653D7A" w:rsidRDefault="00497855" w:rsidP="00653D7A">
      <w:pPr>
        <w:pStyle w:val="10"/>
        <w:rPr>
          <w:del w:id="1614" w:author=" " w:date="2018-04-22T20:40:00Z"/>
        </w:rPr>
        <w:pPrChange w:id="1615" w:author=" " w:date="2018-04-22T20:40:00Z">
          <w:pPr>
            <w:spacing w:line="360" w:lineRule="auto"/>
            <w:jc w:val="both"/>
          </w:pPr>
        </w:pPrChange>
      </w:pPr>
    </w:p>
    <w:p w14:paraId="10D282AC" w14:textId="6AFD9087" w:rsidR="00497855" w:rsidDel="00653D7A" w:rsidRDefault="00497855" w:rsidP="00653D7A">
      <w:pPr>
        <w:pStyle w:val="10"/>
        <w:rPr>
          <w:del w:id="1616" w:author=" " w:date="2018-04-22T20:40:00Z"/>
        </w:rPr>
        <w:pPrChange w:id="1617" w:author=" " w:date="2018-04-22T20:40:00Z">
          <w:pPr>
            <w:keepNext/>
            <w:spacing w:line="360" w:lineRule="auto"/>
            <w:jc w:val="center"/>
          </w:pPr>
        </w:pPrChange>
      </w:pPr>
      <w:del w:id="1618" w:author=" " w:date="2018-04-22T20:40:00Z">
        <w:r w:rsidDel="00653D7A">
          <w:rPr>
            <w:noProof/>
          </w:rPr>
          <w:drawing>
            <wp:inline distT="114300" distB="114300" distL="114300" distR="114300" wp14:anchorId="18B8B39F" wp14:editId="00CF8B8B">
              <wp:extent cx="4830413" cy="2686050"/>
              <wp:effectExtent l="0" t="0" r="0" b="0"/>
              <wp:docPr id="33"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4"/>
                      <a:srcRect/>
                      <a:stretch>
                        <a:fillRect/>
                      </a:stretch>
                    </pic:blipFill>
                    <pic:spPr>
                      <a:xfrm>
                        <a:off x="0" y="0"/>
                        <a:ext cx="4830413" cy="2686050"/>
                      </a:xfrm>
                      <a:prstGeom prst="rect">
                        <a:avLst/>
                      </a:prstGeom>
                      <a:ln/>
                    </pic:spPr>
                  </pic:pic>
                </a:graphicData>
              </a:graphic>
            </wp:inline>
          </w:drawing>
        </w:r>
      </w:del>
    </w:p>
    <w:p w14:paraId="379F902B" w14:textId="33B3EFE6" w:rsidR="00497855" w:rsidDel="00653D7A" w:rsidRDefault="00497855" w:rsidP="00653D7A">
      <w:pPr>
        <w:pStyle w:val="10"/>
        <w:rPr>
          <w:del w:id="1619" w:author=" " w:date="2018-04-22T20:40:00Z"/>
        </w:rPr>
        <w:pPrChange w:id="1620" w:author=" " w:date="2018-04-22T20:40:00Z">
          <w:pPr>
            <w:pStyle w:val="aa"/>
            <w:jc w:val="center"/>
          </w:pPr>
        </w:pPrChange>
      </w:pPr>
      <w:del w:id="1621" w:author=" " w:date="2018-04-22T20:40:00Z">
        <w:r w:rsidDel="00653D7A">
          <w:delText xml:space="preserve">그림 </w:delText>
        </w:r>
        <w:r w:rsidR="00653D7A" w:rsidDel="00653D7A">
          <w:fldChar w:fldCharType="begin"/>
        </w:r>
        <w:r w:rsidR="00653D7A" w:rsidDel="00653D7A">
          <w:delInstrText xml:space="preserve"> SEQ 그림 \* ARABIC </w:delInstrText>
        </w:r>
        <w:r w:rsidR="00653D7A" w:rsidDel="00653D7A">
          <w:fldChar w:fldCharType="separate"/>
        </w:r>
        <w:r w:rsidR="004E1911" w:rsidDel="00653D7A">
          <w:rPr>
            <w:noProof/>
          </w:rPr>
          <w:delText>5</w:delText>
        </w:r>
        <w:r w:rsidR="00653D7A" w:rsidDel="00653D7A">
          <w:rPr>
            <w:noProof/>
          </w:rPr>
          <w:fldChar w:fldCharType="end"/>
        </w:r>
        <w:r w:rsidDel="00653D7A">
          <w:delText>. GDM</w:delText>
        </w:r>
      </w:del>
    </w:p>
    <w:p w14:paraId="7F6AA559" w14:textId="77B0626C" w:rsidR="00497855" w:rsidDel="00653D7A" w:rsidRDefault="00497855" w:rsidP="00653D7A">
      <w:pPr>
        <w:pStyle w:val="10"/>
        <w:rPr>
          <w:del w:id="1622" w:author=" " w:date="2018-04-22T20:40:00Z"/>
        </w:rPr>
        <w:pPrChange w:id="1623" w:author=" " w:date="2018-04-22T20:40:00Z">
          <w:pPr>
            <w:spacing w:line="360" w:lineRule="auto"/>
            <w:jc w:val="both"/>
          </w:pPr>
        </w:pPrChange>
      </w:pPr>
      <w:del w:id="1624" w:author=" " w:date="2018-04-22T20:40:00Z">
        <w:r w:rsidDel="00653D7A">
          <w:delText>구글의 모바일 OS 안드로이드에서 제공하는 푸시 서비스 GDM(Google Cloud Messaging)은 클라우딩 서비스로 안드로이드 OS 2.2(프로요)를 발표하면서 제공된 개념이다.</w:delText>
        </w:r>
      </w:del>
    </w:p>
    <w:p w14:paraId="39563E78" w14:textId="5FEA4C53" w:rsidR="00497855" w:rsidDel="00653D7A" w:rsidRDefault="00497855" w:rsidP="00653D7A">
      <w:pPr>
        <w:pStyle w:val="10"/>
        <w:rPr>
          <w:del w:id="1625" w:author=" " w:date="2018-04-22T20:40:00Z"/>
        </w:rPr>
        <w:pPrChange w:id="1626" w:author=" " w:date="2018-04-22T20:40:00Z">
          <w:pPr>
            <w:spacing w:line="360" w:lineRule="auto"/>
            <w:jc w:val="both"/>
          </w:pPr>
        </w:pPrChange>
      </w:pPr>
      <w:del w:id="1627" w:author=" " w:date="2018-04-22T20:40:00Z">
        <w:r w:rsidDel="00653D7A">
          <w:delText>GDM은 먼저 앱이 실행되면서 ‘개발자 ID-구글 계정’, ‘애플리케이션 ID-패키지 이름’을 GDM으로 전달하고 ‘등록 ID-모바일 기기를 식별하는 ID’를 수신, 발급받은 등록 ID를 자체적으로 구축한 앱 서버에 전송 및 기록, 개발자 이메일 주소와 암호를 통해 ‘AUTH Token’을 획득, ‘등록 ID’ + ‘AUTO Token’을 메시지와 함께 GDM으로 전달, GDM 내에서 처리, 사용자 앱으로 푸시 알림 전달하는 구조를 갖는다.</w:delText>
        </w:r>
      </w:del>
    </w:p>
    <w:p w14:paraId="3CA7543D" w14:textId="50AC2339" w:rsidR="00497855" w:rsidDel="00653D7A" w:rsidRDefault="00497855" w:rsidP="00653D7A">
      <w:pPr>
        <w:pStyle w:val="10"/>
        <w:rPr>
          <w:del w:id="1628" w:author=" " w:date="2018-04-22T20:40:00Z"/>
        </w:rPr>
        <w:pPrChange w:id="1629" w:author=" " w:date="2018-04-22T20:40:00Z">
          <w:pPr>
            <w:spacing w:line="360" w:lineRule="auto"/>
            <w:jc w:val="both"/>
          </w:pPr>
        </w:pPrChange>
      </w:pPr>
      <w:del w:id="1630" w:author=" " w:date="2018-04-22T20:40:00Z">
        <w:r w:rsidDel="00653D7A">
          <w:delText>이러한 과정을 통해 사용자 디바이스에 메시지가 전달된다. 메시지는 단말마다 고유한 패키지를 이용해서 전달 받기 때문에 한개 이상의 푸시 서비스를 이용할 수 있다.</w:delText>
        </w:r>
      </w:del>
    </w:p>
    <w:p w14:paraId="7A578F68" w14:textId="76D02D4D" w:rsidR="00497855" w:rsidDel="00653D7A" w:rsidRDefault="00497855" w:rsidP="00653D7A">
      <w:pPr>
        <w:pStyle w:val="10"/>
        <w:rPr>
          <w:del w:id="1631" w:author=" " w:date="2018-04-22T20:40:00Z"/>
        </w:rPr>
        <w:pPrChange w:id="1632" w:author=" " w:date="2018-04-22T20:40:00Z">
          <w:pPr>
            <w:spacing w:line="360" w:lineRule="auto"/>
            <w:jc w:val="both"/>
          </w:pPr>
        </w:pPrChange>
      </w:pPr>
    </w:p>
    <w:p w14:paraId="0C259487" w14:textId="7F6086A4" w:rsidR="00497855" w:rsidDel="00653D7A" w:rsidRDefault="00497855" w:rsidP="00653D7A">
      <w:pPr>
        <w:pStyle w:val="10"/>
        <w:rPr>
          <w:del w:id="1633" w:author=" " w:date="2018-04-22T20:40:00Z"/>
        </w:rPr>
        <w:pPrChange w:id="1634" w:author=" " w:date="2018-04-22T20:40:00Z">
          <w:pPr>
            <w:spacing w:line="360" w:lineRule="auto"/>
            <w:jc w:val="both"/>
          </w:pPr>
        </w:pPrChange>
      </w:pPr>
      <w:del w:id="1635" w:author=" " w:date="2018-04-22T20:40:00Z">
        <w:r w:rsidDel="00653D7A">
          <w:delText>▪ 마이크로소프트 MPNs</w:delText>
        </w:r>
      </w:del>
    </w:p>
    <w:p w14:paraId="0B77FAB9" w14:textId="774905EE" w:rsidR="00497855" w:rsidDel="00653D7A" w:rsidRDefault="00497855" w:rsidP="00653D7A">
      <w:pPr>
        <w:pStyle w:val="10"/>
        <w:rPr>
          <w:del w:id="1636" w:author=" " w:date="2018-04-22T20:40:00Z"/>
        </w:rPr>
        <w:pPrChange w:id="1637" w:author=" " w:date="2018-04-22T20:40:00Z">
          <w:pPr>
            <w:keepNext/>
            <w:spacing w:line="360" w:lineRule="auto"/>
            <w:jc w:val="both"/>
          </w:pPr>
        </w:pPrChange>
      </w:pPr>
      <w:del w:id="1638" w:author=" " w:date="2018-04-22T20:40:00Z">
        <w:r w:rsidDel="00653D7A">
          <w:rPr>
            <w:noProof/>
          </w:rPr>
          <w:drawing>
            <wp:inline distT="114300" distB="114300" distL="114300" distR="114300" wp14:anchorId="3529107D" wp14:editId="036A5FB6">
              <wp:extent cx="5676900" cy="2743200"/>
              <wp:effectExtent l="0" t="0" r="0" b="0"/>
              <wp:docPr id="1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5"/>
                      <a:srcRect/>
                      <a:stretch>
                        <a:fillRect/>
                      </a:stretch>
                    </pic:blipFill>
                    <pic:spPr>
                      <a:xfrm>
                        <a:off x="0" y="0"/>
                        <a:ext cx="5676900" cy="2743200"/>
                      </a:xfrm>
                      <a:prstGeom prst="rect">
                        <a:avLst/>
                      </a:prstGeom>
                      <a:ln/>
                    </pic:spPr>
                  </pic:pic>
                </a:graphicData>
              </a:graphic>
            </wp:inline>
          </w:drawing>
        </w:r>
      </w:del>
    </w:p>
    <w:p w14:paraId="18BFA961" w14:textId="5132D006" w:rsidR="00497855" w:rsidDel="00653D7A" w:rsidRDefault="00497855" w:rsidP="00653D7A">
      <w:pPr>
        <w:pStyle w:val="10"/>
        <w:rPr>
          <w:del w:id="1639" w:author=" " w:date="2018-04-22T20:40:00Z"/>
        </w:rPr>
        <w:pPrChange w:id="1640" w:author=" " w:date="2018-04-22T20:40:00Z">
          <w:pPr>
            <w:pStyle w:val="aa"/>
            <w:jc w:val="center"/>
          </w:pPr>
        </w:pPrChange>
      </w:pPr>
      <w:del w:id="1641" w:author=" " w:date="2018-04-22T20:40:00Z">
        <w:r w:rsidDel="00653D7A">
          <w:delText xml:space="preserve">그림 </w:delText>
        </w:r>
        <w:r w:rsidR="00653D7A" w:rsidDel="00653D7A">
          <w:fldChar w:fldCharType="begin"/>
        </w:r>
        <w:r w:rsidR="00653D7A" w:rsidDel="00653D7A">
          <w:delInstrText xml:space="preserve"> SEQ 그림 \* ARABIC </w:delInstrText>
        </w:r>
        <w:r w:rsidR="00653D7A" w:rsidDel="00653D7A">
          <w:fldChar w:fldCharType="separate"/>
        </w:r>
        <w:r w:rsidR="004E1911" w:rsidDel="00653D7A">
          <w:rPr>
            <w:noProof/>
          </w:rPr>
          <w:delText>6</w:delText>
        </w:r>
        <w:r w:rsidR="00653D7A" w:rsidDel="00653D7A">
          <w:rPr>
            <w:noProof/>
          </w:rPr>
          <w:fldChar w:fldCharType="end"/>
        </w:r>
      </w:del>
      <w:ins w:id="1642" w:author="고광표" w:date="2018-04-17T03:28:00Z">
        <w:del w:id="1643" w:author=" " w:date="2018-04-22T20:40:00Z">
          <w:r w:rsidDel="00653D7A">
            <w:delText>. MPNs</w:delText>
          </w:r>
        </w:del>
      </w:ins>
    </w:p>
    <w:p w14:paraId="0BD1B9C5" w14:textId="2D2022B9" w:rsidR="00497855" w:rsidDel="00653D7A" w:rsidRDefault="00497855" w:rsidP="00653D7A">
      <w:pPr>
        <w:pStyle w:val="10"/>
        <w:rPr>
          <w:del w:id="1644" w:author=" " w:date="2018-04-22T20:40:00Z"/>
        </w:rPr>
        <w:pPrChange w:id="1645" w:author=" " w:date="2018-04-22T20:40:00Z">
          <w:pPr>
            <w:spacing w:line="360" w:lineRule="auto"/>
            <w:jc w:val="both"/>
          </w:pPr>
        </w:pPrChange>
      </w:pPr>
      <w:del w:id="1646" w:author=" " w:date="2018-04-22T20:40:00Z">
        <w:r w:rsidDel="00653D7A">
          <w:delText>마이크로소프트에서 제공하는 푸시 알림 서비스 MPNs(Microsoft Push Notification service)는 윈도우 애저 기반의 클라우드 서비스에서 동작하는 푸시 알림 서비스다.</w:delText>
        </w:r>
      </w:del>
    </w:p>
    <w:p w14:paraId="07D071A4" w14:textId="169071D6" w:rsidR="00497855" w:rsidDel="00653D7A" w:rsidRDefault="00497855" w:rsidP="00653D7A">
      <w:pPr>
        <w:pStyle w:val="10"/>
        <w:rPr>
          <w:del w:id="1647" w:author=" " w:date="2018-04-22T20:40:00Z"/>
        </w:rPr>
        <w:pPrChange w:id="1648" w:author=" " w:date="2018-04-22T20:40:00Z">
          <w:pPr>
            <w:spacing w:line="360" w:lineRule="auto"/>
            <w:jc w:val="both"/>
          </w:pPr>
        </w:pPrChange>
      </w:pPr>
      <w:del w:id="1649" w:author=" " w:date="2018-04-22T20:40:00Z">
        <w:r w:rsidDel="00653D7A">
          <w:delText>MPNs가 이뤄지는 과정은 먼저 모바일 장치에서 알림 서비스 쪽에 통신을 할 채널 URL을 요청한다. 알림 서비스에서 모바일 장치로 통신을 할 채널 URL을 반환하고, 모바일 장치에서 클라우드의 서비스에 채널 URL을 전송한다. 해당 채널 URL이 모바일 애플리케이션을 서비스하는 서버 쪽에 저장된다. 이후 클라우드의 웹 서비스에서 알림 서비스로 메시지가 전송되고, 알림 서비스에서 모바일 장치로 메시지가 전송된다.</w:delText>
        </w:r>
      </w:del>
    </w:p>
    <w:p w14:paraId="62A46775" w14:textId="405E1D08" w:rsidR="00497855" w:rsidDel="00653D7A" w:rsidRDefault="00497855" w:rsidP="00653D7A">
      <w:pPr>
        <w:pStyle w:val="10"/>
        <w:rPr>
          <w:del w:id="1650" w:author=" " w:date="2018-04-22T20:40:00Z"/>
        </w:rPr>
        <w:pPrChange w:id="1651" w:author=" " w:date="2018-04-22T20:40:00Z">
          <w:pPr>
            <w:spacing w:line="360" w:lineRule="auto"/>
            <w:jc w:val="both"/>
          </w:pPr>
        </w:pPrChange>
      </w:pPr>
      <w:del w:id="1652" w:author=" " w:date="2018-04-22T20:40:00Z">
        <w:r w:rsidDel="00653D7A">
          <w:delText>다시 말해 앱이 설치된 디바이스에서 MPNs로 접근하면 디바이스와 푸시 서비스 간에 유일한 ID 등을 교환하면서 장비가 인식되고, 그 정보를 앱 서버와 공유한다. 이후 디바이스에서 앱 서버로 알림 메시지를 보내거나 앱 서버에서 작성한 메시지가 MPNs를 통해 최종적으로 스마트폰에 알람으로 도착하는 방식이다.</w:delText>
        </w:r>
      </w:del>
    </w:p>
    <w:p w14:paraId="5821ED43" w14:textId="758C8423" w:rsidR="00497855" w:rsidDel="00653D7A" w:rsidRDefault="00497855" w:rsidP="00653D7A">
      <w:pPr>
        <w:pStyle w:val="10"/>
        <w:rPr>
          <w:del w:id="1653" w:author=" " w:date="2018-04-22T20:40:00Z"/>
        </w:rPr>
        <w:pPrChange w:id="1654" w:author=" " w:date="2018-04-22T20:40:00Z">
          <w:pPr>
            <w:spacing w:line="360" w:lineRule="auto"/>
            <w:jc w:val="both"/>
          </w:pPr>
        </w:pPrChange>
      </w:pPr>
    </w:p>
    <w:p w14:paraId="2898038D" w14:textId="52735E07" w:rsidR="00497855" w:rsidDel="00653D7A" w:rsidRDefault="00497855" w:rsidP="00653D7A">
      <w:pPr>
        <w:pStyle w:val="10"/>
        <w:rPr>
          <w:del w:id="1655" w:author=" " w:date="2018-04-22T20:40:00Z"/>
        </w:rPr>
        <w:pPrChange w:id="1656" w:author=" " w:date="2018-04-22T20:40:00Z">
          <w:pPr>
            <w:pStyle w:val="20"/>
          </w:pPr>
        </w:pPrChange>
      </w:pPr>
      <w:del w:id="1657" w:author=" " w:date="2018-04-22T20:40:00Z">
        <w:r w:rsidDel="00653D7A">
          <w:delText>2.3 인사이트(insight) 및 차별성</w:delText>
        </w:r>
      </w:del>
    </w:p>
    <w:p w14:paraId="6ACCF463" w14:textId="2EEB0BA2" w:rsidR="00497855" w:rsidDel="00653D7A" w:rsidRDefault="00497855" w:rsidP="00653D7A">
      <w:pPr>
        <w:pStyle w:val="10"/>
        <w:rPr>
          <w:del w:id="1658" w:author=" " w:date="2018-04-22T20:40:00Z"/>
        </w:rPr>
        <w:pPrChange w:id="1659" w:author=" " w:date="2018-04-22T20:40:00Z">
          <w:pPr>
            <w:spacing w:line="360" w:lineRule="auto"/>
            <w:jc w:val="both"/>
          </w:pPr>
        </w:pPrChange>
      </w:pPr>
    </w:p>
    <w:p w14:paraId="53C874B2" w14:textId="4940D4E0" w:rsidR="00497855" w:rsidDel="00653D7A" w:rsidRDefault="00497855" w:rsidP="00653D7A">
      <w:pPr>
        <w:pStyle w:val="10"/>
        <w:rPr>
          <w:del w:id="1660" w:author=" " w:date="2018-04-22T20:40:00Z"/>
        </w:rPr>
        <w:pPrChange w:id="1661" w:author=" " w:date="2018-04-22T20:40:00Z">
          <w:pPr>
            <w:spacing w:line="360" w:lineRule="auto"/>
            <w:jc w:val="both"/>
          </w:pPr>
        </w:pPrChange>
      </w:pPr>
      <w:del w:id="1662" w:author=" " w:date="2018-04-22T20:40:00Z">
        <w:r w:rsidDel="00653D7A">
          <w:delText xml:space="preserve"> 본 프로젝트는 자원봉사자들에게 실시간으로 자신에게 가장 용이하고 자신이 원하는 봉사활동처를 제공하며 장애인 및 노약자에게 실시간으로 도움을 줄 수 있는 서비스를 제공한다. 미리 등록된 봉사만을 취급하는 기존 제품과는 다르게 실시간으로 자원봉사자와 도움이 필요한 사람들을 실제로 매칭시켜준다는 점에서 봉사를 하고 싶은데 바빠서 못하는 사람들은 틈틈히 시간이 날 때 가까운 곳에서 간단한 봉사활동을 할 수 있으며 장애인 및 노약자들은 도움이 필요한 상황이 생겼을 때 쉽고 간편하게 봉사자를 구해 불편한 점을 해결할 수 있다.</w:delText>
        </w:r>
      </w:del>
    </w:p>
    <w:p w14:paraId="4C31BEE2" w14:textId="57336193" w:rsidR="00497855" w:rsidDel="00653D7A" w:rsidRDefault="00497855" w:rsidP="00653D7A">
      <w:pPr>
        <w:pStyle w:val="10"/>
        <w:rPr>
          <w:del w:id="1663" w:author=" " w:date="2018-04-22T20:40:00Z"/>
        </w:rPr>
        <w:pPrChange w:id="1664" w:author=" " w:date="2018-04-22T20:40:00Z">
          <w:pPr>
            <w:spacing w:line="360" w:lineRule="auto"/>
            <w:jc w:val="both"/>
          </w:pPr>
        </w:pPrChange>
      </w:pPr>
    </w:p>
    <w:p w14:paraId="2B74C55C" w14:textId="69333A30" w:rsidR="00497855" w:rsidDel="00653D7A" w:rsidRDefault="00497855" w:rsidP="00653D7A">
      <w:pPr>
        <w:pStyle w:val="10"/>
        <w:rPr>
          <w:del w:id="1665" w:author=" " w:date="2018-04-22T20:40:00Z"/>
        </w:rPr>
        <w:pPrChange w:id="1666" w:author=" " w:date="2018-04-22T20:40:00Z">
          <w:pPr>
            <w:spacing w:line="360" w:lineRule="auto"/>
            <w:jc w:val="both"/>
          </w:pPr>
        </w:pPrChange>
      </w:pPr>
    </w:p>
    <w:p w14:paraId="39C42B6C" w14:textId="6D4C31F4" w:rsidR="00497855" w:rsidRDefault="00653D7A" w:rsidP="00653D7A">
      <w:pPr>
        <w:pStyle w:val="10"/>
        <w:pPrChange w:id="1667" w:author=" " w:date="2018-04-22T20:40:00Z">
          <w:pPr>
            <w:pStyle w:val="10"/>
          </w:pPr>
        </w:pPrChange>
      </w:pPr>
      <w:bookmarkStart w:id="1668" w:name="_Toc512193173"/>
      <w:ins w:id="1669" w:author=" " w:date="2018-04-22T20:40:00Z">
        <w:r>
          <w:t>1</w:t>
        </w:r>
      </w:ins>
      <w:del w:id="1670" w:author=" " w:date="2018-04-22T20:40:00Z">
        <w:r w:rsidR="00497855" w:rsidDel="00653D7A">
          <w:delText>3</w:delText>
        </w:r>
      </w:del>
      <w:r w:rsidR="00497855">
        <w:t>. 개발 내용</w:t>
      </w:r>
      <w:bookmarkEnd w:id="1668"/>
    </w:p>
    <w:p w14:paraId="35C28F46" w14:textId="7473B622" w:rsidR="00497855" w:rsidRDefault="00597193" w:rsidP="00497855">
      <w:pPr>
        <w:pStyle w:val="20"/>
      </w:pPr>
      <w:bookmarkStart w:id="1671" w:name="_Toc512193174"/>
      <w:ins w:id="1672" w:author=" " w:date="2018-04-22T20:40:00Z">
        <w:r>
          <w:t>1</w:t>
        </w:r>
      </w:ins>
      <w:del w:id="1673" w:author=" " w:date="2018-04-22T20:40:00Z">
        <w:r w:rsidR="00497855" w:rsidDel="00597193">
          <w:delText>3</w:delText>
        </w:r>
      </w:del>
      <w:r w:rsidR="00497855">
        <w:t>.1 개발 목표</w:t>
      </w:r>
      <w:bookmarkEnd w:id="1671"/>
    </w:p>
    <w:p w14:paraId="03FF3D63"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본 소프트웨어는 다음과 같은 개발 목표를 가진다.</w:t>
      </w:r>
    </w:p>
    <w:p w14:paraId="71E2A0FB" w14:textId="77777777" w:rsidR="00497855" w:rsidRDefault="00497855" w:rsidP="00497855">
      <w:pPr>
        <w:spacing w:line="360" w:lineRule="auto"/>
        <w:jc w:val="both"/>
        <w:rPr>
          <w:rFonts w:ascii="맑은 고딕" w:eastAsia="맑은 고딕" w:hAnsi="맑은 고딕" w:cs="맑은 고딕"/>
        </w:rPr>
      </w:pPr>
    </w:p>
    <w:p w14:paraId="1E46A8DC" w14:textId="77777777" w:rsidR="00497855" w:rsidRDefault="00497855" w:rsidP="00497855">
      <w:pPr>
        <w:spacing w:line="360" w:lineRule="auto"/>
        <w:jc w:val="both"/>
        <w:rPr>
          <w:rFonts w:ascii="맑은 고딕" w:eastAsia="맑은 고딕" w:hAnsi="맑은 고딕" w:cs="맑은 고딕"/>
          <w:b/>
        </w:rPr>
      </w:pPr>
      <w:r>
        <w:rPr>
          <w:rFonts w:ascii="맑은 고딕" w:eastAsia="맑은 고딕" w:hAnsi="맑은 고딕" w:cs="맑은 고딕"/>
          <w:b/>
        </w:rPr>
        <w:lastRenderedPageBreak/>
        <w:t>[위치 기반의 근거리 지원자 매칭]</w:t>
      </w:r>
    </w:p>
    <w:p w14:paraId="17C8B426"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봉사 자원, 도움 요청 시 사용자의 현 위치를 gps로 받아와 가까운 위치에서 봉사를 자원한 사람, 도움을 요청한 사람을 볼 수 있게 해준다. 이는 GOOGLE에서 제공하는 Google Maps API를 이용한다.</w:t>
      </w:r>
    </w:p>
    <w:p w14:paraId="09B3E070" w14:textId="77777777" w:rsidR="00497855" w:rsidRDefault="00497855" w:rsidP="00497855">
      <w:pPr>
        <w:spacing w:line="360" w:lineRule="auto"/>
        <w:jc w:val="both"/>
        <w:rPr>
          <w:rFonts w:ascii="맑은 고딕" w:eastAsia="맑은 고딕" w:hAnsi="맑은 고딕" w:cs="맑은 고딕"/>
        </w:rPr>
      </w:pPr>
    </w:p>
    <w:p w14:paraId="54B5D8DE" w14:textId="77777777" w:rsidR="00497855" w:rsidRDefault="00497855" w:rsidP="00497855">
      <w:pPr>
        <w:spacing w:line="360" w:lineRule="auto"/>
        <w:jc w:val="both"/>
        <w:rPr>
          <w:rFonts w:ascii="맑은 고딕" w:eastAsia="맑은 고딕" w:hAnsi="맑은 고딕" w:cs="맑은 고딕"/>
          <w:b/>
        </w:rPr>
      </w:pPr>
      <w:r>
        <w:rPr>
          <w:rFonts w:ascii="맑은 고딕" w:eastAsia="맑은 고딕" w:hAnsi="맑은 고딕" w:cs="맑은 고딕"/>
          <w:b/>
        </w:rPr>
        <w:t>[데이터베이스 기반의 상대방 맞춤 추천]</w:t>
      </w:r>
    </w:p>
    <w:p w14:paraId="5F4D8E9E"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위치 기반 매칭과 마찬가지로 상대방을 매칭시켜줄 때 원하는 조건을 선택하면 이를 데이터베이스에서 필터링하여 요구조건과 가장 유사한 상대방을 추천해 준다. MongoDB로 설계된 NoSQL형태의 데이터베이스를 이용한다.</w:t>
      </w:r>
    </w:p>
    <w:p w14:paraId="3D6538A9" w14:textId="77777777" w:rsidR="00497855" w:rsidRDefault="00497855" w:rsidP="00497855">
      <w:pPr>
        <w:spacing w:line="360" w:lineRule="auto"/>
        <w:jc w:val="both"/>
        <w:rPr>
          <w:rFonts w:ascii="맑은 고딕" w:eastAsia="맑은 고딕" w:hAnsi="맑은 고딕" w:cs="맑은 고딕"/>
        </w:rPr>
      </w:pPr>
    </w:p>
    <w:p w14:paraId="6F3B8F7F" w14:textId="77777777" w:rsidR="00497855" w:rsidRDefault="00497855" w:rsidP="00497855">
      <w:pPr>
        <w:spacing w:line="360" w:lineRule="auto"/>
        <w:jc w:val="both"/>
        <w:rPr>
          <w:rFonts w:ascii="맑은 고딕" w:eastAsia="맑은 고딕" w:hAnsi="맑은 고딕" w:cs="맑은 고딕"/>
          <w:b/>
        </w:rPr>
      </w:pPr>
      <w:r>
        <w:rPr>
          <w:rFonts w:ascii="맑은 고딕" w:eastAsia="맑은 고딕" w:hAnsi="맑은 고딕" w:cs="맑은 고딕"/>
          <w:b/>
        </w:rPr>
        <w:t>[푸시 알림을 이용한 실시간 통신]</w:t>
      </w:r>
    </w:p>
    <w:p w14:paraId="5AFCEEC0"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“HELPEE”들은 “HELPER”들이 봉사를 자원하여도 그들의 정보를 확인하고 자신이 요구한 조건에 부합되지 않을 시 거절할 수 있는데, 이를 실시간으로 처리하여 “HELPER”들도 다른 봉사를 알아보고 “HELPEE”들도 도움을 즉각적으로 받을 수 있도록 한다. 이는 FCM(Firebase Cloud Messaging)을 이용한 앱 푸시 기능을 통해 실현한다.</w:t>
      </w:r>
    </w:p>
    <w:p w14:paraId="34602014" w14:textId="77777777" w:rsidR="00497855" w:rsidRDefault="00497855" w:rsidP="00497855">
      <w:pPr>
        <w:spacing w:line="360" w:lineRule="auto"/>
        <w:jc w:val="both"/>
        <w:rPr>
          <w:rFonts w:ascii="맑은 고딕" w:eastAsia="맑은 고딕" w:hAnsi="맑은 고딕" w:cs="맑은 고딕"/>
        </w:rPr>
      </w:pPr>
    </w:p>
    <w:p w14:paraId="66BB816B" w14:textId="77777777" w:rsidR="00497855" w:rsidRDefault="00497855" w:rsidP="00497855">
      <w:pPr>
        <w:spacing w:line="360" w:lineRule="auto"/>
        <w:jc w:val="both"/>
        <w:rPr>
          <w:rFonts w:ascii="맑은 고딕" w:eastAsia="맑은 고딕" w:hAnsi="맑은 고딕" w:cs="맑은 고딕"/>
          <w:b/>
        </w:rPr>
      </w:pPr>
      <w:r>
        <w:rPr>
          <w:rFonts w:ascii="맑은 고딕" w:eastAsia="맑은 고딕" w:hAnsi="맑은 고딕" w:cs="맑은 고딕"/>
          <w:b/>
        </w:rPr>
        <w:t>[중앙서버 제어를 통한 봉사시간 통제]</w:t>
      </w:r>
    </w:p>
    <w:p w14:paraId="4260E420"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봉사시간을 “HELPER”들에게 부여할 때 객관적인 기준에 따라 봉사시간을 부여해야 하는 것이 원칙이다. 이를 위해 시간을 정확히 측정해야 하므로 “HELPEE”와 “HELPER”가 만난 시간을 랜덤하게 생성된 인증번호를 서로 확인함으로써 봉사 시작 시간이 서버에 저장되고, 종료도 마찬가지의 방법으로 이루어짐으로써 서버시간을 통해 최종적인 봉사 시간을 부여할 수 있다.</w:t>
      </w:r>
    </w:p>
    <w:p w14:paraId="1A1C7BF0" w14:textId="77777777" w:rsidR="00497855" w:rsidRDefault="00497855" w:rsidP="00497855">
      <w:pPr>
        <w:spacing w:line="360" w:lineRule="auto"/>
        <w:jc w:val="both"/>
        <w:rPr>
          <w:rFonts w:ascii="맑은 고딕" w:eastAsia="맑은 고딕" w:hAnsi="맑은 고딕" w:cs="맑은 고딕"/>
          <w:b/>
          <w:sz w:val="24"/>
          <w:szCs w:val="24"/>
        </w:rPr>
      </w:pPr>
    </w:p>
    <w:p w14:paraId="51CB77A2" w14:textId="161F2147" w:rsidR="00497855" w:rsidRDefault="00597193" w:rsidP="00497855">
      <w:pPr>
        <w:pStyle w:val="20"/>
      </w:pPr>
      <w:bookmarkStart w:id="1674" w:name="_Toc512193175"/>
      <w:ins w:id="1675" w:author=" " w:date="2018-04-22T20:40:00Z">
        <w:r>
          <w:t>1</w:t>
        </w:r>
      </w:ins>
      <w:del w:id="1676" w:author=" " w:date="2018-04-22T20:40:00Z">
        <w:r w:rsidR="00497855" w:rsidDel="00597193">
          <w:delText>3</w:delText>
        </w:r>
      </w:del>
      <w:r w:rsidR="00497855">
        <w:t>.2 Use Cases</w:t>
      </w:r>
      <w:bookmarkEnd w:id="1674"/>
    </w:p>
    <w:p w14:paraId="05B96CB4" w14:textId="77777777" w:rsidR="00497855" w:rsidRDefault="00497855" w:rsidP="00497855">
      <w:pPr>
        <w:spacing w:line="360" w:lineRule="auto"/>
        <w:jc w:val="both"/>
        <w:rPr>
          <w:rFonts w:ascii="맑은 고딕" w:eastAsia="맑은 고딕" w:hAnsi="맑은 고딕" w:cs="맑은 고딕"/>
          <w:b/>
          <w:sz w:val="24"/>
          <w:szCs w:val="24"/>
        </w:rPr>
      </w:pPr>
      <w:r>
        <w:rPr>
          <w:rFonts w:ascii="맑은 고딕" w:eastAsia="맑은 고딕" w:hAnsi="맑은 고딕" w:cs="맑은 고딕"/>
          <w:b/>
          <w:sz w:val="24"/>
          <w:szCs w:val="24"/>
        </w:rPr>
        <w:t xml:space="preserve">  </w:t>
      </w:r>
      <w:r>
        <w:rPr>
          <w:rFonts w:ascii="맑은 고딕" w:eastAsia="맑은 고딕" w:hAnsi="맑은 고딕" w:cs="맑은 고딕"/>
          <w:sz w:val="24"/>
          <w:szCs w:val="24"/>
        </w:rPr>
        <w:t>☐ Use Case Diagram</w:t>
      </w:r>
    </w:p>
    <w:p w14:paraId="128C4371" w14:textId="77777777" w:rsidR="00497855" w:rsidRDefault="00497855">
      <w:pPr>
        <w:keepNext/>
        <w:spacing w:line="360" w:lineRule="auto"/>
        <w:jc w:val="center"/>
        <w:rPr>
          <w:ins w:id="1677" w:author="고광표" w:date="2018-04-17T03:28:00Z"/>
        </w:rPr>
        <w:pPrChange w:id="1678" w:author="고광표" w:date="2018-04-17T03:29:00Z">
          <w:pPr>
            <w:spacing w:line="360" w:lineRule="auto"/>
            <w:jc w:val="both"/>
          </w:pPr>
        </w:pPrChange>
      </w:pPr>
      <w:bookmarkStart w:id="1679" w:name="_GoBack"/>
      <w:r>
        <w:rPr>
          <w:rFonts w:ascii="맑은 고딕" w:eastAsia="맑은 고딕" w:hAnsi="맑은 고딕" w:cs="맑은 고딕"/>
          <w:noProof/>
          <w:sz w:val="24"/>
          <w:szCs w:val="24"/>
        </w:rPr>
        <w:lastRenderedPageBreak/>
        <w:drawing>
          <wp:inline distT="19050" distB="19050" distL="19050" distR="19050" wp14:anchorId="22E66EFF" wp14:editId="7D3CEC5C">
            <wp:extent cx="3623878" cy="4838701"/>
            <wp:effectExtent l="0" t="0" r="0" b="0"/>
            <wp:docPr id="1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6"/>
                    <a:srcRect/>
                    <a:stretch>
                      <a:fillRect/>
                    </a:stretch>
                  </pic:blipFill>
                  <pic:spPr>
                    <a:xfrm>
                      <a:off x="0" y="0"/>
                      <a:ext cx="3623878" cy="4838701"/>
                    </a:xfrm>
                    <a:prstGeom prst="rect">
                      <a:avLst/>
                    </a:prstGeom>
                    <a:ln/>
                  </pic:spPr>
                </pic:pic>
              </a:graphicData>
            </a:graphic>
          </wp:inline>
        </w:drawing>
      </w:r>
      <w:bookmarkEnd w:id="1679"/>
    </w:p>
    <w:p w14:paraId="358BE99E" w14:textId="153F2EC4" w:rsidR="00497855" w:rsidRDefault="00497855">
      <w:pPr>
        <w:pStyle w:val="aa"/>
        <w:jc w:val="center"/>
        <w:rPr>
          <w:ins w:id="1680" w:author="고광표" w:date="2018-04-17T03:29:00Z"/>
        </w:rPr>
        <w:pPrChange w:id="1681" w:author="고광표" w:date="2018-04-17T03:29:00Z">
          <w:pPr>
            <w:spacing w:line="360" w:lineRule="auto"/>
            <w:jc w:val="both"/>
          </w:pPr>
        </w:pPrChange>
      </w:pPr>
      <w:bookmarkStart w:id="1682" w:name="_Toc512193206"/>
      <w:ins w:id="1683" w:author="고광표" w:date="2018-04-17T03:28:00Z">
        <w:r>
          <w:t xml:space="preserve">그림 </w:t>
        </w:r>
        <w:r>
          <w:fldChar w:fldCharType="begin"/>
        </w:r>
        <w:r>
          <w:instrText xml:space="preserve"> SEQ 그림 \* ARABIC </w:instrText>
        </w:r>
      </w:ins>
      <w:r>
        <w:fldChar w:fldCharType="separate"/>
      </w:r>
      <w:ins w:id="1684" w:author="고광표" w:date="2018-04-19T19:08:00Z">
        <w:r w:rsidR="004E1911">
          <w:rPr>
            <w:noProof/>
          </w:rPr>
          <w:t>7</w:t>
        </w:r>
      </w:ins>
      <w:ins w:id="1685" w:author="고광표" w:date="2018-04-17T03:28:00Z">
        <w:r>
          <w:fldChar w:fldCharType="end"/>
        </w:r>
        <w:r>
          <w:t>. Use Case Diagram</w:t>
        </w:r>
      </w:ins>
      <w:bookmarkEnd w:id="1682"/>
    </w:p>
    <w:p w14:paraId="18D993C4" w14:textId="77777777" w:rsidR="00497855" w:rsidRPr="00497855" w:rsidRDefault="00497855">
      <w:pPr>
        <w:rPr>
          <w:rPrChange w:id="1686" w:author="고광표" w:date="2018-04-17T03:29:00Z">
            <w:rPr>
              <w:rFonts w:ascii="맑은 고딕" w:eastAsia="맑은 고딕" w:hAnsi="맑은 고딕" w:cs="맑은 고딕"/>
              <w:sz w:val="24"/>
              <w:szCs w:val="24"/>
            </w:rPr>
          </w:rPrChange>
        </w:rPr>
        <w:pPrChange w:id="1687" w:author="고광표" w:date="2018-04-17T03:29:00Z">
          <w:pPr>
            <w:spacing w:line="360" w:lineRule="auto"/>
            <w:jc w:val="both"/>
          </w:pPr>
        </w:pPrChange>
      </w:pPr>
    </w:p>
    <w:p w14:paraId="14F7D106" w14:textId="77777777" w:rsidR="00784F04" w:rsidRDefault="00784F04" w:rsidP="00497855">
      <w:pPr>
        <w:spacing w:line="360" w:lineRule="auto"/>
        <w:jc w:val="both"/>
        <w:rPr>
          <w:ins w:id="1688" w:author="고광표" w:date="2018-04-17T04:22:00Z"/>
          <w:rFonts w:ascii="맑은 고딕" w:eastAsia="맑은 고딕" w:hAnsi="맑은 고딕" w:cs="맑은 고딕"/>
          <w:sz w:val="24"/>
          <w:szCs w:val="24"/>
        </w:rPr>
      </w:pPr>
    </w:p>
    <w:p w14:paraId="538E1D07" w14:textId="1D81BB36" w:rsidR="00497855" w:rsidRDefault="00497855" w:rsidP="00497855">
      <w:pPr>
        <w:spacing w:line="360" w:lineRule="auto"/>
        <w:jc w:val="both"/>
        <w:rPr>
          <w:rFonts w:ascii="맑은 고딕" w:eastAsia="맑은 고딕" w:hAnsi="맑은 고딕" w:cs="맑은 고딕"/>
          <w:sz w:val="24"/>
          <w:szCs w:val="24"/>
        </w:rPr>
      </w:pPr>
      <w:r>
        <w:rPr>
          <w:rFonts w:ascii="맑은 고딕" w:eastAsia="맑은 고딕" w:hAnsi="맑은 고딕" w:cs="맑은 고딕"/>
          <w:sz w:val="24"/>
          <w:szCs w:val="24"/>
        </w:rPr>
        <w:t>☐ 1. 관리자 시나리오</w:t>
      </w:r>
    </w:p>
    <w:p w14:paraId="0DFC6C17" w14:textId="77777777" w:rsidR="00497855" w:rsidRDefault="00497855" w:rsidP="00497855">
      <w:pPr>
        <w:spacing w:line="360" w:lineRule="auto"/>
        <w:jc w:val="both"/>
        <w:rPr>
          <w:rFonts w:ascii="맑은 고딕" w:eastAsia="맑은 고딕" w:hAnsi="맑은 고딕" w:cs="맑은 고딕"/>
          <w:sz w:val="24"/>
          <w:szCs w:val="24"/>
        </w:rPr>
      </w:pPr>
    </w:p>
    <w:p w14:paraId="27CB59F7" w14:textId="6E068644" w:rsidR="00497855" w:rsidRDefault="00497855" w:rsidP="00497855">
      <w:pPr>
        <w:spacing w:line="360" w:lineRule="auto"/>
        <w:jc w:val="both"/>
        <w:rPr>
          <w:rFonts w:ascii="맑은 고딕" w:eastAsia="맑은 고딕" w:hAnsi="맑은 고딕" w:cs="맑은 고딕"/>
          <w:sz w:val="24"/>
          <w:szCs w:val="24"/>
        </w:rPr>
      </w:pPr>
      <w:r>
        <w:rPr>
          <w:rFonts w:ascii="맑은 고딕" w:eastAsia="맑은 고딕" w:hAnsi="맑은 고딕" w:cs="맑은 고딕"/>
          <w:sz w:val="24"/>
          <w:szCs w:val="24"/>
        </w:rPr>
        <w:t>[Use Case 1-1:</w:t>
      </w:r>
      <w:ins w:id="1689" w:author="고광표" w:date="2018-04-17T03:29:00Z">
        <w:r>
          <w:rPr>
            <w:rFonts w:ascii="맑은 고딕" w:eastAsia="맑은 고딕" w:hAnsi="맑은 고딕" w:cs="맑은 고딕"/>
            <w:sz w:val="24"/>
            <w:szCs w:val="24"/>
          </w:rPr>
          <w:t xml:space="preserve"> </w:t>
        </w:r>
      </w:ins>
      <w:r>
        <w:rPr>
          <w:rFonts w:ascii="맑은 고딕" w:eastAsia="맑은 고딕" w:hAnsi="맑은 고딕" w:cs="맑은 고딕"/>
          <w:sz w:val="24"/>
          <w:szCs w:val="24"/>
        </w:rPr>
        <w:t>봉사 시간 승인하기]</w:t>
      </w:r>
    </w:p>
    <w:p w14:paraId="11C367F9" w14:textId="14EFB246" w:rsidR="00426ED1" w:rsidRDefault="00426ED1">
      <w:pPr>
        <w:pStyle w:val="aa"/>
        <w:keepNext/>
        <w:rPr>
          <w:ins w:id="1690" w:author="고광표" w:date="2018-04-19T18:51:00Z"/>
        </w:rPr>
        <w:pPrChange w:id="1691" w:author="고광표" w:date="2018-04-19T18:51:00Z">
          <w:pPr/>
        </w:pPrChange>
      </w:pPr>
      <w:bookmarkStart w:id="1692" w:name="_Toc512193239"/>
      <w:ins w:id="1693" w:author="고광표" w:date="2018-04-19T18:51:00Z">
        <w:r>
          <w:t xml:space="preserve">Table </w:t>
        </w:r>
        <w:r>
          <w:fldChar w:fldCharType="begin"/>
        </w:r>
        <w:r>
          <w:instrText xml:space="preserve"> SEQ Table \* ARABIC </w:instrText>
        </w:r>
      </w:ins>
      <w:r>
        <w:fldChar w:fldCharType="separate"/>
      </w:r>
      <w:ins w:id="1694" w:author="고광표" w:date="2018-04-19T19:08:00Z">
        <w:r w:rsidR="004E1911">
          <w:rPr>
            <w:noProof/>
          </w:rPr>
          <w:t>1</w:t>
        </w:r>
      </w:ins>
      <w:ins w:id="1695" w:author="고광표" w:date="2018-04-19T18:51:00Z">
        <w:r>
          <w:fldChar w:fldCharType="end"/>
        </w:r>
        <w:r>
          <w:t>. Use Case 1-1</w:t>
        </w:r>
        <w:bookmarkEnd w:id="1692"/>
      </w:ins>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497855" w14:paraId="47C2E655" w14:textId="77777777" w:rsidTr="00497855">
        <w:tc>
          <w:tcPr>
            <w:tcW w:w="9029" w:type="dxa"/>
            <w:shd w:val="clear" w:color="auto" w:fill="auto"/>
            <w:tcMar>
              <w:top w:w="100" w:type="dxa"/>
              <w:left w:w="100" w:type="dxa"/>
              <w:bottom w:w="100" w:type="dxa"/>
              <w:right w:w="100" w:type="dxa"/>
            </w:tcMar>
          </w:tcPr>
          <w:p w14:paraId="3F4727A1"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Text description: 관리자는 봉사 시간을 승인할지 결정한다.</w:t>
            </w:r>
          </w:p>
          <w:p w14:paraId="27C82F98"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Precondition: 관리자는 로그인되어 있다.</w:t>
            </w:r>
          </w:p>
          <w:p w14:paraId="45D6A778"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Primary actor: 관리자</w:t>
            </w:r>
          </w:p>
          <w:p w14:paraId="56E38AD9"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Success Main Scenario:</w:t>
            </w:r>
          </w:p>
          <w:p w14:paraId="72528204" w14:textId="77777777" w:rsidR="00497855" w:rsidRDefault="00497855">
            <w:pPr>
              <w:numPr>
                <w:ilvl w:val="0"/>
                <w:numId w:val="18"/>
              </w:numPr>
              <w:spacing w:line="360" w:lineRule="auto"/>
              <w:contextualSpacing/>
              <w:jc w:val="both"/>
              <w:rPr>
                <w:rFonts w:ascii="맑은 고딕" w:eastAsia="맑은 고딕" w:hAnsi="맑은 고딕" w:cs="맑은 고딕"/>
              </w:rPr>
              <w:pPrChange w:id="1696" w:author="고광표" w:date="2018-04-17T04:07:00Z">
                <w:pPr>
                  <w:numPr>
                    <w:numId w:val="23"/>
                  </w:numPr>
                  <w:tabs>
                    <w:tab w:val="num" w:pos="360"/>
                    <w:tab w:val="num" w:pos="720"/>
                  </w:tabs>
                  <w:spacing w:line="360" w:lineRule="auto"/>
                  <w:ind w:left="720" w:hanging="720"/>
                  <w:contextualSpacing/>
                  <w:jc w:val="both"/>
                </w:pPr>
              </w:pPrChange>
            </w:pPr>
            <w:r>
              <w:rPr>
                <w:rFonts w:ascii="맑은 고딕" w:eastAsia="맑은 고딕" w:hAnsi="맑은 고딕" w:cs="맑은 고딕"/>
              </w:rPr>
              <w:lastRenderedPageBreak/>
              <w:t>관리자는 봉사 시간 승인 대기 리스트를 본다.</w:t>
            </w:r>
          </w:p>
          <w:p w14:paraId="6252D5D4" w14:textId="77777777" w:rsidR="00497855" w:rsidRDefault="00497855">
            <w:pPr>
              <w:numPr>
                <w:ilvl w:val="0"/>
                <w:numId w:val="18"/>
              </w:numPr>
              <w:spacing w:line="360" w:lineRule="auto"/>
              <w:contextualSpacing/>
              <w:jc w:val="both"/>
              <w:rPr>
                <w:rFonts w:ascii="맑은 고딕" w:eastAsia="맑은 고딕" w:hAnsi="맑은 고딕" w:cs="맑은 고딕"/>
              </w:rPr>
              <w:pPrChange w:id="1697" w:author="고광표" w:date="2018-04-17T04:07:00Z">
                <w:pPr>
                  <w:numPr>
                    <w:numId w:val="23"/>
                  </w:numPr>
                  <w:tabs>
                    <w:tab w:val="num" w:pos="360"/>
                    <w:tab w:val="num" w:pos="720"/>
                  </w:tabs>
                  <w:spacing w:line="360" w:lineRule="auto"/>
                  <w:ind w:left="720" w:hanging="720"/>
                  <w:contextualSpacing/>
                  <w:jc w:val="both"/>
                </w:pPr>
              </w:pPrChange>
            </w:pPr>
            <w:r>
              <w:rPr>
                <w:rFonts w:ascii="맑은 고딕" w:eastAsia="맑은 고딕" w:hAnsi="맑은 고딕" w:cs="맑은 고딕"/>
              </w:rPr>
              <w:t>관리자는 리스트의 각 봉사 피드백을 읽는다.</w:t>
            </w:r>
          </w:p>
          <w:p w14:paraId="1EE201F4" w14:textId="77777777" w:rsidR="00497855" w:rsidRDefault="00497855">
            <w:pPr>
              <w:numPr>
                <w:ilvl w:val="0"/>
                <w:numId w:val="18"/>
              </w:numPr>
              <w:spacing w:line="360" w:lineRule="auto"/>
              <w:contextualSpacing/>
              <w:jc w:val="both"/>
              <w:rPr>
                <w:rFonts w:ascii="맑은 고딕" w:eastAsia="맑은 고딕" w:hAnsi="맑은 고딕" w:cs="맑은 고딕"/>
              </w:rPr>
              <w:pPrChange w:id="1698" w:author="고광표" w:date="2018-04-17T04:07:00Z">
                <w:pPr>
                  <w:numPr>
                    <w:numId w:val="23"/>
                  </w:numPr>
                  <w:tabs>
                    <w:tab w:val="num" w:pos="360"/>
                    <w:tab w:val="num" w:pos="720"/>
                  </w:tabs>
                  <w:spacing w:line="360" w:lineRule="auto"/>
                  <w:ind w:left="720" w:hanging="720"/>
                  <w:contextualSpacing/>
                  <w:jc w:val="both"/>
                </w:pPr>
              </w:pPrChange>
            </w:pPr>
            <w:r>
              <w:rPr>
                <w:rFonts w:ascii="맑은 고딕" w:eastAsia="맑은 고딕" w:hAnsi="맑은 고딕" w:cs="맑은 고딕"/>
              </w:rPr>
              <w:t>관리자는 봉사 시간을 승인 할지 결정한다.</w:t>
            </w:r>
          </w:p>
          <w:p w14:paraId="5F71C29C" w14:textId="77777777" w:rsidR="00497855" w:rsidRDefault="00497855" w:rsidP="00497855">
            <w:pPr>
              <w:spacing w:line="360" w:lineRule="auto"/>
              <w:jc w:val="both"/>
              <w:rPr>
                <w:rFonts w:ascii="맑은 고딕" w:eastAsia="맑은 고딕" w:hAnsi="맑은 고딕" w:cs="맑은 고딕"/>
              </w:rPr>
            </w:pPr>
          </w:p>
          <w:p w14:paraId="2A43B3C3"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Extensions:</w:t>
            </w:r>
          </w:p>
          <w:p w14:paraId="0254188F"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1a. 관리자가 봉사 시간 승인 대기 리스트를 다시 받고 싶을 경우</w:t>
            </w:r>
          </w:p>
          <w:p w14:paraId="6F3EDBD2"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ab/>
              <w:t>1. 관리자는 “새로고침” 버튼을 누른다.</w:t>
            </w:r>
          </w:p>
          <w:p w14:paraId="5983F822"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ab/>
              <w:t>2. System은 관리자에게 최신의 봉사 시간 승인 대기 리스트를 보여준다.</w:t>
            </w:r>
          </w:p>
          <w:p w14:paraId="36D31009" w14:textId="77777777" w:rsidR="00497855" w:rsidRDefault="00497855" w:rsidP="00497855">
            <w:pPr>
              <w:spacing w:line="360" w:lineRule="auto"/>
              <w:jc w:val="both"/>
              <w:rPr>
                <w:rFonts w:ascii="맑은 고딕" w:eastAsia="맑은 고딕" w:hAnsi="맑은 고딕" w:cs="맑은 고딕"/>
              </w:rPr>
            </w:pPr>
          </w:p>
          <w:p w14:paraId="5A1B0162"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2a.  리스트에서 한 봉사에 대하여 더 자세한 정보를 보고 싶은 경우</w:t>
            </w:r>
          </w:p>
          <w:p w14:paraId="5910FDD1" w14:textId="77777777" w:rsidR="00497855" w:rsidRDefault="00497855" w:rsidP="00497855">
            <w:pPr>
              <w:spacing w:line="360" w:lineRule="auto"/>
              <w:ind w:firstLine="720"/>
              <w:jc w:val="both"/>
              <w:rPr>
                <w:rFonts w:ascii="맑은 고딕" w:eastAsia="맑은 고딕" w:hAnsi="맑은 고딕" w:cs="맑은 고딕"/>
              </w:rPr>
            </w:pPr>
            <w:r>
              <w:rPr>
                <w:rFonts w:ascii="맑은 고딕" w:eastAsia="맑은 고딕" w:hAnsi="맑은 고딕" w:cs="맑은 고딕"/>
              </w:rPr>
              <w:t>1. 관리자는 “봉사 상세 정보” 버튼을 누른다.</w:t>
            </w:r>
          </w:p>
          <w:p w14:paraId="7BE6265F" w14:textId="77777777" w:rsidR="00497855" w:rsidRDefault="00497855" w:rsidP="00497855">
            <w:pPr>
              <w:spacing w:line="360" w:lineRule="auto"/>
              <w:ind w:firstLine="720"/>
              <w:jc w:val="both"/>
              <w:rPr>
                <w:rFonts w:ascii="맑은 고딕" w:eastAsia="맑은 고딕" w:hAnsi="맑은 고딕" w:cs="맑은 고딕"/>
              </w:rPr>
            </w:pPr>
            <w:r>
              <w:rPr>
                <w:rFonts w:ascii="맑은 고딕" w:eastAsia="맑은 고딕" w:hAnsi="맑은 고딕" w:cs="맑은 고딕"/>
              </w:rPr>
              <w:t>2. System은 그 봉사의 상세 정보를 팝업창으로 띄워 준다.</w:t>
            </w:r>
          </w:p>
          <w:p w14:paraId="475AF67C" w14:textId="77777777" w:rsidR="00497855" w:rsidRDefault="00497855" w:rsidP="00497855">
            <w:pPr>
              <w:spacing w:line="360" w:lineRule="auto"/>
              <w:jc w:val="both"/>
              <w:rPr>
                <w:rFonts w:ascii="맑은 고딕" w:eastAsia="맑은 고딕" w:hAnsi="맑은 고딕" w:cs="맑은 고딕"/>
              </w:rPr>
            </w:pPr>
          </w:p>
          <w:p w14:paraId="07AEC326"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3a. “봉사 시간 승인” 버튼을 눌렀을 경우</w:t>
            </w:r>
          </w:p>
          <w:p w14:paraId="568142F3"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ab/>
              <w:t>1. System은 “봉사 승인 되었습니다” 알림창을 띄운다.</w:t>
            </w:r>
          </w:p>
          <w:p w14:paraId="37F23C52"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ab/>
              <w:t>2. System은 유저의 봉사 시간을 업데이트한다.</w:t>
            </w:r>
          </w:p>
          <w:p w14:paraId="6300D9AC" w14:textId="77777777" w:rsidR="00497855" w:rsidRDefault="00497855" w:rsidP="00497855">
            <w:pPr>
              <w:spacing w:line="360" w:lineRule="auto"/>
              <w:jc w:val="both"/>
              <w:rPr>
                <w:rFonts w:ascii="맑은 고딕" w:eastAsia="맑은 고딕" w:hAnsi="맑은 고딕" w:cs="맑은 고딕"/>
              </w:rPr>
            </w:pPr>
          </w:p>
          <w:p w14:paraId="32AB8B0E"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3.b. “봉사 시간 거부” 버튼을 눌렀을 경우</w:t>
            </w:r>
          </w:p>
          <w:p w14:paraId="7A025D51" w14:textId="77777777" w:rsidR="00497855" w:rsidRDefault="00497855" w:rsidP="00497855">
            <w:pPr>
              <w:spacing w:line="360" w:lineRule="auto"/>
              <w:jc w:val="both"/>
              <w:rPr>
                <w:rFonts w:ascii="맑은 고딕" w:eastAsia="맑은 고딕" w:hAnsi="맑은 고딕" w:cs="맑은 고딕"/>
                <w:sz w:val="24"/>
                <w:szCs w:val="24"/>
              </w:rPr>
            </w:pPr>
            <w:r>
              <w:rPr>
                <w:rFonts w:ascii="맑은 고딕" w:eastAsia="맑은 고딕" w:hAnsi="맑은 고딕" w:cs="맑은 고딕"/>
              </w:rPr>
              <w:tab/>
              <w:t>1. System은 유저에게 “봉사 시간이 승인되지 않았습니다” 알림을 보낸다.</w:t>
            </w:r>
          </w:p>
        </w:tc>
      </w:tr>
    </w:tbl>
    <w:p w14:paraId="1B0B391A" w14:textId="77777777" w:rsidR="00497855" w:rsidRDefault="00497855" w:rsidP="00497855">
      <w:pPr>
        <w:spacing w:line="360" w:lineRule="auto"/>
        <w:jc w:val="both"/>
        <w:rPr>
          <w:rFonts w:ascii="맑은 고딕" w:eastAsia="맑은 고딕" w:hAnsi="맑은 고딕" w:cs="맑은 고딕"/>
          <w:sz w:val="24"/>
          <w:szCs w:val="24"/>
        </w:rPr>
      </w:pPr>
    </w:p>
    <w:p w14:paraId="189A5557" w14:textId="77777777" w:rsidR="00497855" w:rsidRDefault="00497855" w:rsidP="00497855">
      <w:pPr>
        <w:spacing w:line="360" w:lineRule="auto"/>
        <w:jc w:val="both"/>
        <w:rPr>
          <w:rFonts w:ascii="맑은 고딕" w:eastAsia="맑은 고딕" w:hAnsi="맑은 고딕" w:cs="맑은 고딕"/>
          <w:sz w:val="24"/>
          <w:szCs w:val="24"/>
        </w:rPr>
      </w:pPr>
    </w:p>
    <w:p w14:paraId="73C8BB9A" w14:textId="77777777" w:rsidR="00497855" w:rsidRDefault="00497855" w:rsidP="00497855">
      <w:pPr>
        <w:spacing w:line="360" w:lineRule="auto"/>
        <w:jc w:val="both"/>
        <w:rPr>
          <w:rFonts w:ascii="맑은 고딕" w:eastAsia="맑은 고딕" w:hAnsi="맑은 고딕" w:cs="맑은 고딕"/>
          <w:sz w:val="24"/>
          <w:szCs w:val="24"/>
        </w:rPr>
      </w:pPr>
      <w:r>
        <w:rPr>
          <w:rFonts w:ascii="맑은 고딕" w:eastAsia="맑은 고딕" w:hAnsi="맑은 고딕" w:cs="맑은 고딕"/>
          <w:sz w:val="24"/>
          <w:szCs w:val="24"/>
        </w:rPr>
        <w:t>[Use Case 1-2: 유저 조회하기]</w:t>
      </w:r>
    </w:p>
    <w:p w14:paraId="40952F13" w14:textId="41D87A44" w:rsidR="00426ED1" w:rsidRDefault="00426ED1">
      <w:pPr>
        <w:pStyle w:val="aa"/>
        <w:keepNext/>
        <w:rPr>
          <w:ins w:id="1699" w:author="고광표" w:date="2018-04-19T18:53:00Z"/>
        </w:rPr>
        <w:pPrChange w:id="1700" w:author="고광표" w:date="2018-04-19T18:53:00Z">
          <w:pPr/>
        </w:pPrChange>
      </w:pPr>
      <w:bookmarkStart w:id="1701" w:name="_Toc512193240"/>
      <w:ins w:id="1702" w:author="고광표" w:date="2018-04-19T18:53:00Z">
        <w:r>
          <w:t xml:space="preserve">Table </w:t>
        </w:r>
        <w:r>
          <w:fldChar w:fldCharType="begin"/>
        </w:r>
        <w:r>
          <w:instrText xml:space="preserve"> SEQ Table \* ARABIC </w:instrText>
        </w:r>
      </w:ins>
      <w:r>
        <w:fldChar w:fldCharType="separate"/>
      </w:r>
      <w:ins w:id="1703" w:author="고광표" w:date="2018-04-19T19:08:00Z">
        <w:r w:rsidR="004E1911">
          <w:rPr>
            <w:noProof/>
          </w:rPr>
          <w:t>2</w:t>
        </w:r>
      </w:ins>
      <w:ins w:id="1704" w:author="고광표" w:date="2018-04-19T18:53:00Z">
        <w:r>
          <w:fldChar w:fldCharType="end"/>
        </w:r>
        <w:r>
          <w:t>. Use Case 1-2</w:t>
        </w:r>
        <w:bookmarkEnd w:id="1701"/>
      </w:ins>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497855" w14:paraId="39DEEA0F" w14:textId="77777777" w:rsidTr="00497855">
        <w:tc>
          <w:tcPr>
            <w:tcW w:w="9029" w:type="dxa"/>
            <w:shd w:val="clear" w:color="auto" w:fill="auto"/>
            <w:tcMar>
              <w:top w:w="100" w:type="dxa"/>
              <w:left w:w="100" w:type="dxa"/>
              <w:bottom w:w="100" w:type="dxa"/>
              <w:right w:w="100" w:type="dxa"/>
            </w:tcMar>
          </w:tcPr>
          <w:p w14:paraId="76D1EA58"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Text description: 관리자는 유저를 조회한다.</w:t>
            </w:r>
          </w:p>
          <w:p w14:paraId="6E182548"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Precondition: 관리자는 로그인되어 있다.</w:t>
            </w:r>
          </w:p>
          <w:p w14:paraId="2F5B29FA"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lastRenderedPageBreak/>
              <w:t>Primary actor: 관리자</w:t>
            </w:r>
          </w:p>
          <w:p w14:paraId="5766282C"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Success Main Scenario:</w:t>
            </w:r>
          </w:p>
          <w:p w14:paraId="051FFD59" w14:textId="77777777" w:rsidR="00497855" w:rsidRDefault="00497855">
            <w:pPr>
              <w:numPr>
                <w:ilvl w:val="0"/>
                <w:numId w:val="3"/>
              </w:numPr>
              <w:spacing w:line="360" w:lineRule="auto"/>
              <w:contextualSpacing/>
              <w:jc w:val="both"/>
              <w:rPr>
                <w:rFonts w:ascii="맑은 고딕" w:eastAsia="맑은 고딕" w:hAnsi="맑은 고딕" w:cs="맑은 고딕"/>
              </w:rPr>
              <w:pPrChange w:id="1705" w:author="고광표" w:date="2018-04-17T04:07:00Z">
                <w:pPr>
                  <w:numPr>
                    <w:numId w:val="24"/>
                  </w:numPr>
                  <w:tabs>
                    <w:tab w:val="num" w:pos="360"/>
                    <w:tab w:val="num" w:pos="720"/>
                  </w:tabs>
                  <w:spacing w:line="360" w:lineRule="auto"/>
                  <w:ind w:left="720" w:hanging="720"/>
                  <w:contextualSpacing/>
                  <w:jc w:val="both"/>
                </w:pPr>
              </w:pPrChange>
            </w:pPr>
            <w:r>
              <w:rPr>
                <w:rFonts w:ascii="맑은 고딕" w:eastAsia="맑은 고딕" w:hAnsi="맑은 고딕" w:cs="맑은 고딕"/>
              </w:rPr>
              <w:t>관리자는 유저 리스트를 본다.</w:t>
            </w:r>
          </w:p>
          <w:p w14:paraId="3746FF3F" w14:textId="77777777" w:rsidR="00497855" w:rsidRDefault="00497855">
            <w:pPr>
              <w:numPr>
                <w:ilvl w:val="0"/>
                <w:numId w:val="3"/>
              </w:numPr>
              <w:spacing w:line="360" w:lineRule="auto"/>
              <w:contextualSpacing/>
              <w:jc w:val="both"/>
              <w:rPr>
                <w:rFonts w:ascii="맑은 고딕" w:eastAsia="맑은 고딕" w:hAnsi="맑은 고딕" w:cs="맑은 고딕"/>
              </w:rPr>
              <w:pPrChange w:id="1706" w:author="고광표" w:date="2018-04-17T04:07:00Z">
                <w:pPr>
                  <w:numPr>
                    <w:numId w:val="24"/>
                  </w:numPr>
                  <w:tabs>
                    <w:tab w:val="num" w:pos="360"/>
                    <w:tab w:val="num" w:pos="720"/>
                  </w:tabs>
                  <w:spacing w:line="360" w:lineRule="auto"/>
                  <w:ind w:left="720" w:hanging="720"/>
                  <w:contextualSpacing/>
                  <w:jc w:val="both"/>
                </w:pPr>
              </w:pPrChange>
            </w:pPr>
            <w:r>
              <w:rPr>
                <w:rFonts w:ascii="맑은 고딕" w:eastAsia="맑은 고딕" w:hAnsi="맑은 고딕" w:cs="맑은 고딕"/>
              </w:rPr>
              <w:t>관리자는 유저 리스트에서 관심 유저를 조회한다.</w:t>
            </w:r>
          </w:p>
          <w:p w14:paraId="39BAEB67" w14:textId="77777777" w:rsidR="00497855" w:rsidRDefault="00497855" w:rsidP="00497855">
            <w:pPr>
              <w:spacing w:line="360" w:lineRule="auto"/>
              <w:jc w:val="both"/>
              <w:rPr>
                <w:rFonts w:ascii="맑은 고딕" w:eastAsia="맑은 고딕" w:hAnsi="맑은 고딕" w:cs="맑은 고딕"/>
              </w:rPr>
            </w:pPr>
          </w:p>
          <w:p w14:paraId="52E5AE40"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Extensions:</w:t>
            </w:r>
          </w:p>
          <w:p w14:paraId="505AB34D"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1a. 관리자가 봉사 시간 승인 대기 리스트를 다시 받고 싶을 경우</w:t>
            </w:r>
          </w:p>
          <w:p w14:paraId="429D79F3"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ab/>
              <w:t>1. 관리자는 “새로고침” 버튼을 누른다.</w:t>
            </w:r>
          </w:p>
          <w:p w14:paraId="2E5C251D"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ab/>
              <w:t xml:space="preserve">2. System은 관리자에게 최신의 봉사 시간 승인 대기 리스트를 보여준다. </w:t>
            </w:r>
          </w:p>
          <w:p w14:paraId="2008881A" w14:textId="77777777" w:rsidR="00497855" w:rsidRDefault="00497855" w:rsidP="00497855">
            <w:pPr>
              <w:spacing w:line="360" w:lineRule="auto"/>
              <w:jc w:val="both"/>
              <w:rPr>
                <w:rFonts w:ascii="맑은 고딕" w:eastAsia="맑은 고딕" w:hAnsi="맑은 고딕" w:cs="맑은 고딕"/>
              </w:rPr>
            </w:pPr>
          </w:p>
          <w:p w14:paraId="025A1AA0"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2.a. 관리자가 유저의 상세 정보를 조회하고 싶은 경우</w:t>
            </w:r>
          </w:p>
          <w:p w14:paraId="55BC230C"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ab/>
              <w:t>1. 관리자는 “유저 상세 정보” 버튼을 누른다.</w:t>
            </w:r>
          </w:p>
          <w:p w14:paraId="2D9962AC" w14:textId="77777777" w:rsidR="00497855" w:rsidRDefault="00497855" w:rsidP="00497855">
            <w:pPr>
              <w:spacing w:line="360" w:lineRule="auto"/>
              <w:ind w:firstLine="720"/>
              <w:jc w:val="both"/>
              <w:rPr>
                <w:rFonts w:ascii="맑은 고딕" w:eastAsia="맑은 고딕" w:hAnsi="맑은 고딕" w:cs="맑은 고딕"/>
              </w:rPr>
            </w:pPr>
            <w:r>
              <w:rPr>
                <w:rFonts w:ascii="맑은 고딕" w:eastAsia="맑은 고딕" w:hAnsi="맑은 고딕" w:cs="맑은 고딕"/>
              </w:rPr>
              <w:t>2. System은 그 유저의 상세 정보를 팝업창으로 띄워 준다.</w:t>
            </w:r>
          </w:p>
          <w:p w14:paraId="706B2CC2" w14:textId="77777777" w:rsidR="00497855" w:rsidRDefault="00497855" w:rsidP="00497855">
            <w:pPr>
              <w:spacing w:line="360" w:lineRule="auto"/>
              <w:ind w:firstLine="720"/>
              <w:jc w:val="both"/>
              <w:rPr>
                <w:rFonts w:ascii="맑은 고딕" w:eastAsia="맑은 고딕" w:hAnsi="맑은 고딕" w:cs="맑은 고딕"/>
              </w:rPr>
            </w:pPr>
          </w:p>
          <w:p w14:paraId="5AA10B3B"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2.b. 관리자가 관심 유저를 찾고 싶은 경우</w:t>
            </w:r>
          </w:p>
          <w:p w14:paraId="6F38C0E7"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ab/>
              <w:t>1. 관리자는 “유저 검색” 버튼을 누른다.</w:t>
            </w:r>
          </w:p>
          <w:p w14:paraId="6F4D6263"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ab/>
              <w:t>2. 관리자는 유저의 정보를 입력한다.</w:t>
            </w:r>
          </w:p>
          <w:p w14:paraId="06C47591" w14:textId="77777777" w:rsidR="00497855" w:rsidRDefault="00497855" w:rsidP="00497855">
            <w:pPr>
              <w:spacing w:line="360" w:lineRule="auto"/>
              <w:jc w:val="both"/>
              <w:rPr>
                <w:rFonts w:ascii="맑은 고딕" w:eastAsia="맑은 고딕" w:hAnsi="맑은 고딕" w:cs="맑은 고딕"/>
                <w:sz w:val="24"/>
                <w:szCs w:val="24"/>
              </w:rPr>
            </w:pPr>
            <w:r>
              <w:rPr>
                <w:rFonts w:ascii="맑은 고딕" w:eastAsia="맑은 고딕" w:hAnsi="맑은 고딕" w:cs="맑은 고딕"/>
              </w:rPr>
              <w:tab/>
              <w:t>3. System은 관심 유저를 보여준다.</w:t>
            </w:r>
          </w:p>
        </w:tc>
      </w:tr>
    </w:tbl>
    <w:p w14:paraId="37C605A3" w14:textId="77777777" w:rsidR="00497855" w:rsidDel="00784F04" w:rsidRDefault="00497855" w:rsidP="00497855">
      <w:pPr>
        <w:spacing w:line="360" w:lineRule="auto"/>
        <w:jc w:val="both"/>
        <w:rPr>
          <w:del w:id="1707" w:author="고광표" w:date="2018-04-17T04:23:00Z"/>
          <w:rFonts w:ascii="맑은 고딕" w:eastAsia="맑은 고딕" w:hAnsi="맑은 고딕" w:cs="맑은 고딕"/>
          <w:sz w:val="24"/>
          <w:szCs w:val="24"/>
        </w:rPr>
      </w:pPr>
    </w:p>
    <w:p w14:paraId="42D2FCEE" w14:textId="77777777" w:rsidR="00497855" w:rsidRDefault="00497855" w:rsidP="00497855">
      <w:pPr>
        <w:spacing w:line="360" w:lineRule="auto"/>
        <w:jc w:val="both"/>
        <w:rPr>
          <w:rFonts w:ascii="맑은 고딕" w:eastAsia="맑은 고딕" w:hAnsi="맑은 고딕" w:cs="맑은 고딕"/>
          <w:sz w:val="24"/>
          <w:szCs w:val="24"/>
        </w:rPr>
      </w:pPr>
    </w:p>
    <w:p w14:paraId="333E1193" w14:textId="77777777" w:rsidR="00497855" w:rsidRDefault="00497855" w:rsidP="00497855">
      <w:pPr>
        <w:spacing w:line="360" w:lineRule="auto"/>
        <w:jc w:val="both"/>
        <w:rPr>
          <w:rFonts w:ascii="맑은 고딕" w:eastAsia="맑은 고딕" w:hAnsi="맑은 고딕" w:cs="맑은 고딕"/>
          <w:sz w:val="24"/>
          <w:szCs w:val="24"/>
        </w:rPr>
      </w:pPr>
      <w:r>
        <w:rPr>
          <w:rFonts w:ascii="맑은 고딕" w:eastAsia="맑은 고딕" w:hAnsi="맑은 고딕" w:cs="맑은 고딕"/>
          <w:sz w:val="24"/>
          <w:szCs w:val="24"/>
        </w:rPr>
        <w:t>[Use Case 1-3: 피드백 기반 유저 관리하기]</w:t>
      </w:r>
    </w:p>
    <w:p w14:paraId="64CBCF39" w14:textId="112555A7" w:rsidR="00426ED1" w:rsidRDefault="00426ED1">
      <w:pPr>
        <w:pStyle w:val="aa"/>
        <w:keepNext/>
        <w:rPr>
          <w:ins w:id="1708" w:author="고광표" w:date="2018-04-19T18:54:00Z"/>
        </w:rPr>
        <w:pPrChange w:id="1709" w:author="고광표" w:date="2018-04-19T18:54:00Z">
          <w:pPr/>
        </w:pPrChange>
      </w:pPr>
      <w:bookmarkStart w:id="1710" w:name="_Toc512193241"/>
      <w:ins w:id="1711" w:author="고광표" w:date="2018-04-19T18:54:00Z">
        <w:r>
          <w:t xml:space="preserve">Table </w:t>
        </w:r>
        <w:r>
          <w:fldChar w:fldCharType="begin"/>
        </w:r>
        <w:r>
          <w:instrText xml:space="preserve"> SEQ Table \* ARABIC </w:instrText>
        </w:r>
      </w:ins>
      <w:r>
        <w:fldChar w:fldCharType="separate"/>
      </w:r>
      <w:ins w:id="1712" w:author="고광표" w:date="2018-04-19T19:08:00Z">
        <w:r w:rsidR="004E1911">
          <w:rPr>
            <w:noProof/>
          </w:rPr>
          <w:t>3</w:t>
        </w:r>
      </w:ins>
      <w:ins w:id="1713" w:author="고광표" w:date="2018-04-19T18:54:00Z">
        <w:r>
          <w:fldChar w:fldCharType="end"/>
        </w:r>
        <w:r>
          <w:t>. Use Case 1-3</w:t>
        </w:r>
        <w:bookmarkEnd w:id="1710"/>
      </w:ins>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497855" w14:paraId="29249247" w14:textId="77777777" w:rsidTr="00497855">
        <w:tc>
          <w:tcPr>
            <w:tcW w:w="9029" w:type="dxa"/>
            <w:shd w:val="clear" w:color="auto" w:fill="auto"/>
            <w:tcMar>
              <w:top w:w="100" w:type="dxa"/>
              <w:left w:w="100" w:type="dxa"/>
              <w:bottom w:w="100" w:type="dxa"/>
              <w:right w:w="100" w:type="dxa"/>
            </w:tcMar>
          </w:tcPr>
          <w:p w14:paraId="6F350972"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Text description: 관리자는 유저들의 피드백을 보고 유저를 관리한다.</w:t>
            </w:r>
          </w:p>
          <w:p w14:paraId="60B83A78"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Precondition: 관리자는 로그인되어 있다.</w:t>
            </w:r>
          </w:p>
          <w:p w14:paraId="16A808B4"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Primary actor: 관리자</w:t>
            </w:r>
          </w:p>
          <w:p w14:paraId="4762A593"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Success Main Scenario:</w:t>
            </w:r>
          </w:p>
          <w:p w14:paraId="2E76DD7B" w14:textId="77777777" w:rsidR="00497855" w:rsidRDefault="00497855">
            <w:pPr>
              <w:numPr>
                <w:ilvl w:val="0"/>
                <w:numId w:val="17"/>
              </w:numPr>
              <w:spacing w:line="360" w:lineRule="auto"/>
              <w:contextualSpacing/>
              <w:jc w:val="both"/>
              <w:rPr>
                <w:rFonts w:ascii="맑은 고딕" w:eastAsia="맑은 고딕" w:hAnsi="맑은 고딕" w:cs="맑은 고딕"/>
              </w:rPr>
              <w:pPrChange w:id="1714" w:author="고광표" w:date="2018-04-17T04:07:00Z">
                <w:pPr>
                  <w:numPr>
                    <w:numId w:val="25"/>
                  </w:numPr>
                  <w:tabs>
                    <w:tab w:val="num" w:pos="360"/>
                    <w:tab w:val="num" w:pos="720"/>
                  </w:tabs>
                  <w:spacing w:line="360" w:lineRule="auto"/>
                  <w:ind w:left="720" w:hanging="720"/>
                  <w:contextualSpacing/>
                  <w:jc w:val="both"/>
                </w:pPr>
              </w:pPrChange>
            </w:pPr>
            <w:r>
              <w:rPr>
                <w:rFonts w:ascii="맑은 고딕" w:eastAsia="맑은 고딕" w:hAnsi="맑은 고딕" w:cs="맑은 고딕"/>
              </w:rPr>
              <w:lastRenderedPageBreak/>
              <w:t>시스템은 유저들의 피드백 리스트를 출력한다.</w:t>
            </w:r>
          </w:p>
          <w:p w14:paraId="211B92CC" w14:textId="77777777" w:rsidR="00497855" w:rsidRDefault="00497855">
            <w:pPr>
              <w:numPr>
                <w:ilvl w:val="0"/>
                <w:numId w:val="17"/>
              </w:numPr>
              <w:spacing w:line="360" w:lineRule="auto"/>
              <w:contextualSpacing/>
              <w:jc w:val="both"/>
              <w:rPr>
                <w:rFonts w:ascii="맑은 고딕" w:eastAsia="맑은 고딕" w:hAnsi="맑은 고딕" w:cs="맑은 고딕"/>
              </w:rPr>
              <w:pPrChange w:id="1715" w:author="고광표" w:date="2018-04-17T04:07:00Z">
                <w:pPr>
                  <w:numPr>
                    <w:numId w:val="25"/>
                  </w:numPr>
                  <w:tabs>
                    <w:tab w:val="num" w:pos="360"/>
                    <w:tab w:val="num" w:pos="720"/>
                  </w:tabs>
                  <w:spacing w:line="360" w:lineRule="auto"/>
                  <w:ind w:left="720" w:hanging="720"/>
                  <w:contextualSpacing/>
                  <w:jc w:val="both"/>
                </w:pPr>
              </w:pPrChange>
            </w:pPr>
            <w:r>
              <w:rPr>
                <w:rFonts w:ascii="맑은 고딕" w:eastAsia="맑은 고딕" w:hAnsi="맑은 고딕" w:cs="맑은 고딕"/>
              </w:rPr>
              <w:t>관리자는 유저들의 피드백 리스트를 보고 유저들을 관리한다.</w:t>
            </w:r>
          </w:p>
          <w:p w14:paraId="39DB7127"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Extensions:</w:t>
            </w:r>
          </w:p>
          <w:p w14:paraId="3290C53A"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1a. 관리자가 봉사 시간 승인 대기 리스트를 다시 받고 싶을 경우</w:t>
            </w:r>
          </w:p>
          <w:p w14:paraId="76EB16A9"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ab/>
              <w:t>1. 관리자는 “새로고침” 버튼을 누른다.</w:t>
            </w:r>
          </w:p>
          <w:p w14:paraId="33D1545F"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sz w:val="24"/>
                <w:szCs w:val="24"/>
              </w:rPr>
              <w:tab/>
            </w:r>
            <w:r>
              <w:rPr>
                <w:rFonts w:ascii="맑은 고딕" w:eastAsia="맑은 고딕" w:hAnsi="맑은 고딕" w:cs="맑은 고딕"/>
              </w:rPr>
              <w:t xml:space="preserve">2. System은 관리자에게 최신의 유저들의 피드백 리스트를 보여준다. </w:t>
            </w:r>
          </w:p>
          <w:p w14:paraId="009E8779" w14:textId="77777777" w:rsidR="00497855" w:rsidRDefault="00497855" w:rsidP="00497855">
            <w:pPr>
              <w:spacing w:line="360" w:lineRule="auto"/>
              <w:jc w:val="both"/>
              <w:rPr>
                <w:rFonts w:ascii="맑은 고딕" w:eastAsia="맑은 고딕" w:hAnsi="맑은 고딕" w:cs="맑은 고딕"/>
              </w:rPr>
            </w:pPr>
          </w:p>
          <w:p w14:paraId="5CBFE0F5"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1.b 관리자가 특정 유저를 조회하고 싶은 경우</w:t>
            </w:r>
          </w:p>
          <w:p w14:paraId="4825F317" w14:textId="77777777" w:rsidR="00497855" w:rsidRDefault="00497855">
            <w:pPr>
              <w:numPr>
                <w:ilvl w:val="0"/>
                <w:numId w:val="21"/>
              </w:numPr>
              <w:spacing w:line="360" w:lineRule="auto"/>
              <w:contextualSpacing/>
              <w:jc w:val="both"/>
              <w:rPr>
                <w:rFonts w:ascii="맑은 고딕" w:eastAsia="맑은 고딕" w:hAnsi="맑은 고딕" w:cs="맑은 고딕"/>
              </w:rPr>
              <w:pPrChange w:id="1716" w:author="고광표" w:date="2018-04-17T04:07:00Z">
                <w:pPr>
                  <w:numPr>
                    <w:numId w:val="26"/>
                  </w:numPr>
                  <w:tabs>
                    <w:tab w:val="num" w:pos="360"/>
                    <w:tab w:val="num" w:pos="720"/>
                  </w:tabs>
                  <w:spacing w:line="360" w:lineRule="auto"/>
                  <w:ind w:left="720" w:hanging="720"/>
                  <w:contextualSpacing/>
                  <w:jc w:val="both"/>
                </w:pPr>
              </w:pPrChange>
            </w:pPr>
            <w:r>
              <w:rPr>
                <w:rFonts w:ascii="맑은 고딕" w:eastAsia="맑은 고딕" w:hAnsi="맑은 고딕" w:cs="맑은 고딕"/>
              </w:rPr>
              <w:t>관리자는 “검색” 버튼을 누른다.</w:t>
            </w:r>
          </w:p>
          <w:p w14:paraId="72EBA7B9" w14:textId="77777777" w:rsidR="00497855" w:rsidRDefault="00497855">
            <w:pPr>
              <w:numPr>
                <w:ilvl w:val="0"/>
                <w:numId w:val="21"/>
              </w:numPr>
              <w:spacing w:line="360" w:lineRule="auto"/>
              <w:contextualSpacing/>
              <w:jc w:val="both"/>
              <w:rPr>
                <w:rFonts w:ascii="맑은 고딕" w:eastAsia="맑은 고딕" w:hAnsi="맑은 고딕" w:cs="맑은 고딕"/>
              </w:rPr>
              <w:pPrChange w:id="1717" w:author="고광표" w:date="2018-04-17T04:07:00Z">
                <w:pPr>
                  <w:numPr>
                    <w:numId w:val="26"/>
                  </w:numPr>
                  <w:tabs>
                    <w:tab w:val="num" w:pos="360"/>
                    <w:tab w:val="num" w:pos="720"/>
                  </w:tabs>
                  <w:spacing w:line="360" w:lineRule="auto"/>
                  <w:ind w:left="720" w:hanging="720"/>
                  <w:contextualSpacing/>
                  <w:jc w:val="both"/>
                </w:pPr>
              </w:pPrChange>
            </w:pPr>
            <w:r>
              <w:rPr>
                <w:rFonts w:ascii="맑은 고딕" w:eastAsia="맑은 고딕" w:hAnsi="맑은 고딕" w:cs="맑은 고딕"/>
              </w:rPr>
              <w:t>관리자는 특정 유저의 정보를 입력한다.</w:t>
            </w:r>
          </w:p>
          <w:p w14:paraId="558E5366" w14:textId="77777777" w:rsidR="00497855" w:rsidRDefault="00497855">
            <w:pPr>
              <w:numPr>
                <w:ilvl w:val="0"/>
                <w:numId w:val="21"/>
              </w:numPr>
              <w:spacing w:line="360" w:lineRule="auto"/>
              <w:contextualSpacing/>
              <w:jc w:val="both"/>
              <w:rPr>
                <w:rFonts w:ascii="맑은 고딕" w:eastAsia="맑은 고딕" w:hAnsi="맑은 고딕" w:cs="맑은 고딕"/>
              </w:rPr>
              <w:pPrChange w:id="1718" w:author="고광표" w:date="2018-04-17T04:07:00Z">
                <w:pPr>
                  <w:numPr>
                    <w:numId w:val="26"/>
                  </w:numPr>
                  <w:tabs>
                    <w:tab w:val="num" w:pos="360"/>
                    <w:tab w:val="num" w:pos="720"/>
                  </w:tabs>
                  <w:spacing w:line="360" w:lineRule="auto"/>
                  <w:ind w:left="720" w:hanging="720"/>
                  <w:contextualSpacing/>
                  <w:jc w:val="both"/>
                </w:pPr>
              </w:pPrChange>
            </w:pPr>
            <w:r>
              <w:rPr>
                <w:rFonts w:ascii="맑은 고딕" w:eastAsia="맑은 고딕" w:hAnsi="맑은 고딕" w:cs="맑은 고딕"/>
              </w:rPr>
              <w:t>System은 그 정보에 맞는 유저를 찾아 유저를 출력한다.</w:t>
            </w:r>
          </w:p>
          <w:p w14:paraId="50225F2C" w14:textId="77777777" w:rsidR="00497855" w:rsidRDefault="00497855" w:rsidP="00497855">
            <w:pPr>
              <w:spacing w:line="360" w:lineRule="auto"/>
              <w:jc w:val="both"/>
              <w:rPr>
                <w:rFonts w:ascii="맑은 고딕" w:eastAsia="맑은 고딕" w:hAnsi="맑은 고딕" w:cs="맑은 고딕"/>
              </w:rPr>
            </w:pPr>
          </w:p>
          <w:p w14:paraId="51AA0322"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2.a. 관리자가 유저의 상세 정보를 조회하고 싶은 경우</w:t>
            </w:r>
          </w:p>
          <w:p w14:paraId="02471BA1"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ab/>
              <w:t>1. 관리자는 “유저 피드백 상세 정보” 버튼을 누른다.</w:t>
            </w:r>
          </w:p>
          <w:p w14:paraId="7CFB8EA8" w14:textId="77777777" w:rsidR="00497855" w:rsidRDefault="00497855" w:rsidP="00497855">
            <w:pPr>
              <w:spacing w:line="360" w:lineRule="auto"/>
              <w:ind w:firstLine="720"/>
              <w:jc w:val="both"/>
              <w:rPr>
                <w:rFonts w:ascii="맑은 고딕" w:eastAsia="맑은 고딕" w:hAnsi="맑은 고딕" w:cs="맑은 고딕"/>
              </w:rPr>
            </w:pPr>
            <w:r>
              <w:rPr>
                <w:rFonts w:ascii="맑은 고딕" w:eastAsia="맑은 고딕" w:hAnsi="맑은 고딕" w:cs="맑은 고딕"/>
              </w:rPr>
              <w:t>2. System은 그 유저의 피드백 상세 정보를 팝업창으로 띄워 준다.</w:t>
            </w:r>
          </w:p>
          <w:p w14:paraId="599CB273" w14:textId="77777777" w:rsidR="00497855" w:rsidRDefault="00497855" w:rsidP="00497855">
            <w:pPr>
              <w:spacing w:line="360" w:lineRule="auto"/>
              <w:ind w:firstLine="720"/>
              <w:jc w:val="both"/>
              <w:rPr>
                <w:rFonts w:ascii="맑은 고딕" w:eastAsia="맑은 고딕" w:hAnsi="맑은 고딕" w:cs="맑은 고딕"/>
              </w:rPr>
            </w:pPr>
          </w:p>
          <w:p w14:paraId="6B76DA70"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2.b. 관리자가 피드백이 안좋은 유저를 중지시키고 싶은 경우</w:t>
            </w:r>
          </w:p>
          <w:p w14:paraId="49A6F3C5"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ab/>
              <w:t>1. 관리자는 리스트의 유저에 “서비스 중지” 버튼을 누른다.</w:t>
            </w:r>
          </w:p>
          <w:p w14:paraId="24E2BACA" w14:textId="77777777" w:rsidR="00497855" w:rsidRDefault="00497855" w:rsidP="00497855">
            <w:pPr>
              <w:spacing w:line="360" w:lineRule="auto"/>
              <w:jc w:val="both"/>
              <w:rPr>
                <w:rFonts w:ascii="맑은 고딕" w:eastAsia="맑은 고딕" w:hAnsi="맑은 고딕" w:cs="맑은 고딕"/>
                <w:sz w:val="24"/>
                <w:szCs w:val="24"/>
              </w:rPr>
            </w:pPr>
            <w:r>
              <w:rPr>
                <w:rFonts w:ascii="맑은 고딕" w:eastAsia="맑은 고딕" w:hAnsi="맑은 고딕" w:cs="맑은 고딕"/>
              </w:rPr>
              <w:tab/>
              <w:t>2. System은 그 유저를 제거한다.</w:t>
            </w:r>
          </w:p>
        </w:tc>
      </w:tr>
    </w:tbl>
    <w:p w14:paraId="7B0C7ECA" w14:textId="77777777" w:rsidR="00497855" w:rsidRDefault="00497855" w:rsidP="00497855">
      <w:pPr>
        <w:spacing w:line="360" w:lineRule="auto"/>
        <w:jc w:val="both"/>
        <w:rPr>
          <w:rFonts w:ascii="맑은 고딕" w:eastAsia="맑은 고딕" w:hAnsi="맑은 고딕" w:cs="맑은 고딕"/>
          <w:sz w:val="24"/>
          <w:szCs w:val="24"/>
        </w:rPr>
      </w:pPr>
    </w:p>
    <w:p w14:paraId="2968F2C9" w14:textId="5F6432DF" w:rsidR="00497855" w:rsidDel="00784F04" w:rsidRDefault="00497855" w:rsidP="00497855">
      <w:pPr>
        <w:spacing w:line="360" w:lineRule="auto"/>
        <w:jc w:val="both"/>
        <w:rPr>
          <w:del w:id="1719" w:author="고광표" w:date="2018-04-17T04:23:00Z"/>
          <w:rFonts w:ascii="맑은 고딕" w:eastAsia="맑은 고딕" w:hAnsi="맑은 고딕" w:cs="맑은 고딕"/>
          <w:sz w:val="24"/>
          <w:szCs w:val="24"/>
        </w:rPr>
      </w:pPr>
      <w:r>
        <w:rPr>
          <w:rFonts w:ascii="맑은 고딕" w:eastAsia="맑은 고딕" w:hAnsi="맑은 고딕" w:cs="맑은 고딕"/>
          <w:sz w:val="24"/>
          <w:szCs w:val="24"/>
        </w:rPr>
        <w:t>☐ 2. 장애인 시나리오</w:t>
      </w:r>
    </w:p>
    <w:p w14:paraId="3A36D5F9" w14:textId="77777777" w:rsidR="00497855" w:rsidRDefault="00497855" w:rsidP="00497855">
      <w:pPr>
        <w:spacing w:line="360" w:lineRule="auto"/>
        <w:jc w:val="both"/>
        <w:rPr>
          <w:rFonts w:ascii="맑은 고딕" w:eastAsia="맑은 고딕" w:hAnsi="맑은 고딕" w:cs="맑은 고딕"/>
          <w:sz w:val="24"/>
          <w:szCs w:val="24"/>
        </w:rPr>
      </w:pPr>
    </w:p>
    <w:p w14:paraId="64BB79D6" w14:textId="0B59C429" w:rsidR="00497855" w:rsidRDefault="00497855" w:rsidP="00497855">
      <w:pPr>
        <w:spacing w:line="360" w:lineRule="auto"/>
        <w:jc w:val="both"/>
        <w:rPr>
          <w:rFonts w:ascii="맑은 고딕" w:eastAsia="맑은 고딕" w:hAnsi="맑은 고딕" w:cs="맑은 고딕"/>
          <w:sz w:val="24"/>
          <w:szCs w:val="24"/>
        </w:rPr>
      </w:pPr>
      <w:r>
        <w:rPr>
          <w:rFonts w:ascii="맑은 고딕" w:eastAsia="맑은 고딕" w:hAnsi="맑은 고딕" w:cs="맑은 고딕"/>
          <w:sz w:val="24"/>
          <w:szCs w:val="24"/>
        </w:rPr>
        <w:t>[Use Case 2-1:</w:t>
      </w:r>
      <w:ins w:id="1720" w:author="고광표" w:date="2018-04-17T03:29:00Z">
        <w:r>
          <w:rPr>
            <w:rFonts w:ascii="맑은 고딕" w:eastAsia="맑은 고딕" w:hAnsi="맑은 고딕" w:cs="맑은 고딕"/>
            <w:sz w:val="24"/>
            <w:szCs w:val="24"/>
          </w:rPr>
          <w:t xml:space="preserve"> </w:t>
        </w:r>
      </w:ins>
      <w:r>
        <w:rPr>
          <w:rFonts w:ascii="맑은 고딕" w:eastAsia="맑은 고딕" w:hAnsi="맑은 고딕" w:cs="맑은 고딕"/>
          <w:sz w:val="24"/>
          <w:szCs w:val="24"/>
        </w:rPr>
        <w:t xml:space="preserve">도움신청하기] </w:t>
      </w:r>
    </w:p>
    <w:p w14:paraId="7A9311F4" w14:textId="43DEE49D" w:rsidR="00426ED1" w:rsidRDefault="00426ED1">
      <w:pPr>
        <w:pStyle w:val="aa"/>
        <w:keepNext/>
        <w:rPr>
          <w:ins w:id="1721" w:author="고광표" w:date="2018-04-19T18:54:00Z"/>
        </w:rPr>
        <w:pPrChange w:id="1722" w:author="고광표" w:date="2018-04-19T18:54:00Z">
          <w:pPr/>
        </w:pPrChange>
      </w:pPr>
      <w:bookmarkStart w:id="1723" w:name="_Toc512193242"/>
      <w:ins w:id="1724" w:author="고광표" w:date="2018-04-19T18:54:00Z">
        <w:r>
          <w:t xml:space="preserve">Table </w:t>
        </w:r>
        <w:r>
          <w:fldChar w:fldCharType="begin"/>
        </w:r>
        <w:r>
          <w:instrText xml:space="preserve"> SEQ Table \* ARABIC </w:instrText>
        </w:r>
      </w:ins>
      <w:r>
        <w:fldChar w:fldCharType="separate"/>
      </w:r>
      <w:ins w:id="1725" w:author="고광표" w:date="2018-04-19T19:08:00Z">
        <w:r w:rsidR="004E1911">
          <w:rPr>
            <w:noProof/>
          </w:rPr>
          <w:t>4</w:t>
        </w:r>
      </w:ins>
      <w:ins w:id="1726" w:author="고광표" w:date="2018-04-19T18:54:00Z">
        <w:r>
          <w:fldChar w:fldCharType="end"/>
        </w:r>
        <w:r>
          <w:t>. Use Case 2-1</w:t>
        </w:r>
        <w:bookmarkEnd w:id="1723"/>
      </w:ins>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497855" w14:paraId="19CF5924" w14:textId="77777777" w:rsidTr="00497855">
        <w:tc>
          <w:tcPr>
            <w:tcW w:w="9029" w:type="dxa"/>
            <w:shd w:val="clear" w:color="auto" w:fill="auto"/>
            <w:tcMar>
              <w:top w:w="100" w:type="dxa"/>
              <w:left w:w="100" w:type="dxa"/>
              <w:bottom w:w="100" w:type="dxa"/>
              <w:right w:w="100" w:type="dxa"/>
            </w:tcMar>
          </w:tcPr>
          <w:p w14:paraId="073DF26B"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Text description: 장애인은 봉사를 등록한다.</w:t>
            </w:r>
          </w:p>
          <w:p w14:paraId="6E89A705"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Precondition: 장애인은 로그인되어 있다.</w:t>
            </w:r>
          </w:p>
          <w:p w14:paraId="31D954D7"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lastRenderedPageBreak/>
              <w:t>Primary actor: 장애인 및 노약자</w:t>
            </w:r>
          </w:p>
          <w:p w14:paraId="799896D7"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Success Main Scenario:</w:t>
            </w:r>
          </w:p>
          <w:p w14:paraId="6DDFB508" w14:textId="77777777" w:rsidR="00497855" w:rsidRDefault="00497855">
            <w:pPr>
              <w:numPr>
                <w:ilvl w:val="0"/>
                <w:numId w:val="7"/>
              </w:numPr>
              <w:spacing w:line="360" w:lineRule="auto"/>
              <w:contextualSpacing/>
              <w:jc w:val="both"/>
              <w:rPr>
                <w:rFonts w:ascii="맑은 고딕" w:eastAsia="맑은 고딕" w:hAnsi="맑은 고딕" w:cs="맑은 고딕"/>
              </w:rPr>
              <w:pPrChange w:id="1727" w:author="고광표" w:date="2018-04-17T04:07:00Z">
                <w:pPr>
                  <w:numPr>
                    <w:numId w:val="27"/>
                  </w:numPr>
                  <w:tabs>
                    <w:tab w:val="num" w:pos="360"/>
                    <w:tab w:val="num" w:pos="720"/>
                  </w:tabs>
                  <w:spacing w:line="360" w:lineRule="auto"/>
                  <w:ind w:left="720" w:hanging="720"/>
                  <w:contextualSpacing/>
                  <w:jc w:val="both"/>
                </w:pPr>
              </w:pPrChange>
            </w:pPr>
            <w:r>
              <w:rPr>
                <w:rFonts w:ascii="맑은 고딕" w:eastAsia="맑은 고딕" w:hAnsi="맑은 고딕" w:cs="맑은 고딕"/>
              </w:rPr>
              <w:t>장애인은 “도움 받으실 건가요?”와 “도움 주실 건가요?” 버튼 중 “도움 받으실 건가요?” 버튼을 누른다.</w:t>
            </w:r>
          </w:p>
          <w:p w14:paraId="3A30E8B8" w14:textId="77777777" w:rsidR="00497855" w:rsidRDefault="00497855">
            <w:pPr>
              <w:numPr>
                <w:ilvl w:val="0"/>
                <w:numId w:val="7"/>
              </w:numPr>
              <w:spacing w:line="360" w:lineRule="auto"/>
              <w:contextualSpacing/>
              <w:jc w:val="both"/>
              <w:rPr>
                <w:rFonts w:ascii="맑은 고딕" w:eastAsia="맑은 고딕" w:hAnsi="맑은 고딕" w:cs="맑은 고딕"/>
              </w:rPr>
              <w:pPrChange w:id="1728" w:author="고광표" w:date="2018-04-17T04:07:00Z">
                <w:pPr>
                  <w:numPr>
                    <w:numId w:val="27"/>
                  </w:numPr>
                  <w:tabs>
                    <w:tab w:val="num" w:pos="360"/>
                    <w:tab w:val="num" w:pos="720"/>
                  </w:tabs>
                  <w:spacing w:line="360" w:lineRule="auto"/>
                  <w:ind w:left="720" w:hanging="720"/>
                  <w:contextualSpacing/>
                  <w:jc w:val="both"/>
                </w:pPr>
              </w:pPrChange>
            </w:pPr>
            <w:r>
              <w:rPr>
                <w:rFonts w:ascii="맑은 고딕" w:eastAsia="맑은 고딕" w:hAnsi="맑은 고딕" w:cs="맑은 고딕"/>
              </w:rPr>
              <w:t>장애인은 “도움 신청” 버튼을 누른다.</w:t>
            </w:r>
          </w:p>
          <w:p w14:paraId="015CBB95" w14:textId="77777777" w:rsidR="00497855" w:rsidRDefault="00497855">
            <w:pPr>
              <w:numPr>
                <w:ilvl w:val="0"/>
                <w:numId w:val="7"/>
              </w:numPr>
              <w:spacing w:line="360" w:lineRule="auto"/>
              <w:contextualSpacing/>
              <w:jc w:val="both"/>
              <w:rPr>
                <w:rFonts w:ascii="맑은 고딕" w:eastAsia="맑은 고딕" w:hAnsi="맑은 고딕" w:cs="맑은 고딕"/>
              </w:rPr>
              <w:pPrChange w:id="1729" w:author="고광표" w:date="2018-04-17T04:07:00Z">
                <w:pPr>
                  <w:numPr>
                    <w:numId w:val="27"/>
                  </w:numPr>
                  <w:tabs>
                    <w:tab w:val="num" w:pos="360"/>
                    <w:tab w:val="num" w:pos="720"/>
                  </w:tabs>
                  <w:spacing w:line="360" w:lineRule="auto"/>
                  <w:ind w:left="720" w:hanging="720"/>
                  <w:contextualSpacing/>
                  <w:jc w:val="both"/>
                </w:pPr>
              </w:pPrChange>
            </w:pPr>
            <w:r>
              <w:rPr>
                <w:rFonts w:ascii="맑은 고딕" w:eastAsia="맑은 고딕" w:hAnsi="맑은 고딕" w:cs="맑은 고딕"/>
              </w:rPr>
              <w:t>System은 장애인에게 “위치, 도움의 종류, 예상 소요 시간, 기타 요청사항”을 요구한다.</w:t>
            </w:r>
          </w:p>
          <w:p w14:paraId="5D94E359" w14:textId="77777777" w:rsidR="00497855" w:rsidRDefault="00497855">
            <w:pPr>
              <w:numPr>
                <w:ilvl w:val="0"/>
                <w:numId w:val="7"/>
              </w:numPr>
              <w:spacing w:line="360" w:lineRule="auto"/>
              <w:contextualSpacing/>
              <w:jc w:val="both"/>
              <w:rPr>
                <w:rFonts w:ascii="맑은 고딕" w:eastAsia="맑은 고딕" w:hAnsi="맑은 고딕" w:cs="맑은 고딕"/>
              </w:rPr>
              <w:pPrChange w:id="1730" w:author="고광표" w:date="2018-04-17T04:07:00Z">
                <w:pPr>
                  <w:numPr>
                    <w:numId w:val="27"/>
                  </w:numPr>
                  <w:tabs>
                    <w:tab w:val="num" w:pos="360"/>
                    <w:tab w:val="num" w:pos="720"/>
                  </w:tabs>
                  <w:spacing w:line="360" w:lineRule="auto"/>
                  <w:ind w:left="720" w:hanging="720"/>
                  <w:contextualSpacing/>
                  <w:jc w:val="both"/>
                </w:pPr>
              </w:pPrChange>
            </w:pPr>
            <w:r>
              <w:rPr>
                <w:rFonts w:ascii="맑은 고딕" w:eastAsia="맑은 고딕" w:hAnsi="맑은 고딕" w:cs="맑은 고딕"/>
              </w:rPr>
              <w:t>장애인은 “위치, 도움의 종류, 예상 소요 시간, 기타 요청사항”을 기재하고 “확인”버튼을 누른다.</w:t>
            </w:r>
          </w:p>
          <w:p w14:paraId="33E2AB38" w14:textId="77777777" w:rsidR="00497855" w:rsidRDefault="00497855">
            <w:pPr>
              <w:numPr>
                <w:ilvl w:val="0"/>
                <w:numId w:val="7"/>
              </w:numPr>
              <w:spacing w:line="360" w:lineRule="auto"/>
              <w:contextualSpacing/>
              <w:jc w:val="both"/>
              <w:rPr>
                <w:rFonts w:ascii="맑은 고딕" w:eastAsia="맑은 고딕" w:hAnsi="맑은 고딕" w:cs="맑은 고딕"/>
              </w:rPr>
              <w:pPrChange w:id="1731" w:author="고광표" w:date="2018-04-17T04:07:00Z">
                <w:pPr>
                  <w:numPr>
                    <w:numId w:val="27"/>
                  </w:numPr>
                  <w:tabs>
                    <w:tab w:val="num" w:pos="360"/>
                    <w:tab w:val="num" w:pos="720"/>
                  </w:tabs>
                  <w:spacing w:line="360" w:lineRule="auto"/>
                  <w:ind w:left="720" w:hanging="720"/>
                  <w:contextualSpacing/>
                  <w:jc w:val="both"/>
                </w:pPr>
              </w:pPrChange>
            </w:pPr>
            <w:r>
              <w:rPr>
                <w:rFonts w:ascii="맑은 고딕" w:eastAsia="맑은 고딕" w:hAnsi="맑은 고딕" w:cs="맑은 고딕"/>
              </w:rPr>
              <w:t>System은 주변에 있는 자원봉사자에게 새로운 봉사가 등록되었다는 알림을 보내고 봉사 리스트에 해당 봉사를 추가한다.</w:t>
            </w:r>
          </w:p>
        </w:tc>
      </w:tr>
    </w:tbl>
    <w:p w14:paraId="429B6CBB" w14:textId="77777777" w:rsidR="00497855" w:rsidDel="00784F04" w:rsidRDefault="00497855" w:rsidP="00497855">
      <w:pPr>
        <w:spacing w:line="360" w:lineRule="auto"/>
        <w:jc w:val="both"/>
        <w:rPr>
          <w:del w:id="1732" w:author="고광표" w:date="2018-04-17T04:23:00Z"/>
          <w:rFonts w:ascii="맑은 고딕" w:eastAsia="맑은 고딕" w:hAnsi="맑은 고딕" w:cs="맑은 고딕"/>
          <w:sz w:val="24"/>
          <w:szCs w:val="24"/>
        </w:rPr>
      </w:pPr>
    </w:p>
    <w:p w14:paraId="5FA713AE" w14:textId="77777777" w:rsidR="00497855" w:rsidRDefault="00497855" w:rsidP="00497855">
      <w:pPr>
        <w:spacing w:line="360" w:lineRule="auto"/>
        <w:jc w:val="both"/>
        <w:rPr>
          <w:rFonts w:ascii="맑은 고딕" w:eastAsia="맑은 고딕" w:hAnsi="맑은 고딕" w:cs="맑은 고딕"/>
          <w:sz w:val="24"/>
          <w:szCs w:val="24"/>
        </w:rPr>
      </w:pPr>
    </w:p>
    <w:p w14:paraId="27AADA92" w14:textId="0DC70A47" w:rsidR="00497855" w:rsidRDefault="00497855" w:rsidP="00497855">
      <w:pPr>
        <w:spacing w:line="360" w:lineRule="auto"/>
        <w:jc w:val="both"/>
        <w:rPr>
          <w:rFonts w:ascii="맑은 고딕" w:eastAsia="맑은 고딕" w:hAnsi="맑은 고딕" w:cs="맑은 고딕"/>
          <w:sz w:val="24"/>
          <w:szCs w:val="24"/>
        </w:rPr>
      </w:pPr>
      <w:r>
        <w:rPr>
          <w:rFonts w:ascii="맑은 고딕" w:eastAsia="맑은 고딕" w:hAnsi="맑은 고딕" w:cs="맑은 고딕"/>
          <w:sz w:val="24"/>
          <w:szCs w:val="24"/>
        </w:rPr>
        <w:t>[Use Case 2-2:</w:t>
      </w:r>
      <w:ins w:id="1733" w:author="고광표" w:date="2018-04-17T03:29:00Z">
        <w:r>
          <w:rPr>
            <w:rFonts w:ascii="맑은 고딕" w:eastAsia="맑은 고딕" w:hAnsi="맑은 고딕" w:cs="맑은 고딕"/>
            <w:sz w:val="24"/>
            <w:szCs w:val="24"/>
          </w:rPr>
          <w:t xml:space="preserve"> </w:t>
        </w:r>
      </w:ins>
      <w:r>
        <w:rPr>
          <w:rFonts w:ascii="맑은 고딕" w:eastAsia="맑은 고딕" w:hAnsi="맑은 고딕" w:cs="맑은 고딕"/>
          <w:sz w:val="24"/>
          <w:szCs w:val="24"/>
        </w:rPr>
        <w:t xml:space="preserve">도움수락하기] </w:t>
      </w:r>
    </w:p>
    <w:p w14:paraId="79F714ED" w14:textId="198AEB20" w:rsidR="00426ED1" w:rsidRDefault="00426ED1">
      <w:pPr>
        <w:pStyle w:val="aa"/>
        <w:keepNext/>
        <w:rPr>
          <w:ins w:id="1734" w:author="고광표" w:date="2018-04-19T18:54:00Z"/>
        </w:rPr>
        <w:pPrChange w:id="1735" w:author="고광표" w:date="2018-04-19T18:54:00Z">
          <w:pPr/>
        </w:pPrChange>
      </w:pPr>
      <w:bookmarkStart w:id="1736" w:name="_Toc512193243"/>
      <w:ins w:id="1737" w:author="고광표" w:date="2018-04-19T18:54:00Z">
        <w:r>
          <w:t xml:space="preserve">Table </w:t>
        </w:r>
        <w:r>
          <w:fldChar w:fldCharType="begin"/>
        </w:r>
        <w:r>
          <w:instrText xml:space="preserve"> SEQ Table \* ARABIC </w:instrText>
        </w:r>
      </w:ins>
      <w:r>
        <w:fldChar w:fldCharType="separate"/>
      </w:r>
      <w:ins w:id="1738" w:author="고광표" w:date="2018-04-19T19:08:00Z">
        <w:r w:rsidR="004E1911">
          <w:rPr>
            <w:noProof/>
          </w:rPr>
          <w:t>5</w:t>
        </w:r>
      </w:ins>
      <w:ins w:id="1739" w:author="고광표" w:date="2018-04-19T18:54:00Z">
        <w:r>
          <w:fldChar w:fldCharType="end"/>
        </w:r>
        <w:r>
          <w:t>. Use Case 2-2</w:t>
        </w:r>
        <w:bookmarkEnd w:id="1736"/>
      </w:ins>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497855" w14:paraId="468AD69D" w14:textId="77777777" w:rsidTr="00497855">
        <w:tc>
          <w:tcPr>
            <w:tcW w:w="9029" w:type="dxa"/>
            <w:shd w:val="clear" w:color="auto" w:fill="auto"/>
            <w:tcMar>
              <w:top w:w="100" w:type="dxa"/>
              <w:left w:w="100" w:type="dxa"/>
              <w:bottom w:w="100" w:type="dxa"/>
              <w:right w:w="100" w:type="dxa"/>
            </w:tcMar>
          </w:tcPr>
          <w:p w14:paraId="608FDD24"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Text description: 장애인은 자원봉사자가 자원한 봉사를 수락한다.</w:t>
            </w:r>
          </w:p>
          <w:p w14:paraId="0A23A092"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Precondition: 장애인이 등록한 봉사에 자원봉사자로부터 봉사자원이 들어와 장애인에게 알림이 와있다.</w:t>
            </w:r>
          </w:p>
          <w:p w14:paraId="13D3C97F"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Primary actor: 장애인 및 노약자</w:t>
            </w:r>
          </w:p>
          <w:p w14:paraId="3EE5D96A"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Success Main Scenario:</w:t>
            </w:r>
          </w:p>
          <w:p w14:paraId="12D28DE7" w14:textId="77777777" w:rsidR="00497855" w:rsidRDefault="00497855">
            <w:pPr>
              <w:numPr>
                <w:ilvl w:val="0"/>
                <w:numId w:val="8"/>
              </w:numPr>
              <w:spacing w:line="360" w:lineRule="auto"/>
              <w:contextualSpacing/>
              <w:jc w:val="both"/>
              <w:rPr>
                <w:rFonts w:ascii="맑은 고딕" w:eastAsia="맑은 고딕" w:hAnsi="맑은 고딕" w:cs="맑은 고딕"/>
              </w:rPr>
              <w:pPrChange w:id="1740" w:author="고광표" w:date="2018-04-17T04:07:00Z">
                <w:pPr>
                  <w:numPr>
                    <w:numId w:val="28"/>
                  </w:numPr>
                  <w:tabs>
                    <w:tab w:val="num" w:pos="360"/>
                    <w:tab w:val="num" w:pos="720"/>
                  </w:tabs>
                  <w:spacing w:line="360" w:lineRule="auto"/>
                  <w:ind w:left="720" w:hanging="720"/>
                  <w:contextualSpacing/>
                  <w:jc w:val="both"/>
                </w:pPr>
              </w:pPrChange>
            </w:pPr>
            <w:r>
              <w:rPr>
                <w:rFonts w:ascii="맑은 고딕" w:eastAsia="맑은 고딕" w:hAnsi="맑은 고딕" w:cs="맑은 고딕"/>
              </w:rPr>
              <w:t>장애인은 봉사에 자원한 자원봉사자의 정보를 확인하고 “승인” 버튼을 누른다.</w:t>
            </w:r>
          </w:p>
          <w:p w14:paraId="329A9AF4" w14:textId="77777777" w:rsidR="00497855" w:rsidRDefault="00497855">
            <w:pPr>
              <w:numPr>
                <w:ilvl w:val="0"/>
                <w:numId w:val="8"/>
              </w:numPr>
              <w:spacing w:line="360" w:lineRule="auto"/>
              <w:contextualSpacing/>
              <w:jc w:val="both"/>
              <w:rPr>
                <w:rFonts w:ascii="맑은 고딕" w:eastAsia="맑은 고딕" w:hAnsi="맑은 고딕" w:cs="맑은 고딕"/>
              </w:rPr>
              <w:pPrChange w:id="1741" w:author="고광표" w:date="2018-04-17T04:07:00Z">
                <w:pPr>
                  <w:numPr>
                    <w:numId w:val="28"/>
                  </w:numPr>
                  <w:tabs>
                    <w:tab w:val="num" w:pos="360"/>
                    <w:tab w:val="num" w:pos="720"/>
                  </w:tabs>
                  <w:spacing w:line="360" w:lineRule="auto"/>
                  <w:ind w:left="720" w:hanging="720"/>
                  <w:contextualSpacing/>
                  <w:jc w:val="both"/>
                </w:pPr>
              </w:pPrChange>
            </w:pPr>
            <w:r>
              <w:rPr>
                <w:rFonts w:ascii="맑은 고딕" w:eastAsia="맑은 고딕" w:hAnsi="맑은 고딕" w:cs="맑은 고딕"/>
              </w:rPr>
              <w:t>System은 자원봉사자에게 도움 수락 여부를 알리고 장애인과 자원봉사자의 현재 상태 정보와 봉사 리스트를 업데이트한다.</w:t>
            </w:r>
          </w:p>
          <w:p w14:paraId="703759C8" w14:textId="77777777" w:rsidR="00497855" w:rsidRDefault="00497855" w:rsidP="00497855">
            <w:pPr>
              <w:spacing w:line="360" w:lineRule="auto"/>
              <w:jc w:val="both"/>
              <w:rPr>
                <w:rFonts w:ascii="맑은 고딕" w:eastAsia="맑은 고딕" w:hAnsi="맑은 고딕" w:cs="맑은 고딕"/>
              </w:rPr>
            </w:pPr>
          </w:p>
          <w:p w14:paraId="167C3104"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Extensions:</w:t>
            </w:r>
          </w:p>
          <w:p w14:paraId="35711489"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1a. 장애인이 “거부” 버튼을 누르는 경우</w:t>
            </w:r>
          </w:p>
          <w:p w14:paraId="4E2D9A72"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ab/>
              <w:t>1 System은 자원봉사자에게 거부 알림을 보낸다.</w:t>
            </w:r>
          </w:p>
        </w:tc>
      </w:tr>
    </w:tbl>
    <w:p w14:paraId="57581EA6" w14:textId="77777777" w:rsidR="00497855" w:rsidDel="00784F04" w:rsidRDefault="00497855" w:rsidP="00497855">
      <w:pPr>
        <w:spacing w:line="360" w:lineRule="auto"/>
        <w:jc w:val="both"/>
        <w:rPr>
          <w:del w:id="1742" w:author="고광표" w:date="2018-04-17T04:23:00Z"/>
          <w:rFonts w:ascii="맑은 고딕" w:eastAsia="맑은 고딕" w:hAnsi="맑은 고딕" w:cs="맑은 고딕"/>
          <w:sz w:val="24"/>
          <w:szCs w:val="24"/>
        </w:rPr>
      </w:pPr>
      <w:r>
        <w:rPr>
          <w:rFonts w:ascii="맑은 고딕" w:eastAsia="맑은 고딕" w:hAnsi="맑은 고딕" w:cs="맑은 고딕"/>
          <w:sz w:val="24"/>
          <w:szCs w:val="24"/>
        </w:rPr>
        <w:lastRenderedPageBreak/>
        <w:t xml:space="preserve"> </w:t>
      </w:r>
    </w:p>
    <w:p w14:paraId="6A9CA96F" w14:textId="77777777" w:rsidR="00497855" w:rsidRDefault="00497855" w:rsidP="00497855">
      <w:pPr>
        <w:spacing w:line="360" w:lineRule="auto"/>
        <w:jc w:val="both"/>
        <w:rPr>
          <w:rFonts w:ascii="맑은 고딕" w:eastAsia="맑은 고딕" w:hAnsi="맑은 고딕" w:cs="맑은 고딕"/>
          <w:sz w:val="24"/>
          <w:szCs w:val="24"/>
        </w:rPr>
      </w:pPr>
    </w:p>
    <w:p w14:paraId="171CED14" w14:textId="77777777" w:rsidR="00497855" w:rsidDel="00784F04" w:rsidRDefault="00497855" w:rsidP="00497855">
      <w:pPr>
        <w:spacing w:line="360" w:lineRule="auto"/>
        <w:jc w:val="both"/>
        <w:rPr>
          <w:del w:id="1743" w:author="고광표" w:date="2018-04-17T04:23:00Z"/>
          <w:rFonts w:ascii="맑은 고딕" w:eastAsia="맑은 고딕" w:hAnsi="맑은 고딕" w:cs="맑은 고딕"/>
          <w:sz w:val="24"/>
          <w:szCs w:val="24"/>
        </w:rPr>
      </w:pPr>
      <w:r>
        <w:rPr>
          <w:rFonts w:ascii="맑은 고딕" w:eastAsia="맑은 고딕" w:hAnsi="맑은 고딕" w:cs="맑은 고딕"/>
          <w:sz w:val="24"/>
          <w:szCs w:val="24"/>
        </w:rPr>
        <w:t>☐ 3. 자원봉사자 시나리오</w:t>
      </w:r>
    </w:p>
    <w:p w14:paraId="4BBFE55E" w14:textId="77777777" w:rsidR="00497855" w:rsidRDefault="00497855" w:rsidP="00497855">
      <w:pPr>
        <w:spacing w:line="360" w:lineRule="auto"/>
        <w:jc w:val="both"/>
        <w:rPr>
          <w:rFonts w:ascii="맑은 고딕" w:eastAsia="맑은 고딕" w:hAnsi="맑은 고딕" w:cs="맑은 고딕"/>
          <w:sz w:val="24"/>
          <w:szCs w:val="24"/>
        </w:rPr>
      </w:pPr>
    </w:p>
    <w:p w14:paraId="1BCF1D78" w14:textId="27E1EDCE" w:rsidR="00497855" w:rsidRDefault="00497855" w:rsidP="00497855">
      <w:pPr>
        <w:spacing w:line="360" w:lineRule="auto"/>
        <w:jc w:val="both"/>
        <w:rPr>
          <w:rFonts w:ascii="맑은 고딕" w:eastAsia="맑은 고딕" w:hAnsi="맑은 고딕" w:cs="맑은 고딕"/>
          <w:sz w:val="24"/>
          <w:szCs w:val="24"/>
        </w:rPr>
      </w:pPr>
      <w:r>
        <w:rPr>
          <w:rFonts w:ascii="맑은 고딕" w:eastAsia="맑은 고딕" w:hAnsi="맑은 고딕" w:cs="맑은 고딕"/>
          <w:sz w:val="24"/>
          <w:szCs w:val="24"/>
        </w:rPr>
        <w:t>[Use Case 3-1:</w:t>
      </w:r>
      <w:ins w:id="1744" w:author="고광표" w:date="2018-04-17T03:29:00Z">
        <w:r>
          <w:rPr>
            <w:rFonts w:ascii="맑은 고딕" w:eastAsia="맑은 고딕" w:hAnsi="맑은 고딕" w:cs="맑은 고딕"/>
            <w:sz w:val="24"/>
            <w:szCs w:val="24"/>
          </w:rPr>
          <w:t xml:space="preserve"> </w:t>
        </w:r>
      </w:ins>
      <w:r>
        <w:rPr>
          <w:rFonts w:ascii="맑은 고딕" w:eastAsia="맑은 고딕" w:hAnsi="맑은 고딕" w:cs="맑은 고딕"/>
          <w:sz w:val="24"/>
          <w:szCs w:val="24"/>
        </w:rPr>
        <w:t>위치기반 봉사검색하기]</w:t>
      </w:r>
    </w:p>
    <w:p w14:paraId="1184DDE7" w14:textId="0DAA425F" w:rsidR="00426ED1" w:rsidRDefault="00426ED1">
      <w:pPr>
        <w:pStyle w:val="aa"/>
        <w:keepNext/>
        <w:rPr>
          <w:ins w:id="1745" w:author="고광표" w:date="2018-04-19T18:54:00Z"/>
        </w:rPr>
        <w:pPrChange w:id="1746" w:author="고광표" w:date="2018-04-19T18:54:00Z">
          <w:pPr/>
        </w:pPrChange>
      </w:pPr>
      <w:bookmarkStart w:id="1747" w:name="_Toc512193244"/>
      <w:ins w:id="1748" w:author="고광표" w:date="2018-04-19T18:54:00Z">
        <w:r>
          <w:t xml:space="preserve">Table </w:t>
        </w:r>
        <w:r>
          <w:fldChar w:fldCharType="begin"/>
        </w:r>
        <w:r>
          <w:instrText xml:space="preserve"> SEQ Table \* ARABIC </w:instrText>
        </w:r>
      </w:ins>
      <w:r>
        <w:fldChar w:fldCharType="separate"/>
      </w:r>
      <w:ins w:id="1749" w:author="고광표" w:date="2018-04-19T19:08:00Z">
        <w:r w:rsidR="004E1911">
          <w:rPr>
            <w:noProof/>
          </w:rPr>
          <w:t>6</w:t>
        </w:r>
      </w:ins>
      <w:ins w:id="1750" w:author="고광표" w:date="2018-04-19T18:54:00Z">
        <w:r>
          <w:fldChar w:fldCharType="end"/>
        </w:r>
        <w:r>
          <w:t>. Use Case 3-1</w:t>
        </w:r>
        <w:bookmarkEnd w:id="1747"/>
      </w:ins>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497855" w14:paraId="53C3AC9A" w14:textId="77777777" w:rsidTr="00497855">
        <w:tc>
          <w:tcPr>
            <w:tcW w:w="9029" w:type="dxa"/>
            <w:shd w:val="clear" w:color="auto" w:fill="auto"/>
            <w:tcMar>
              <w:top w:w="100" w:type="dxa"/>
              <w:left w:w="100" w:type="dxa"/>
              <w:bottom w:w="100" w:type="dxa"/>
              <w:right w:w="100" w:type="dxa"/>
            </w:tcMar>
          </w:tcPr>
          <w:p w14:paraId="73AA41A8"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Text description: 자원봉사자는 자신의 위치를 기반으로 봉사를 검색한다.</w:t>
            </w:r>
          </w:p>
          <w:p w14:paraId="65A5CBA8"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Precondition: 자원봉사자는 로그인되어 있다.</w:t>
            </w:r>
          </w:p>
          <w:p w14:paraId="2482CF2A"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Primary actor: 자원봉사자</w:t>
            </w:r>
          </w:p>
          <w:p w14:paraId="49523DA6"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Success Main Scenario:</w:t>
            </w:r>
          </w:p>
          <w:p w14:paraId="7313D667" w14:textId="77777777" w:rsidR="00497855" w:rsidRDefault="00497855">
            <w:pPr>
              <w:numPr>
                <w:ilvl w:val="0"/>
                <w:numId w:val="19"/>
              </w:numPr>
              <w:spacing w:line="360" w:lineRule="auto"/>
              <w:contextualSpacing/>
              <w:jc w:val="both"/>
              <w:rPr>
                <w:rFonts w:ascii="맑은 고딕" w:eastAsia="맑은 고딕" w:hAnsi="맑은 고딕" w:cs="맑은 고딕"/>
              </w:rPr>
              <w:pPrChange w:id="1751" w:author="고광표" w:date="2018-04-17T04:07:00Z">
                <w:pPr>
                  <w:numPr>
                    <w:numId w:val="29"/>
                  </w:numPr>
                  <w:tabs>
                    <w:tab w:val="num" w:pos="360"/>
                    <w:tab w:val="num" w:pos="720"/>
                  </w:tabs>
                  <w:spacing w:line="360" w:lineRule="auto"/>
                  <w:ind w:left="720" w:hanging="720"/>
                  <w:contextualSpacing/>
                  <w:jc w:val="both"/>
                </w:pPr>
              </w:pPrChange>
            </w:pPr>
            <w:r>
              <w:rPr>
                <w:rFonts w:ascii="맑은 고딕" w:eastAsia="맑은 고딕" w:hAnsi="맑은 고딕" w:cs="맑은 고딕"/>
              </w:rPr>
              <w:t>자원봉사자는 “도움 받으실 건가요?”와 “도움 주실 건가요?” 버튼 중 “도움  주실  건가요?” 버튼을 누른다.</w:t>
            </w:r>
          </w:p>
          <w:p w14:paraId="5B152A19" w14:textId="77777777" w:rsidR="00497855" w:rsidRDefault="00497855">
            <w:pPr>
              <w:numPr>
                <w:ilvl w:val="0"/>
                <w:numId w:val="19"/>
              </w:numPr>
              <w:spacing w:line="360" w:lineRule="auto"/>
              <w:contextualSpacing/>
              <w:jc w:val="both"/>
              <w:rPr>
                <w:rFonts w:ascii="맑은 고딕" w:eastAsia="맑은 고딕" w:hAnsi="맑은 고딕" w:cs="맑은 고딕"/>
              </w:rPr>
              <w:pPrChange w:id="1752" w:author="고광표" w:date="2018-04-17T04:07:00Z">
                <w:pPr>
                  <w:numPr>
                    <w:numId w:val="29"/>
                  </w:numPr>
                  <w:tabs>
                    <w:tab w:val="num" w:pos="360"/>
                    <w:tab w:val="num" w:pos="720"/>
                  </w:tabs>
                  <w:spacing w:line="360" w:lineRule="auto"/>
                  <w:ind w:left="720" w:hanging="720"/>
                  <w:contextualSpacing/>
                  <w:jc w:val="both"/>
                </w:pPr>
              </w:pPrChange>
            </w:pPr>
            <w:r>
              <w:rPr>
                <w:rFonts w:ascii="맑은 고딕" w:eastAsia="맑은 고딕" w:hAnsi="맑은 고딕" w:cs="맑은 고딕"/>
              </w:rPr>
              <w:t>System은 자원봉사자에게 “매칭 항목”을 보여준다.</w:t>
            </w:r>
          </w:p>
          <w:p w14:paraId="55FCE483" w14:textId="77777777" w:rsidR="00497855" w:rsidRDefault="00497855">
            <w:pPr>
              <w:numPr>
                <w:ilvl w:val="0"/>
                <w:numId w:val="19"/>
              </w:numPr>
              <w:spacing w:line="360" w:lineRule="auto"/>
              <w:contextualSpacing/>
              <w:jc w:val="both"/>
              <w:rPr>
                <w:rFonts w:ascii="맑은 고딕" w:eastAsia="맑은 고딕" w:hAnsi="맑은 고딕" w:cs="맑은 고딕"/>
              </w:rPr>
              <w:pPrChange w:id="1753" w:author="고광표" w:date="2018-04-17T04:07:00Z">
                <w:pPr>
                  <w:numPr>
                    <w:numId w:val="29"/>
                  </w:numPr>
                  <w:tabs>
                    <w:tab w:val="num" w:pos="360"/>
                    <w:tab w:val="num" w:pos="720"/>
                  </w:tabs>
                  <w:spacing w:line="360" w:lineRule="auto"/>
                  <w:ind w:left="720" w:hanging="720"/>
                  <w:contextualSpacing/>
                  <w:jc w:val="both"/>
                </w:pPr>
              </w:pPrChange>
            </w:pPr>
            <w:r>
              <w:rPr>
                <w:rFonts w:ascii="맑은 고딕" w:eastAsia="맑은 고딕" w:hAnsi="맑은 고딕" w:cs="맑은 고딕"/>
              </w:rPr>
              <w:t>자원봉사자는 “위치검색” 버튼을 누른다.</w:t>
            </w:r>
          </w:p>
          <w:p w14:paraId="61D750DA" w14:textId="77777777" w:rsidR="00497855" w:rsidRDefault="00497855">
            <w:pPr>
              <w:numPr>
                <w:ilvl w:val="0"/>
                <w:numId w:val="19"/>
              </w:numPr>
              <w:spacing w:line="360" w:lineRule="auto"/>
              <w:contextualSpacing/>
              <w:jc w:val="both"/>
              <w:rPr>
                <w:rFonts w:ascii="맑은 고딕" w:eastAsia="맑은 고딕" w:hAnsi="맑은 고딕" w:cs="맑은 고딕"/>
              </w:rPr>
              <w:pPrChange w:id="1754" w:author="고광표" w:date="2018-04-17T04:07:00Z">
                <w:pPr>
                  <w:numPr>
                    <w:numId w:val="29"/>
                  </w:numPr>
                  <w:tabs>
                    <w:tab w:val="num" w:pos="360"/>
                    <w:tab w:val="num" w:pos="720"/>
                  </w:tabs>
                  <w:spacing w:line="360" w:lineRule="auto"/>
                  <w:ind w:left="720" w:hanging="720"/>
                  <w:contextualSpacing/>
                  <w:jc w:val="both"/>
                </w:pPr>
              </w:pPrChange>
            </w:pPr>
            <w:r>
              <w:rPr>
                <w:rFonts w:ascii="맑은 고딕" w:eastAsia="맑은 고딕" w:hAnsi="맑은 고딕" w:cs="맑은 고딕"/>
              </w:rPr>
              <w:t>System은 자원봉사자에게 “현재 위치”와 이에 기반한 주변 “봉사 요청 리스트”를 지도상에 표시해준다.</w:t>
            </w:r>
          </w:p>
          <w:p w14:paraId="1C459E2E" w14:textId="77777777" w:rsidR="00497855" w:rsidRDefault="00497855">
            <w:pPr>
              <w:numPr>
                <w:ilvl w:val="0"/>
                <w:numId w:val="19"/>
              </w:numPr>
              <w:spacing w:line="360" w:lineRule="auto"/>
              <w:contextualSpacing/>
              <w:jc w:val="both"/>
              <w:rPr>
                <w:rFonts w:ascii="맑은 고딕" w:eastAsia="맑은 고딕" w:hAnsi="맑은 고딕" w:cs="맑은 고딕"/>
              </w:rPr>
              <w:pPrChange w:id="1755" w:author="고광표" w:date="2018-04-17T04:07:00Z">
                <w:pPr>
                  <w:numPr>
                    <w:numId w:val="29"/>
                  </w:numPr>
                  <w:tabs>
                    <w:tab w:val="num" w:pos="360"/>
                    <w:tab w:val="num" w:pos="720"/>
                  </w:tabs>
                  <w:spacing w:line="360" w:lineRule="auto"/>
                  <w:ind w:left="720" w:hanging="720"/>
                  <w:contextualSpacing/>
                  <w:jc w:val="both"/>
                </w:pPr>
              </w:pPrChange>
            </w:pPr>
            <w:r>
              <w:rPr>
                <w:rFonts w:ascii="맑은 고딕" w:eastAsia="맑은 고딕" w:hAnsi="맑은 고딕" w:cs="맑은 고딕"/>
              </w:rPr>
              <w:t>자원봉사자는 지도상 관심 있는 위치에 자리잡은 버튼을 누른다.</w:t>
            </w:r>
          </w:p>
          <w:p w14:paraId="35D1FC2A" w14:textId="77777777" w:rsidR="00497855" w:rsidRDefault="00497855">
            <w:pPr>
              <w:numPr>
                <w:ilvl w:val="0"/>
                <w:numId w:val="19"/>
              </w:numPr>
              <w:spacing w:line="360" w:lineRule="auto"/>
              <w:contextualSpacing/>
              <w:jc w:val="both"/>
              <w:rPr>
                <w:rFonts w:ascii="맑은 고딕" w:eastAsia="맑은 고딕" w:hAnsi="맑은 고딕" w:cs="맑은 고딕"/>
              </w:rPr>
              <w:pPrChange w:id="1756" w:author="고광표" w:date="2018-04-17T04:07:00Z">
                <w:pPr>
                  <w:numPr>
                    <w:numId w:val="29"/>
                  </w:numPr>
                  <w:tabs>
                    <w:tab w:val="num" w:pos="360"/>
                    <w:tab w:val="num" w:pos="720"/>
                  </w:tabs>
                  <w:spacing w:line="360" w:lineRule="auto"/>
                  <w:ind w:left="720" w:hanging="720"/>
                  <w:contextualSpacing/>
                  <w:jc w:val="both"/>
                </w:pPr>
              </w:pPrChange>
            </w:pPr>
            <w:r>
              <w:rPr>
                <w:rFonts w:ascii="맑은 고딕" w:eastAsia="맑은 고딕" w:hAnsi="맑은 고딕" w:cs="맑은 고딕"/>
              </w:rPr>
              <w:t>System은 해당 위치에서 요청한 봉사의 세부사항을 보여준다.</w:t>
            </w:r>
          </w:p>
        </w:tc>
      </w:tr>
    </w:tbl>
    <w:p w14:paraId="14C16584" w14:textId="77777777" w:rsidR="00497855" w:rsidDel="00426ED1" w:rsidRDefault="00497855" w:rsidP="00497855">
      <w:pPr>
        <w:spacing w:line="360" w:lineRule="auto"/>
        <w:jc w:val="both"/>
        <w:rPr>
          <w:del w:id="1757" w:author="고광표" w:date="2018-04-19T18:56:00Z"/>
          <w:rFonts w:ascii="맑은 고딕" w:eastAsia="맑은 고딕" w:hAnsi="맑은 고딕" w:cs="맑은 고딕"/>
          <w:sz w:val="24"/>
          <w:szCs w:val="24"/>
        </w:rPr>
      </w:pPr>
    </w:p>
    <w:p w14:paraId="1817DBC3" w14:textId="5EFA1E7F" w:rsidR="00784F04" w:rsidDel="00426ED1" w:rsidRDefault="00784F04" w:rsidP="00497855">
      <w:pPr>
        <w:spacing w:line="360" w:lineRule="auto"/>
        <w:jc w:val="both"/>
        <w:rPr>
          <w:del w:id="1758" w:author="고광표" w:date="2018-04-19T18:56:00Z"/>
          <w:rFonts w:ascii="맑은 고딕" w:eastAsia="맑은 고딕" w:hAnsi="맑은 고딕" w:cs="맑은 고딕"/>
          <w:sz w:val="24"/>
          <w:szCs w:val="24"/>
        </w:rPr>
      </w:pPr>
    </w:p>
    <w:p w14:paraId="39136CEC" w14:textId="216CD187" w:rsidR="00497855" w:rsidRDefault="00497855" w:rsidP="00497855">
      <w:pPr>
        <w:spacing w:line="360" w:lineRule="auto"/>
        <w:jc w:val="both"/>
        <w:rPr>
          <w:rFonts w:ascii="맑은 고딕" w:eastAsia="맑은 고딕" w:hAnsi="맑은 고딕" w:cs="맑은 고딕"/>
          <w:sz w:val="24"/>
          <w:szCs w:val="24"/>
        </w:rPr>
      </w:pPr>
      <w:r>
        <w:rPr>
          <w:rFonts w:ascii="맑은 고딕" w:eastAsia="맑은 고딕" w:hAnsi="맑은 고딕" w:cs="맑은 고딕"/>
          <w:sz w:val="24"/>
          <w:szCs w:val="24"/>
        </w:rPr>
        <w:t>[Use Case 3-2:</w:t>
      </w:r>
      <w:ins w:id="1759" w:author="고광표" w:date="2018-04-17T03:29:00Z">
        <w:r>
          <w:rPr>
            <w:rFonts w:ascii="맑은 고딕" w:eastAsia="맑은 고딕" w:hAnsi="맑은 고딕" w:cs="맑은 고딕"/>
            <w:sz w:val="24"/>
            <w:szCs w:val="24"/>
          </w:rPr>
          <w:t xml:space="preserve"> </w:t>
        </w:r>
      </w:ins>
      <w:r>
        <w:rPr>
          <w:rFonts w:ascii="맑은 고딕" w:eastAsia="맑은 고딕" w:hAnsi="맑은 고딕" w:cs="맑은 고딕"/>
          <w:sz w:val="24"/>
          <w:szCs w:val="24"/>
        </w:rPr>
        <w:t>조건기반 봉사검색하기]</w:t>
      </w:r>
    </w:p>
    <w:p w14:paraId="2493B283" w14:textId="11CC414C" w:rsidR="00426ED1" w:rsidRDefault="00426ED1">
      <w:pPr>
        <w:pStyle w:val="aa"/>
        <w:keepNext/>
        <w:rPr>
          <w:ins w:id="1760" w:author="고광표" w:date="2018-04-19T18:55:00Z"/>
        </w:rPr>
        <w:pPrChange w:id="1761" w:author="고광표" w:date="2018-04-19T18:55:00Z">
          <w:pPr/>
        </w:pPrChange>
      </w:pPr>
      <w:bookmarkStart w:id="1762" w:name="_Toc512193245"/>
      <w:ins w:id="1763" w:author="고광표" w:date="2018-04-19T18:55:00Z">
        <w:r>
          <w:t xml:space="preserve">Table </w:t>
        </w:r>
        <w:r>
          <w:fldChar w:fldCharType="begin"/>
        </w:r>
        <w:r>
          <w:instrText xml:space="preserve"> SEQ Table \* ARABIC </w:instrText>
        </w:r>
      </w:ins>
      <w:r>
        <w:fldChar w:fldCharType="separate"/>
      </w:r>
      <w:ins w:id="1764" w:author="고광표" w:date="2018-04-19T19:08:00Z">
        <w:r w:rsidR="004E1911">
          <w:rPr>
            <w:noProof/>
          </w:rPr>
          <w:t>7</w:t>
        </w:r>
      </w:ins>
      <w:ins w:id="1765" w:author="고광표" w:date="2018-04-19T18:55:00Z">
        <w:r>
          <w:fldChar w:fldCharType="end"/>
        </w:r>
        <w:r>
          <w:t>. Use Case 3-2</w:t>
        </w:r>
        <w:bookmarkEnd w:id="1762"/>
      </w:ins>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497855" w14:paraId="4244DEF3" w14:textId="77777777" w:rsidTr="00497855">
        <w:tc>
          <w:tcPr>
            <w:tcW w:w="9029" w:type="dxa"/>
            <w:shd w:val="clear" w:color="auto" w:fill="auto"/>
            <w:tcMar>
              <w:top w:w="100" w:type="dxa"/>
              <w:left w:w="100" w:type="dxa"/>
              <w:bottom w:w="100" w:type="dxa"/>
              <w:right w:w="100" w:type="dxa"/>
            </w:tcMar>
          </w:tcPr>
          <w:p w14:paraId="394678F8"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Text description: 자원봉사자는 원하는 내용의 봉사를 검색한다.</w:t>
            </w:r>
          </w:p>
          <w:p w14:paraId="5F9B96C3"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Precondition: 자원봉사자는 로그인되어 있다.</w:t>
            </w:r>
          </w:p>
          <w:p w14:paraId="6EF39A6B"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Primary actor: 자원봉사자</w:t>
            </w:r>
          </w:p>
          <w:p w14:paraId="1277E413"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Success Main Scenario:</w:t>
            </w:r>
          </w:p>
          <w:p w14:paraId="1C756148" w14:textId="77777777" w:rsidR="00497855" w:rsidRDefault="00497855">
            <w:pPr>
              <w:numPr>
                <w:ilvl w:val="0"/>
                <w:numId w:val="20"/>
              </w:numPr>
              <w:spacing w:line="360" w:lineRule="auto"/>
              <w:contextualSpacing/>
              <w:jc w:val="both"/>
              <w:rPr>
                <w:rFonts w:ascii="맑은 고딕" w:eastAsia="맑은 고딕" w:hAnsi="맑은 고딕" w:cs="맑은 고딕"/>
              </w:rPr>
              <w:pPrChange w:id="1766" w:author="고광표" w:date="2018-04-17T04:07:00Z">
                <w:pPr>
                  <w:numPr>
                    <w:numId w:val="30"/>
                  </w:numPr>
                  <w:tabs>
                    <w:tab w:val="num" w:pos="360"/>
                    <w:tab w:val="num" w:pos="720"/>
                  </w:tabs>
                  <w:spacing w:line="360" w:lineRule="auto"/>
                  <w:ind w:left="720" w:hanging="720"/>
                  <w:contextualSpacing/>
                  <w:jc w:val="both"/>
                </w:pPr>
              </w:pPrChange>
            </w:pPr>
            <w:r>
              <w:rPr>
                <w:rFonts w:ascii="맑은 고딕" w:eastAsia="맑은 고딕" w:hAnsi="맑은 고딕" w:cs="맑은 고딕"/>
              </w:rPr>
              <w:t>자원봉사자는 “도움 받으실 건가요?”와 “도움 주실 건가요?” 버튼 중 “도움 주실 건가요?” 버튼을 누른다.</w:t>
            </w:r>
          </w:p>
          <w:p w14:paraId="5E21B95B" w14:textId="77777777" w:rsidR="00497855" w:rsidRDefault="00497855">
            <w:pPr>
              <w:numPr>
                <w:ilvl w:val="0"/>
                <w:numId w:val="20"/>
              </w:numPr>
              <w:spacing w:line="360" w:lineRule="auto"/>
              <w:contextualSpacing/>
              <w:jc w:val="both"/>
              <w:rPr>
                <w:rFonts w:ascii="맑은 고딕" w:eastAsia="맑은 고딕" w:hAnsi="맑은 고딕" w:cs="맑은 고딕"/>
              </w:rPr>
              <w:pPrChange w:id="1767" w:author="고광표" w:date="2018-04-17T04:07:00Z">
                <w:pPr>
                  <w:numPr>
                    <w:numId w:val="30"/>
                  </w:numPr>
                  <w:tabs>
                    <w:tab w:val="num" w:pos="360"/>
                    <w:tab w:val="num" w:pos="720"/>
                  </w:tabs>
                  <w:spacing w:line="360" w:lineRule="auto"/>
                  <w:ind w:left="720" w:hanging="720"/>
                  <w:contextualSpacing/>
                  <w:jc w:val="both"/>
                </w:pPr>
              </w:pPrChange>
            </w:pPr>
            <w:r>
              <w:rPr>
                <w:rFonts w:ascii="맑은 고딕" w:eastAsia="맑은 고딕" w:hAnsi="맑은 고딕" w:cs="맑은 고딕"/>
              </w:rPr>
              <w:t>System은 자원봉사자에게 “매칭 항목”을 보여준다.</w:t>
            </w:r>
          </w:p>
          <w:p w14:paraId="4ED0CCB9" w14:textId="77777777" w:rsidR="00497855" w:rsidRDefault="00497855">
            <w:pPr>
              <w:numPr>
                <w:ilvl w:val="0"/>
                <w:numId w:val="20"/>
              </w:numPr>
              <w:spacing w:line="360" w:lineRule="auto"/>
              <w:contextualSpacing/>
              <w:jc w:val="both"/>
              <w:rPr>
                <w:rFonts w:ascii="맑은 고딕" w:eastAsia="맑은 고딕" w:hAnsi="맑은 고딕" w:cs="맑은 고딕"/>
              </w:rPr>
              <w:pPrChange w:id="1768" w:author="고광표" w:date="2018-04-17T04:07:00Z">
                <w:pPr>
                  <w:numPr>
                    <w:numId w:val="30"/>
                  </w:numPr>
                  <w:tabs>
                    <w:tab w:val="num" w:pos="360"/>
                    <w:tab w:val="num" w:pos="720"/>
                  </w:tabs>
                  <w:spacing w:line="360" w:lineRule="auto"/>
                  <w:ind w:left="720" w:hanging="720"/>
                  <w:contextualSpacing/>
                  <w:jc w:val="both"/>
                </w:pPr>
              </w:pPrChange>
            </w:pPr>
            <w:r>
              <w:rPr>
                <w:rFonts w:ascii="맑은 고딕" w:eastAsia="맑은 고딕" w:hAnsi="맑은 고딕" w:cs="맑은 고딕"/>
              </w:rPr>
              <w:lastRenderedPageBreak/>
              <w:t>자원봉사자는 “맞춤검색” 버튼을 누른다.</w:t>
            </w:r>
          </w:p>
          <w:p w14:paraId="3B4AA7EE" w14:textId="77777777" w:rsidR="00497855" w:rsidRDefault="00497855">
            <w:pPr>
              <w:numPr>
                <w:ilvl w:val="0"/>
                <w:numId w:val="20"/>
              </w:numPr>
              <w:spacing w:line="360" w:lineRule="auto"/>
              <w:contextualSpacing/>
              <w:jc w:val="both"/>
              <w:rPr>
                <w:rFonts w:ascii="맑은 고딕" w:eastAsia="맑은 고딕" w:hAnsi="맑은 고딕" w:cs="맑은 고딕"/>
              </w:rPr>
              <w:pPrChange w:id="1769" w:author="고광표" w:date="2018-04-17T04:07:00Z">
                <w:pPr>
                  <w:numPr>
                    <w:numId w:val="30"/>
                  </w:numPr>
                  <w:tabs>
                    <w:tab w:val="num" w:pos="360"/>
                    <w:tab w:val="num" w:pos="720"/>
                  </w:tabs>
                  <w:spacing w:line="360" w:lineRule="auto"/>
                  <w:ind w:left="720" w:hanging="720"/>
                  <w:contextualSpacing/>
                  <w:jc w:val="both"/>
                </w:pPr>
              </w:pPrChange>
            </w:pPr>
            <w:r>
              <w:rPr>
                <w:rFonts w:ascii="맑은 고딕" w:eastAsia="맑은 고딕" w:hAnsi="맑은 고딕" w:cs="맑은 고딕"/>
              </w:rPr>
              <w:t>System은 자원봉사자에게 “위치, 봉사 종류, 봉사 대상, 시간” 의 입력을 요구한다.</w:t>
            </w:r>
          </w:p>
          <w:p w14:paraId="3A191D51" w14:textId="77777777" w:rsidR="00497855" w:rsidRDefault="00497855">
            <w:pPr>
              <w:numPr>
                <w:ilvl w:val="0"/>
                <w:numId w:val="20"/>
              </w:numPr>
              <w:spacing w:line="360" w:lineRule="auto"/>
              <w:contextualSpacing/>
              <w:jc w:val="both"/>
              <w:rPr>
                <w:rFonts w:ascii="맑은 고딕" w:eastAsia="맑은 고딕" w:hAnsi="맑은 고딕" w:cs="맑은 고딕"/>
              </w:rPr>
              <w:pPrChange w:id="1770" w:author="고광표" w:date="2018-04-17T04:07:00Z">
                <w:pPr>
                  <w:numPr>
                    <w:numId w:val="30"/>
                  </w:numPr>
                  <w:tabs>
                    <w:tab w:val="num" w:pos="360"/>
                    <w:tab w:val="num" w:pos="720"/>
                  </w:tabs>
                  <w:spacing w:line="360" w:lineRule="auto"/>
                  <w:ind w:left="720" w:hanging="720"/>
                  <w:contextualSpacing/>
                  <w:jc w:val="both"/>
                </w:pPr>
              </w:pPrChange>
            </w:pPr>
            <w:r>
              <w:rPr>
                <w:rFonts w:ascii="맑은 고딕" w:eastAsia="맑은 고딕" w:hAnsi="맑은 고딕" w:cs="맑은 고딕"/>
              </w:rPr>
              <w:t>자원봉사자는 “위치, 봉사 종류, 봉사 대상, 시간”을 선택하고 “검색” 버튼을 누른다.</w:t>
            </w:r>
          </w:p>
          <w:p w14:paraId="70868DAE" w14:textId="77777777" w:rsidR="00497855" w:rsidRDefault="00497855">
            <w:pPr>
              <w:numPr>
                <w:ilvl w:val="0"/>
                <w:numId w:val="20"/>
              </w:numPr>
              <w:spacing w:line="360" w:lineRule="auto"/>
              <w:contextualSpacing/>
              <w:jc w:val="both"/>
              <w:rPr>
                <w:rFonts w:ascii="맑은 고딕" w:eastAsia="맑은 고딕" w:hAnsi="맑은 고딕" w:cs="맑은 고딕"/>
              </w:rPr>
              <w:pPrChange w:id="1771" w:author="고광표" w:date="2018-04-17T04:07:00Z">
                <w:pPr>
                  <w:numPr>
                    <w:numId w:val="30"/>
                  </w:numPr>
                  <w:tabs>
                    <w:tab w:val="num" w:pos="360"/>
                    <w:tab w:val="num" w:pos="720"/>
                  </w:tabs>
                  <w:spacing w:line="360" w:lineRule="auto"/>
                  <w:ind w:left="720" w:hanging="720"/>
                  <w:contextualSpacing/>
                  <w:jc w:val="both"/>
                </w:pPr>
              </w:pPrChange>
            </w:pPr>
            <w:r>
              <w:rPr>
                <w:rFonts w:ascii="맑은 고딕" w:eastAsia="맑은 고딕" w:hAnsi="맑은 고딕" w:cs="맑은 고딕"/>
              </w:rPr>
              <w:t>System은 자원봉사자가 입력한 내용에 알맞은 “봉사 요청 리스트”를 보여준다.</w:t>
            </w:r>
          </w:p>
          <w:p w14:paraId="74F64392" w14:textId="77777777" w:rsidR="00497855" w:rsidRDefault="00497855">
            <w:pPr>
              <w:numPr>
                <w:ilvl w:val="0"/>
                <w:numId w:val="20"/>
              </w:numPr>
              <w:spacing w:line="360" w:lineRule="auto"/>
              <w:contextualSpacing/>
              <w:jc w:val="both"/>
              <w:rPr>
                <w:rFonts w:ascii="맑은 고딕" w:eastAsia="맑은 고딕" w:hAnsi="맑은 고딕" w:cs="맑은 고딕"/>
              </w:rPr>
              <w:pPrChange w:id="1772" w:author="고광표" w:date="2018-04-17T04:07:00Z">
                <w:pPr>
                  <w:numPr>
                    <w:numId w:val="30"/>
                  </w:numPr>
                  <w:tabs>
                    <w:tab w:val="num" w:pos="360"/>
                    <w:tab w:val="num" w:pos="720"/>
                  </w:tabs>
                  <w:spacing w:line="360" w:lineRule="auto"/>
                  <w:ind w:left="720" w:hanging="720"/>
                  <w:contextualSpacing/>
                  <w:jc w:val="both"/>
                </w:pPr>
              </w:pPrChange>
            </w:pPr>
            <w:r>
              <w:rPr>
                <w:rFonts w:ascii="맑은 고딕" w:eastAsia="맑은 고딕" w:hAnsi="맑은 고딕" w:cs="맑은 고딕"/>
              </w:rPr>
              <w:t>자원봉사자는 System이 보여준 “봉사 요청 리스트” 중 관심있는 봉사를 누른다.</w:t>
            </w:r>
          </w:p>
          <w:p w14:paraId="268B1F84" w14:textId="77777777" w:rsidR="00497855" w:rsidRDefault="00497855">
            <w:pPr>
              <w:numPr>
                <w:ilvl w:val="0"/>
                <w:numId w:val="20"/>
              </w:numPr>
              <w:spacing w:line="360" w:lineRule="auto"/>
              <w:contextualSpacing/>
              <w:jc w:val="both"/>
              <w:rPr>
                <w:rFonts w:ascii="맑은 고딕" w:eastAsia="맑은 고딕" w:hAnsi="맑은 고딕" w:cs="맑은 고딕"/>
              </w:rPr>
              <w:pPrChange w:id="1773" w:author="고광표" w:date="2018-04-17T04:07:00Z">
                <w:pPr>
                  <w:numPr>
                    <w:numId w:val="30"/>
                  </w:numPr>
                  <w:tabs>
                    <w:tab w:val="num" w:pos="360"/>
                    <w:tab w:val="num" w:pos="720"/>
                  </w:tabs>
                  <w:spacing w:line="360" w:lineRule="auto"/>
                  <w:ind w:left="720" w:hanging="720"/>
                  <w:contextualSpacing/>
                  <w:jc w:val="both"/>
                </w:pPr>
              </w:pPrChange>
            </w:pPr>
            <w:r>
              <w:rPr>
                <w:rFonts w:ascii="맑은 고딕" w:eastAsia="맑은 고딕" w:hAnsi="맑은 고딕" w:cs="맑은 고딕"/>
              </w:rPr>
              <w:t>System은 해당 봉사의 세부사항을 보여준다.</w:t>
            </w:r>
          </w:p>
        </w:tc>
      </w:tr>
    </w:tbl>
    <w:p w14:paraId="6729DB81" w14:textId="77777777" w:rsidR="00497855" w:rsidDel="00784F04" w:rsidRDefault="00497855" w:rsidP="00497855">
      <w:pPr>
        <w:spacing w:line="360" w:lineRule="auto"/>
        <w:jc w:val="both"/>
        <w:rPr>
          <w:del w:id="1774" w:author="고광표" w:date="2018-04-17T04:23:00Z"/>
          <w:rFonts w:ascii="맑은 고딕" w:eastAsia="맑은 고딕" w:hAnsi="맑은 고딕" w:cs="맑은 고딕"/>
          <w:sz w:val="24"/>
          <w:szCs w:val="24"/>
        </w:rPr>
      </w:pPr>
    </w:p>
    <w:p w14:paraId="4BD6CBCA" w14:textId="77777777" w:rsidR="00497855" w:rsidRDefault="00497855" w:rsidP="00497855">
      <w:pPr>
        <w:spacing w:line="360" w:lineRule="auto"/>
        <w:jc w:val="both"/>
        <w:rPr>
          <w:rFonts w:ascii="맑은 고딕" w:eastAsia="맑은 고딕" w:hAnsi="맑은 고딕" w:cs="맑은 고딕"/>
          <w:sz w:val="24"/>
          <w:szCs w:val="24"/>
        </w:rPr>
      </w:pPr>
    </w:p>
    <w:p w14:paraId="0A54DBC1" w14:textId="66AEEBC7" w:rsidR="00497855" w:rsidRDefault="00497855" w:rsidP="00497855">
      <w:pPr>
        <w:spacing w:line="360" w:lineRule="auto"/>
        <w:jc w:val="both"/>
        <w:rPr>
          <w:rFonts w:ascii="맑은 고딕" w:eastAsia="맑은 고딕" w:hAnsi="맑은 고딕" w:cs="맑은 고딕"/>
          <w:sz w:val="24"/>
          <w:szCs w:val="24"/>
        </w:rPr>
      </w:pPr>
      <w:r>
        <w:rPr>
          <w:rFonts w:ascii="맑은 고딕" w:eastAsia="맑은 고딕" w:hAnsi="맑은 고딕" w:cs="맑은 고딕"/>
          <w:sz w:val="24"/>
          <w:szCs w:val="24"/>
        </w:rPr>
        <w:t>[Use Case 3-3:</w:t>
      </w:r>
      <w:ins w:id="1775" w:author="고광표" w:date="2018-04-17T03:29:00Z">
        <w:r>
          <w:rPr>
            <w:rFonts w:ascii="맑은 고딕" w:eastAsia="맑은 고딕" w:hAnsi="맑은 고딕" w:cs="맑은 고딕"/>
            <w:sz w:val="24"/>
            <w:szCs w:val="24"/>
          </w:rPr>
          <w:t xml:space="preserve"> </w:t>
        </w:r>
      </w:ins>
      <w:r>
        <w:rPr>
          <w:rFonts w:ascii="맑은 고딕" w:eastAsia="맑은 고딕" w:hAnsi="맑은 고딕" w:cs="맑은 고딕"/>
          <w:sz w:val="24"/>
          <w:szCs w:val="24"/>
        </w:rPr>
        <w:t>봉사 자원 하기]</w:t>
      </w:r>
    </w:p>
    <w:p w14:paraId="5FDB96FE" w14:textId="640E8EAE" w:rsidR="00426ED1" w:rsidRDefault="00426ED1">
      <w:pPr>
        <w:pStyle w:val="aa"/>
        <w:keepNext/>
        <w:rPr>
          <w:ins w:id="1776" w:author="고광표" w:date="2018-04-19T18:55:00Z"/>
        </w:rPr>
        <w:pPrChange w:id="1777" w:author="고광표" w:date="2018-04-19T18:55:00Z">
          <w:pPr/>
        </w:pPrChange>
      </w:pPr>
      <w:bookmarkStart w:id="1778" w:name="_Toc512193246"/>
      <w:ins w:id="1779" w:author="고광표" w:date="2018-04-19T18:55:00Z">
        <w:r>
          <w:t xml:space="preserve">Table </w:t>
        </w:r>
        <w:r>
          <w:fldChar w:fldCharType="begin"/>
        </w:r>
        <w:r>
          <w:instrText xml:space="preserve"> SEQ Table \* ARABIC </w:instrText>
        </w:r>
      </w:ins>
      <w:r>
        <w:fldChar w:fldCharType="separate"/>
      </w:r>
      <w:ins w:id="1780" w:author="고광표" w:date="2018-04-19T19:08:00Z">
        <w:r w:rsidR="004E1911">
          <w:rPr>
            <w:noProof/>
          </w:rPr>
          <w:t>8</w:t>
        </w:r>
      </w:ins>
      <w:ins w:id="1781" w:author="고광표" w:date="2018-04-19T18:55:00Z">
        <w:r>
          <w:fldChar w:fldCharType="end"/>
        </w:r>
        <w:r>
          <w:t>. Use Case 3-3</w:t>
        </w:r>
        <w:bookmarkEnd w:id="1778"/>
      </w:ins>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497855" w14:paraId="7540C8F2" w14:textId="77777777" w:rsidTr="00497855">
        <w:tc>
          <w:tcPr>
            <w:tcW w:w="9029" w:type="dxa"/>
            <w:shd w:val="clear" w:color="auto" w:fill="auto"/>
            <w:tcMar>
              <w:top w:w="100" w:type="dxa"/>
              <w:left w:w="100" w:type="dxa"/>
              <w:bottom w:w="100" w:type="dxa"/>
              <w:right w:w="100" w:type="dxa"/>
            </w:tcMar>
          </w:tcPr>
          <w:p w14:paraId="747F26A5"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Text description: 자원봉사자는 관심 있는 봉사를 자원 한다.</w:t>
            </w:r>
          </w:p>
          <w:p w14:paraId="4CFA763C"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Precondition: 자원봉사자는 로그인 후 “봉사 요청 리스트”를 확인하였다.</w:t>
            </w:r>
          </w:p>
          <w:p w14:paraId="3F96C406"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Primary actor: 자원봉사자</w:t>
            </w:r>
          </w:p>
          <w:p w14:paraId="15EAE70F"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Success Main Scenario:</w:t>
            </w:r>
          </w:p>
          <w:p w14:paraId="6FAEEBDC" w14:textId="77777777" w:rsidR="00497855" w:rsidRDefault="00497855">
            <w:pPr>
              <w:numPr>
                <w:ilvl w:val="0"/>
                <w:numId w:val="10"/>
              </w:numPr>
              <w:spacing w:line="360" w:lineRule="auto"/>
              <w:contextualSpacing/>
              <w:jc w:val="both"/>
              <w:rPr>
                <w:rFonts w:ascii="맑은 고딕" w:eastAsia="맑은 고딕" w:hAnsi="맑은 고딕" w:cs="맑은 고딕"/>
              </w:rPr>
              <w:pPrChange w:id="1782" w:author="고광표" w:date="2018-04-17T04:07:00Z">
                <w:pPr>
                  <w:numPr>
                    <w:numId w:val="31"/>
                  </w:numPr>
                  <w:tabs>
                    <w:tab w:val="num" w:pos="360"/>
                    <w:tab w:val="num" w:pos="720"/>
                  </w:tabs>
                  <w:spacing w:line="360" w:lineRule="auto"/>
                  <w:ind w:left="720" w:hanging="720"/>
                  <w:contextualSpacing/>
                  <w:jc w:val="both"/>
                </w:pPr>
              </w:pPrChange>
            </w:pPr>
            <w:r>
              <w:rPr>
                <w:rFonts w:ascii="맑은 고딕" w:eastAsia="맑은 고딕" w:hAnsi="맑은 고딕" w:cs="맑은 고딕"/>
              </w:rPr>
              <w:t>자원봉사자는 관심 있는 봉사를 누른다.</w:t>
            </w:r>
          </w:p>
          <w:p w14:paraId="249B46B8" w14:textId="77777777" w:rsidR="00497855" w:rsidRDefault="00497855">
            <w:pPr>
              <w:numPr>
                <w:ilvl w:val="0"/>
                <w:numId w:val="10"/>
              </w:numPr>
              <w:spacing w:line="360" w:lineRule="auto"/>
              <w:contextualSpacing/>
              <w:jc w:val="both"/>
              <w:rPr>
                <w:rFonts w:ascii="맑은 고딕" w:eastAsia="맑은 고딕" w:hAnsi="맑은 고딕" w:cs="맑은 고딕"/>
              </w:rPr>
              <w:pPrChange w:id="1783" w:author="고광표" w:date="2018-04-17T04:07:00Z">
                <w:pPr>
                  <w:numPr>
                    <w:numId w:val="31"/>
                  </w:numPr>
                  <w:tabs>
                    <w:tab w:val="num" w:pos="360"/>
                    <w:tab w:val="num" w:pos="720"/>
                  </w:tabs>
                  <w:spacing w:line="360" w:lineRule="auto"/>
                  <w:ind w:left="720" w:hanging="720"/>
                  <w:contextualSpacing/>
                  <w:jc w:val="both"/>
                </w:pPr>
              </w:pPrChange>
            </w:pPr>
            <w:r>
              <w:rPr>
                <w:rFonts w:ascii="맑은 고딕" w:eastAsia="맑은 고딕" w:hAnsi="맑은 고딕" w:cs="맑은 고딕"/>
              </w:rPr>
              <w:t>System은 해당 봉사의 세부사항을 보여준다.</w:t>
            </w:r>
          </w:p>
          <w:p w14:paraId="73F4B49E" w14:textId="77777777" w:rsidR="00497855" w:rsidRDefault="00497855">
            <w:pPr>
              <w:numPr>
                <w:ilvl w:val="0"/>
                <w:numId w:val="10"/>
              </w:numPr>
              <w:spacing w:line="360" w:lineRule="auto"/>
              <w:contextualSpacing/>
              <w:jc w:val="both"/>
              <w:rPr>
                <w:rFonts w:ascii="맑은 고딕" w:eastAsia="맑은 고딕" w:hAnsi="맑은 고딕" w:cs="맑은 고딕"/>
              </w:rPr>
              <w:pPrChange w:id="1784" w:author="고광표" w:date="2018-04-17T04:07:00Z">
                <w:pPr>
                  <w:numPr>
                    <w:numId w:val="31"/>
                  </w:numPr>
                  <w:tabs>
                    <w:tab w:val="num" w:pos="360"/>
                    <w:tab w:val="num" w:pos="720"/>
                  </w:tabs>
                  <w:spacing w:line="360" w:lineRule="auto"/>
                  <w:ind w:left="720" w:hanging="720"/>
                  <w:contextualSpacing/>
                  <w:jc w:val="both"/>
                </w:pPr>
              </w:pPrChange>
            </w:pPr>
            <w:r>
              <w:rPr>
                <w:rFonts w:ascii="맑은 고딕" w:eastAsia="맑은 고딕" w:hAnsi="맑은 고딕" w:cs="맑은 고딕"/>
              </w:rPr>
              <w:t>자원봉사자는 “봉사 지원” 버튼을 누른다.</w:t>
            </w:r>
          </w:p>
          <w:p w14:paraId="0DC1FEF2" w14:textId="77777777" w:rsidR="00497855" w:rsidRDefault="00497855">
            <w:pPr>
              <w:numPr>
                <w:ilvl w:val="0"/>
                <w:numId w:val="10"/>
              </w:numPr>
              <w:spacing w:line="360" w:lineRule="auto"/>
              <w:contextualSpacing/>
              <w:jc w:val="both"/>
              <w:rPr>
                <w:rFonts w:ascii="맑은 고딕" w:eastAsia="맑은 고딕" w:hAnsi="맑은 고딕" w:cs="맑은 고딕"/>
              </w:rPr>
              <w:pPrChange w:id="1785" w:author="고광표" w:date="2018-04-17T04:07:00Z">
                <w:pPr>
                  <w:numPr>
                    <w:numId w:val="31"/>
                  </w:numPr>
                  <w:tabs>
                    <w:tab w:val="num" w:pos="360"/>
                    <w:tab w:val="num" w:pos="720"/>
                  </w:tabs>
                  <w:spacing w:line="360" w:lineRule="auto"/>
                  <w:ind w:left="720" w:hanging="720"/>
                  <w:contextualSpacing/>
                  <w:jc w:val="both"/>
                </w:pPr>
              </w:pPrChange>
            </w:pPr>
            <w:r>
              <w:rPr>
                <w:rFonts w:ascii="맑은 고딕" w:eastAsia="맑은 고딕" w:hAnsi="맑은 고딕" w:cs="맑은 고딕"/>
              </w:rPr>
              <w:t>System은 자원봉사자에게 “봉사 유의 사항”을 보여준다.</w:t>
            </w:r>
          </w:p>
          <w:p w14:paraId="665E52F8" w14:textId="77777777" w:rsidR="00497855" w:rsidRDefault="00497855">
            <w:pPr>
              <w:numPr>
                <w:ilvl w:val="0"/>
                <w:numId w:val="10"/>
              </w:numPr>
              <w:spacing w:line="360" w:lineRule="auto"/>
              <w:contextualSpacing/>
              <w:jc w:val="both"/>
              <w:rPr>
                <w:rFonts w:ascii="맑은 고딕" w:eastAsia="맑은 고딕" w:hAnsi="맑은 고딕" w:cs="맑은 고딕"/>
              </w:rPr>
              <w:pPrChange w:id="1786" w:author="고광표" w:date="2018-04-17T04:07:00Z">
                <w:pPr>
                  <w:numPr>
                    <w:numId w:val="31"/>
                  </w:numPr>
                  <w:tabs>
                    <w:tab w:val="num" w:pos="360"/>
                    <w:tab w:val="num" w:pos="720"/>
                  </w:tabs>
                  <w:spacing w:line="360" w:lineRule="auto"/>
                  <w:ind w:left="720" w:hanging="720"/>
                  <w:contextualSpacing/>
                  <w:jc w:val="both"/>
                </w:pPr>
              </w:pPrChange>
            </w:pPr>
            <w:r>
              <w:rPr>
                <w:rFonts w:ascii="맑은 고딕" w:eastAsia="맑은 고딕" w:hAnsi="맑은 고딕" w:cs="맑은 고딕"/>
              </w:rPr>
              <w:t>자원봉사자는 “유의 사항 읽음” 버튼을 누른다.</w:t>
            </w:r>
          </w:p>
          <w:p w14:paraId="4BA1D1C1" w14:textId="77777777" w:rsidR="00497855" w:rsidRDefault="00497855">
            <w:pPr>
              <w:numPr>
                <w:ilvl w:val="0"/>
                <w:numId w:val="10"/>
              </w:numPr>
              <w:spacing w:line="360" w:lineRule="auto"/>
              <w:contextualSpacing/>
              <w:jc w:val="both"/>
              <w:rPr>
                <w:rFonts w:ascii="맑은 고딕" w:eastAsia="맑은 고딕" w:hAnsi="맑은 고딕" w:cs="맑은 고딕"/>
              </w:rPr>
              <w:pPrChange w:id="1787" w:author="고광표" w:date="2018-04-17T04:07:00Z">
                <w:pPr>
                  <w:numPr>
                    <w:numId w:val="31"/>
                  </w:numPr>
                  <w:tabs>
                    <w:tab w:val="num" w:pos="360"/>
                    <w:tab w:val="num" w:pos="720"/>
                  </w:tabs>
                  <w:spacing w:line="360" w:lineRule="auto"/>
                  <w:ind w:left="720" w:hanging="720"/>
                  <w:contextualSpacing/>
                  <w:jc w:val="both"/>
                </w:pPr>
              </w:pPrChange>
            </w:pPr>
            <w:r>
              <w:rPr>
                <w:rFonts w:ascii="맑은 고딕" w:eastAsia="맑은 고딕" w:hAnsi="맑은 고딕" w:cs="맑은 고딕"/>
              </w:rPr>
              <w:t>System은 장애인에게 자원봉사자의 정보를 전달한다.</w:t>
            </w:r>
          </w:p>
          <w:p w14:paraId="19F8B4E7" w14:textId="77777777" w:rsidR="00497855" w:rsidRDefault="00497855">
            <w:pPr>
              <w:numPr>
                <w:ilvl w:val="0"/>
                <w:numId w:val="10"/>
              </w:numPr>
              <w:spacing w:line="360" w:lineRule="auto"/>
              <w:contextualSpacing/>
              <w:jc w:val="both"/>
              <w:rPr>
                <w:rFonts w:ascii="맑은 고딕" w:eastAsia="맑은 고딕" w:hAnsi="맑은 고딕" w:cs="맑은 고딕"/>
              </w:rPr>
              <w:pPrChange w:id="1788" w:author="고광표" w:date="2018-04-17T04:07:00Z">
                <w:pPr>
                  <w:numPr>
                    <w:numId w:val="31"/>
                  </w:numPr>
                  <w:tabs>
                    <w:tab w:val="num" w:pos="360"/>
                    <w:tab w:val="num" w:pos="720"/>
                  </w:tabs>
                  <w:spacing w:line="360" w:lineRule="auto"/>
                  <w:ind w:left="720" w:hanging="720"/>
                  <w:contextualSpacing/>
                  <w:jc w:val="both"/>
                </w:pPr>
              </w:pPrChange>
            </w:pPr>
            <w:r>
              <w:rPr>
                <w:rFonts w:ascii="맑은 고딕" w:eastAsia="맑은 고딕" w:hAnsi="맑은 고딕" w:cs="맑은 고딕"/>
              </w:rPr>
              <w:t>장애인은 System에게 자원봉사자의 신상정보에 대한 알림을 받는다.</w:t>
            </w:r>
          </w:p>
        </w:tc>
      </w:tr>
    </w:tbl>
    <w:p w14:paraId="5169F39C" w14:textId="77777777" w:rsidR="00497855" w:rsidDel="00784F04" w:rsidRDefault="00497855" w:rsidP="00497855">
      <w:pPr>
        <w:spacing w:line="360" w:lineRule="auto"/>
        <w:jc w:val="both"/>
        <w:rPr>
          <w:del w:id="1789" w:author="고광표" w:date="2018-04-17T04:23:00Z"/>
          <w:rFonts w:ascii="맑은 고딕" w:eastAsia="맑은 고딕" w:hAnsi="맑은 고딕" w:cs="맑은 고딕"/>
          <w:sz w:val="24"/>
          <w:szCs w:val="24"/>
        </w:rPr>
      </w:pPr>
    </w:p>
    <w:p w14:paraId="68B37FB6" w14:textId="77777777" w:rsidR="00497855" w:rsidRDefault="00497855" w:rsidP="00497855">
      <w:pPr>
        <w:spacing w:line="360" w:lineRule="auto"/>
        <w:jc w:val="both"/>
        <w:rPr>
          <w:rFonts w:ascii="맑은 고딕" w:eastAsia="맑은 고딕" w:hAnsi="맑은 고딕" w:cs="맑은 고딕"/>
          <w:sz w:val="24"/>
          <w:szCs w:val="24"/>
        </w:rPr>
      </w:pPr>
    </w:p>
    <w:p w14:paraId="4937535E" w14:textId="5F9812EC" w:rsidR="00497855" w:rsidRDefault="00497855" w:rsidP="00497855">
      <w:pPr>
        <w:spacing w:line="360" w:lineRule="auto"/>
        <w:jc w:val="both"/>
        <w:rPr>
          <w:rFonts w:ascii="맑은 고딕" w:eastAsia="맑은 고딕" w:hAnsi="맑은 고딕" w:cs="맑은 고딕"/>
          <w:sz w:val="24"/>
          <w:szCs w:val="24"/>
        </w:rPr>
      </w:pPr>
      <w:r>
        <w:rPr>
          <w:rFonts w:ascii="맑은 고딕" w:eastAsia="맑은 고딕" w:hAnsi="맑은 고딕" w:cs="맑은 고딕"/>
          <w:sz w:val="24"/>
          <w:szCs w:val="24"/>
        </w:rPr>
        <w:t>[Use Case 3-4:</w:t>
      </w:r>
      <w:ins w:id="1790" w:author="고광표" w:date="2018-04-17T03:29:00Z">
        <w:r>
          <w:rPr>
            <w:rFonts w:ascii="맑은 고딕" w:eastAsia="맑은 고딕" w:hAnsi="맑은 고딕" w:cs="맑은 고딕"/>
            <w:sz w:val="24"/>
            <w:szCs w:val="24"/>
          </w:rPr>
          <w:t xml:space="preserve"> </w:t>
        </w:r>
      </w:ins>
      <w:r>
        <w:rPr>
          <w:rFonts w:ascii="맑은 고딕" w:eastAsia="맑은 고딕" w:hAnsi="맑은 고딕" w:cs="맑은 고딕"/>
          <w:sz w:val="24"/>
          <w:szCs w:val="24"/>
        </w:rPr>
        <w:t>프로필 보기]</w:t>
      </w:r>
    </w:p>
    <w:p w14:paraId="01DBD174" w14:textId="5BF46EFC" w:rsidR="00426ED1" w:rsidRDefault="00426ED1">
      <w:pPr>
        <w:pStyle w:val="aa"/>
        <w:keepNext/>
        <w:rPr>
          <w:ins w:id="1791" w:author="고광표" w:date="2018-04-19T18:55:00Z"/>
        </w:rPr>
        <w:pPrChange w:id="1792" w:author="고광표" w:date="2018-04-19T18:55:00Z">
          <w:pPr/>
        </w:pPrChange>
      </w:pPr>
      <w:bookmarkStart w:id="1793" w:name="_Toc512193247"/>
      <w:ins w:id="1794" w:author="고광표" w:date="2018-04-19T18:55:00Z">
        <w:r>
          <w:t xml:space="preserve">Table </w:t>
        </w:r>
        <w:r>
          <w:fldChar w:fldCharType="begin"/>
        </w:r>
        <w:r>
          <w:instrText xml:space="preserve"> SEQ Table \* ARABIC </w:instrText>
        </w:r>
      </w:ins>
      <w:r>
        <w:fldChar w:fldCharType="separate"/>
      </w:r>
      <w:ins w:id="1795" w:author="고광표" w:date="2018-04-19T19:08:00Z">
        <w:r w:rsidR="004E1911">
          <w:rPr>
            <w:noProof/>
          </w:rPr>
          <w:t>9</w:t>
        </w:r>
      </w:ins>
      <w:ins w:id="1796" w:author="고광표" w:date="2018-04-19T18:55:00Z">
        <w:r>
          <w:fldChar w:fldCharType="end"/>
        </w:r>
        <w:r>
          <w:t>. Use Case 3-4</w:t>
        </w:r>
        <w:bookmarkEnd w:id="1793"/>
      </w:ins>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497855" w14:paraId="07EDBA97" w14:textId="77777777" w:rsidTr="00497855">
        <w:tc>
          <w:tcPr>
            <w:tcW w:w="9029" w:type="dxa"/>
            <w:shd w:val="clear" w:color="auto" w:fill="auto"/>
            <w:tcMar>
              <w:top w:w="100" w:type="dxa"/>
              <w:left w:w="100" w:type="dxa"/>
              <w:bottom w:w="100" w:type="dxa"/>
              <w:right w:w="100" w:type="dxa"/>
            </w:tcMar>
          </w:tcPr>
          <w:p w14:paraId="6A86065A"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Text description: 자원봉사자는 프로필을 본다.</w:t>
            </w:r>
          </w:p>
          <w:p w14:paraId="32AE964B"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lastRenderedPageBreak/>
              <w:t>Precondition: 자원봉사자는 로그인되어 있다.</w:t>
            </w:r>
          </w:p>
          <w:p w14:paraId="6EC88ECA"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Primary actor: 자원봉사자</w:t>
            </w:r>
          </w:p>
          <w:p w14:paraId="1F1AC988"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Success Main Scenario:</w:t>
            </w:r>
          </w:p>
          <w:p w14:paraId="61B21A7B" w14:textId="77777777" w:rsidR="00497855" w:rsidRDefault="00497855">
            <w:pPr>
              <w:numPr>
                <w:ilvl w:val="0"/>
                <w:numId w:val="11"/>
              </w:numPr>
              <w:spacing w:line="360" w:lineRule="auto"/>
              <w:contextualSpacing/>
              <w:jc w:val="both"/>
              <w:rPr>
                <w:rFonts w:ascii="맑은 고딕" w:eastAsia="맑은 고딕" w:hAnsi="맑은 고딕" w:cs="맑은 고딕"/>
              </w:rPr>
              <w:pPrChange w:id="1797" w:author="고광표" w:date="2018-04-17T04:07:00Z">
                <w:pPr>
                  <w:numPr>
                    <w:numId w:val="32"/>
                  </w:numPr>
                  <w:tabs>
                    <w:tab w:val="num" w:pos="360"/>
                    <w:tab w:val="num" w:pos="720"/>
                  </w:tabs>
                  <w:spacing w:line="360" w:lineRule="auto"/>
                  <w:ind w:left="720" w:hanging="720"/>
                  <w:contextualSpacing/>
                  <w:jc w:val="both"/>
                </w:pPr>
              </w:pPrChange>
            </w:pPr>
            <w:r>
              <w:rPr>
                <w:rFonts w:ascii="맑은 고딕" w:eastAsia="맑은 고딕" w:hAnsi="맑은 고딕" w:cs="맑은 고딕"/>
              </w:rPr>
              <w:t>자원봉사자는 “도움 받으실 건가요?”와 “도움 주실 건가요?” 버튼 중 “도움 주실 건가요?” 버튼을 누른다.</w:t>
            </w:r>
          </w:p>
          <w:p w14:paraId="08AEC3BE" w14:textId="77777777" w:rsidR="00497855" w:rsidRDefault="00497855">
            <w:pPr>
              <w:numPr>
                <w:ilvl w:val="0"/>
                <w:numId w:val="11"/>
              </w:numPr>
              <w:spacing w:line="360" w:lineRule="auto"/>
              <w:contextualSpacing/>
              <w:jc w:val="both"/>
              <w:rPr>
                <w:rFonts w:ascii="맑은 고딕" w:eastAsia="맑은 고딕" w:hAnsi="맑은 고딕" w:cs="맑은 고딕"/>
              </w:rPr>
              <w:pPrChange w:id="1798" w:author="고광표" w:date="2018-04-17T04:07:00Z">
                <w:pPr>
                  <w:numPr>
                    <w:numId w:val="32"/>
                  </w:numPr>
                  <w:tabs>
                    <w:tab w:val="num" w:pos="360"/>
                    <w:tab w:val="num" w:pos="720"/>
                  </w:tabs>
                  <w:spacing w:line="360" w:lineRule="auto"/>
                  <w:ind w:left="720" w:hanging="720"/>
                  <w:contextualSpacing/>
                  <w:jc w:val="both"/>
                </w:pPr>
              </w:pPrChange>
            </w:pPr>
            <w:r>
              <w:rPr>
                <w:rFonts w:ascii="맑은 고딕" w:eastAsia="맑은 고딕" w:hAnsi="맑은 고딕" w:cs="맑은 고딕"/>
              </w:rPr>
              <w:t>System은 자원봉사자에게 “매칭 항목”을 보여준다.</w:t>
            </w:r>
          </w:p>
          <w:p w14:paraId="33980872" w14:textId="77777777" w:rsidR="00497855" w:rsidRDefault="00497855">
            <w:pPr>
              <w:numPr>
                <w:ilvl w:val="0"/>
                <w:numId w:val="11"/>
              </w:numPr>
              <w:spacing w:line="360" w:lineRule="auto"/>
              <w:contextualSpacing/>
              <w:jc w:val="both"/>
              <w:rPr>
                <w:rFonts w:ascii="맑은 고딕" w:eastAsia="맑은 고딕" w:hAnsi="맑은 고딕" w:cs="맑은 고딕"/>
              </w:rPr>
              <w:pPrChange w:id="1799" w:author="고광표" w:date="2018-04-17T04:07:00Z">
                <w:pPr>
                  <w:numPr>
                    <w:numId w:val="32"/>
                  </w:numPr>
                  <w:tabs>
                    <w:tab w:val="num" w:pos="360"/>
                    <w:tab w:val="num" w:pos="720"/>
                  </w:tabs>
                  <w:spacing w:line="360" w:lineRule="auto"/>
                  <w:ind w:left="720" w:hanging="720"/>
                  <w:contextualSpacing/>
                  <w:jc w:val="both"/>
                </w:pPr>
              </w:pPrChange>
            </w:pPr>
            <w:r>
              <w:rPr>
                <w:rFonts w:ascii="맑은 고딕" w:eastAsia="맑은 고딕" w:hAnsi="맑은 고딕" w:cs="맑은 고딕"/>
              </w:rPr>
              <w:t>자원봉사자는 “프로필” 버튼을 누른다.</w:t>
            </w:r>
          </w:p>
          <w:p w14:paraId="6A88CEA2" w14:textId="77777777" w:rsidR="00497855" w:rsidRDefault="00497855" w:rsidP="00497855">
            <w:pPr>
              <w:spacing w:line="360" w:lineRule="auto"/>
              <w:jc w:val="both"/>
              <w:rPr>
                <w:rFonts w:ascii="맑은 고딕" w:eastAsia="맑은 고딕" w:hAnsi="맑은 고딕" w:cs="맑은 고딕"/>
              </w:rPr>
            </w:pPr>
          </w:p>
          <w:p w14:paraId="1D6C1929"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Extensions:</w:t>
            </w:r>
          </w:p>
          <w:p w14:paraId="570DFA7B"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3a. 자원봉사자가 회원정보수정을 원하는 경우</w:t>
            </w:r>
          </w:p>
          <w:p w14:paraId="4E4F308D" w14:textId="77777777" w:rsidR="00497855" w:rsidRDefault="00497855">
            <w:pPr>
              <w:numPr>
                <w:ilvl w:val="0"/>
                <w:numId w:val="15"/>
              </w:numPr>
              <w:spacing w:line="360" w:lineRule="auto"/>
              <w:contextualSpacing/>
              <w:jc w:val="both"/>
              <w:rPr>
                <w:rFonts w:ascii="맑은 고딕" w:eastAsia="맑은 고딕" w:hAnsi="맑은 고딕" w:cs="맑은 고딕"/>
              </w:rPr>
              <w:pPrChange w:id="1800" w:author="고광표" w:date="2018-04-17T04:07:00Z">
                <w:pPr>
                  <w:numPr>
                    <w:numId w:val="33"/>
                  </w:numPr>
                  <w:tabs>
                    <w:tab w:val="num" w:pos="360"/>
                    <w:tab w:val="num" w:pos="720"/>
                  </w:tabs>
                  <w:spacing w:line="360" w:lineRule="auto"/>
                  <w:ind w:left="720" w:hanging="720"/>
                  <w:contextualSpacing/>
                  <w:jc w:val="both"/>
                </w:pPr>
              </w:pPrChange>
            </w:pPr>
            <w:r>
              <w:rPr>
                <w:rFonts w:ascii="맑은 고딕" w:eastAsia="맑은 고딕" w:hAnsi="맑은 고딕" w:cs="맑은 고딕"/>
              </w:rPr>
              <w:t>자원봉사자는 “회원 정보 수정” 버튼을 누른다.</w:t>
            </w:r>
          </w:p>
          <w:p w14:paraId="4F067254" w14:textId="77777777" w:rsidR="00497855" w:rsidRDefault="00497855">
            <w:pPr>
              <w:numPr>
                <w:ilvl w:val="0"/>
                <w:numId w:val="15"/>
              </w:numPr>
              <w:spacing w:line="360" w:lineRule="auto"/>
              <w:contextualSpacing/>
              <w:jc w:val="both"/>
              <w:rPr>
                <w:rFonts w:ascii="맑은 고딕" w:eastAsia="맑은 고딕" w:hAnsi="맑은 고딕" w:cs="맑은 고딕"/>
              </w:rPr>
              <w:pPrChange w:id="1801" w:author="고광표" w:date="2018-04-17T04:07:00Z">
                <w:pPr>
                  <w:numPr>
                    <w:numId w:val="33"/>
                  </w:numPr>
                  <w:tabs>
                    <w:tab w:val="num" w:pos="360"/>
                    <w:tab w:val="num" w:pos="720"/>
                  </w:tabs>
                  <w:spacing w:line="360" w:lineRule="auto"/>
                  <w:ind w:left="720" w:hanging="720"/>
                  <w:contextualSpacing/>
                  <w:jc w:val="both"/>
                </w:pPr>
              </w:pPrChange>
            </w:pPr>
            <w:r>
              <w:rPr>
                <w:rFonts w:ascii="맑은 고딕" w:eastAsia="맑은 고딕" w:hAnsi="맑은 고딕" w:cs="맑은 고딕"/>
              </w:rPr>
              <w:t>System은 자원봉사자에게 “회원 정보”를 보여준다.</w:t>
            </w:r>
          </w:p>
          <w:p w14:paraId="455CE9F1" w14:textId="77777777" w:rsidR="00497855" w:rsidRDefault="00497855">
            <w:pPr>
              <w:numPr>
                <w:ilvl w:val="0"/>
                <w:numId w:val="15"/>
              </w:numPr>
              <w:spacing w:line="360" w:lineRule="auto"/>
              <w:contextualSpacing/>
              <w:jc w:val="both"/>
              <w:rPr>
                <w:rFonts w:ascii="맑은 고딕" w:eastAsia="맑은 고딕" w:hAnsi="맑은 고딕" w:cs="맑은 고딕"/>
              </w:rPr>
              <w:pPrChange w:id="1802" w:author="고광표" w:date="2018-04-17T04:07:00Z">
                <w:pPr>
                  <w:numPr>
                    <w:numId w:val="33"/>
                  </w:numPr>
                  <w:tabs>
                    <w:tab w:val="num" w:pos="360"/>
                    <w:tab w:val="num" w:pos="720"/>
                  </w:tabs>
                  <w:spacing w:line="360" w:lineRule="auto"/>
                  <w:ind w:left="720" w:hanging="720"/>
                  <w:contextualSpacing/>
                  <w:jc w:val="both"/>
                </w:pPr>
              </w:pPrChange>
            </w:pPr>
            <w:r>
              <w:rPr>
                <w:rFonts w:ascii="맑은 고딕" w:eastAsia="맑은 고딕" w:hAnsi="맑은 고딕" w:cs="맑은 고딕"/>
              </w:rPr>
              <w:t>자원봉사자는 수정을 원하는 항목의 입력값을 수정한다.</w:t>
            </w:r>
          </w:p>
          <w:p w14:paraId="18878BD5" w14:textId="77777777" w:rsidR="00497855" w:rsidRDefault="00497855">
            <w:pPr>
              <w:numPr>
                <w:ilvl w:val="0"/>
                <w:numId w:val="15"/>
              </w:numPr>
              <w:spacing w:line="360" w:lineRule="auto"/>
              <w:contextualSpacing/>
              <w:jc w:val="both"/>
              <w:rPr>
                <w:rFonts w:ascii="맑은 고딕" w:eastAsia="맑은 고딕" w:hAnsi="맑은 고딕" w:cs="맑은 고딕"/>
              </w:rPr>
              <w:pPrChange w:id="1803" w:author="고광표" w:date="2018-04-17T04:07:00Z">
                <w:pPr>
                  <w:numPr>
                    <w:numId w:val="33"/>
                  </w:numPr>
                  <w:tabs>
                    <w:tab w:val="num" w:pos="360"/>
                    <w:tab w:val="num" w:pos="720"/>
                  </w:tabs>
                  <w:spacing w:line="360" w:lineRule="auto"/>
                  <w:ind w:left="720" w:hanging="720"/>
                  <w:contextualSpacing/>
                  <w:jc w:val="both"/>
                </w:pPr>
              </w:pPrChange>
            </w:pPr>
            <w:r>
              <w:rPr>
                <w:rFonts w:ascii="맑은 고딕" w:eastAsia="맑은 고딕" w:hAnsi="맑은 고딕" w:cs="맑은 고딕"/>
              </w:rPr>
              <w:t>자원봉사자는 “수정 완료” 버튼을 누른다.</w:t>
            </w:r>
          </w:p>
          <w:p w14:paraId="230C3695" w14:textId="77777777" w:rsidR="00497855" w:rsidRDefault="00497855">
            <w:pPr>
              <w:numPr>
                <w:ilvl w:val="0"/>
                <w:numId w:val="15"/>
              </w:numPr>
              <w:spacing w:line="360" w:lineRule="auto"/>
              <w:contextualSpacing/>
              <w:jc w:val="both"/>
              <w:rPr>
                <w:rFonts w:ascii="맑은 고딕" w:eastAsia="맑은 고딕" w:hAnsi="맑은 고딕" w:cs="맑은 고딕"/>
              </w:rPr>
              <w:pPrChange w:id="1804" w:author="고광표" w:date="2018-04-17T04:07:00Z">
                <w:pPr>
                  <w:numPr>
                    <w:numId w:val="33"/>
                  </w:numPr>
                  <w:tabs>
                    <w:tab w:val="num" w:pos="360"/>
                    <w:tab w:val="num" w:pos="720"/>
                  </w:tabs>
                  <w:spacing w:line="360" w:lineRule="auto"/>
                  <w:ind w:left="720" w:hanging="720"/>
                  <w:contextualSpacing/>
                  <w:jc w:val="both"/>
                </w:pPr>
              </w:pPrChange>
            </w:pPr>
            <w:r>
              <w:rPr>
                <w:rFonts w:ascii="맑은 고딕" w:eastAsia="맑은 고딕" w:hAnsi="맑은 고딕" w:cs="맑은 고딕"/>
              </w:rPr>
              <w:t>System은 수정된 정보를 해당 회원의 정보로 갱신한다.</w:t>
            </w:r>
          </w:p>
          <w:p w14:paraId="2696C18E" w14:textId="77777777" w:rsidR="00497855" w:rsidRDefault="00497855" w:rsidP="00497855">
            <w:pPr>
              <w:spacing w:line="360" w:lineRule="auto"/>
              <w:ind w:firstLine="720"/>
              <w:jc w:val="both"/>
              <w:rPr>
                <w:rFonts w:ascii="맑은 고딕" w:eastAsia="맑은 고딕" w:hAnsi="맑은 고딕" w:cs="맑은 고딕"/>
              </w:rPr>
            </w:pPr>
          </w:p>
          <w:p w14:paraId="008C2CBF"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3b. 자원봉사자가 자신이 자원한 봉사의 매칭상태를 보고 싶은 경우</w:t>
            </w:r>
          </w:p>
          <w:p w14:paraId="1C9D4BCB" w14:textId="77777777" w:rsidR="00497855" w:rsidRDefault="00497855">
            <w:pPr>
              <w:numPr>
                <w:ilvl w:val="0"/>
                <w:numId w:val="13"/>
              </w:numPr>
              <w:spacing w:line="360" w:lineRule="auto"/>
              <w:contextualSpacing/>
              <w:jc w:val="both"/>
              <w:rPr>
                <w:rFonts w:ascii="맑은 고딕" w:eastAsia="맑은 고딕" w:hAnsi="맑은 고딕" w:cs="맑은 고딕"/>
              </w:rPr>
              <w:pPrChange w:id="1805" w:author="고광표" w:date="2018-04-17T04:07:00Z">
                <w:pPr>
                  <w:numPr>
                    <w:numId w:val="34"/>
                  </w:numPr>
                  <w:tabs>
                    <w:tab w:val="num" w:pos="360"/>
                    <w:tab w:val="num" w:pos="720"/>
                  </w:tabs>
                  <w:spacing w:line="360" w:lineRule="auto"/>
                  <w:ind w:left="720" w:hanging="720"/>
                  <w:contextualSpacing/>
                  <w:jc w:val="both"/>
                </w:pPr>
              </w:pPrChange>
            </w:pPr>
            <w:r>
              <w:rPr>
                <w:rFonts w:ascii="맑은 고딕" w:eastAsia="맑은 고딕" w:hAnsi="맑은 고딕" w:cs="맑은 고딕"/>
              </w:rPr>
              <w:t>자원봉사자는 “내 신청 상황” 버튼을 누른다.</w:t>
            </w:r>
          </w:p>
          <w:p w14:paraId="59716B42" w14:textId="77777777" w:rsidR="00497855" w:rsidRDefault="00497855">
            <w:pPr>
              <w:numPr>
                <w:ilvl w:val="0"/>
                <w:numId w:val="13"/>
              </w:numPr>
              <w:spacing w:line="360" w:lineRule="auto"/>
              <w:contextualSpacing/>
              <w:jc w:val="both"/>
              <w:rPr>
                <w:rFonts w:ascii="맑은 고딕" w:eastAsia="맑은 고딕" w:hAnsi="맑은 고딕" w:cs="맑은 고딕"/>
              </w:rPr>
              <w:pPrChange w:id="1806" w:author="고광표" w:date="2018-04-17T04:07:00Z">
                <w:pPr>
                  <w:numPr>
                    <w:numId w:val="34"/>
                  </w:numPr>
                  <w:tabs>
                    <w:tab w:val="num" w:pos="360"/>
                    <w:tab w:val="num" w:pos="720"/>
                  </w:tabs>
                  <w:spacing w:line="360" w:lineRule="auto"/>
                  <w:ind w:left="720" w:hanging="720"/>
                  <w:contextualSpacing/>
                  <w:jc w:val="both"/>
                </w:pPr>
              </w:pPrChange>
            </w:pPr>
            <w:r>
              <w:rPr>
                <w:rFonts w:ascii="맑은 고딕" w:eastAsia="맑은 고딕" w:hAnsi="맑은 고딕" w:cs="맑은 고딕"/>
              </w:rPr>
              <w:t>System은 자원봉사자에게 자원 신청 처리가 완료된 봉사들의 리스트를 보여준다.</w:t>
            </w:r>
          </w:p>
          <w:p w14:paraId="6F2CB760"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ab/>
              <w:t>2a. 자원봉사자가 자원한 봉사를 취소하기를 원하는 경우</w:t>
            </w:r>
          </w:p>
          <w:p w14:paraId="2183D1B7" w14:textId="77777777" w:rsidR="00497855" w:rsidRDefault="00497855">
            <w:pPr>
              <w:numPr>
                <w:ilvl w:val="0"/>
                <w:numId w:val="6"/>
              </w:numPr>
              <w:spacing w:line="360" w:lineRule="auto"/>
              <w:contextualSpacing/>
              <w:jc w:val="both"/>
              <w:rPr>
                <w:rFonts w:ascii="맑은 고딕" w:eastAsia="맑은 고딕" w:hAnsi="맑은 고딕" w:cs="맑은 고딕"/>
              </w:rPr>
              <w:pPrChange w:id="1807" w:author="고광표" w:date="2018-04-17T04:07:00Z">
                <w:pPr>
                  <w:numPr>
                    <w:numId w:val="35"/>
                  </w:numPr>
                  <w:tabs>
                    <w:tab w:val="num" w:pos="360"/>
                    <w:tab w:val="num" w:pos="720"/>
                  </w:tabs>
                  <w:spacing w:line="360" w:lineRule="auto"/>
                  <w:ind w:left="720" w:hanging="720"/>
                  <w:contextualSpacing/>
                  <w:jc w:val="both"/>
                </w:pPr>
              </w:pPrChange>
            </w:pPr>
            <w:r>
              <w:rPr>
                <w:rFonts w:ascii="맑은 고딕" w:eastAsia="맑은 고딕" w:hAnsi="맑은 고딕" w:cs="맑은 고딕"/>
              </w:rPr>
              <w:t>자원봉사자는 보여진 리스트 중 취소를 원하는 봉사의 영역을 누른다.</w:t>
            </w:r>
          </w:p>
          <w:p w14:paraId="59112C6D" w14:textId="77777777" w:rsidR="00497855" w:rsidRDefault="00497855">
            <w:pPr>
              <w:numPr>
                <w:ilvl w:val="0"/>
                <w:numId w:val="6"/>
              </w:numPr>
              <w:spacing w:line="360" w:lineRule="auto"/>
              <w:contextualSpacing/>
              <w:jc w:val="both"/>
              <w:rPr>
                <w:rFonts w:ascii="맑은 고딕" w:eastAsia="맑은 고딕" w:hAnsi="맑은 고딕" w:cs="맑은 고딕"/>
              </w:rPr>
              <w:pPrChange w:id="1808" w:author="고광표" w:date="2018-04-17T04:07:00Z">
                <w:pPr>
                  <w:numPr>
                    <w:numId w:val="35"/>
                  </w:numPr>
                  <w:tabs>
                    <w:tab w:val="num" w:pos="360"/>
                    <w:tab w:val="num" w:pos="720"/>
                  </w:tabs>
                  <w:spacing w:line="360" w:lineRule="auto"/>
                  <w:ind w:left="720" w:hanging="720"/>
                  <w:contextualSpacing/>
                  <w:jc w:val="both"/>
                </w:pPr>
              </w:pPrChange>
            </w:pPr>
            <w:r>
              <w:rPr>
                <w:rFonts w:ascii="맑은 고딕" w:eastAsia="맑은 고딕" w:hAnsi="맑은 고딕" w:cs="맑은 고딕"/>
              </w:rPr>
              <w:t>System은 자원봉사자에게 해당 봉사의 매칭 상태를 보여준다.</w:t>
            </w:r>
          </w:p>
          <w:p w14:paraId="02E22E5D" w14:textId="77777777" w:rsidR="00497855" w:rsidRDefault="00497855">
            <w:pPr>
              <w:numPr>
                <w:ilvl w:val="0"/>
                <w:numId w:val="6"/>
              </w:numPr>
              <w:spacing w:line="360" w:lineRule="auto"/>
              <w:contextualSpacing/>
              <w:jc w:val="both"/>
              <w:rPr>
                <w:rFonts w:ascii="맑은 고딕" w:eastAsia="맑은 고딕" w:hAnsi="맑은 고딕" w:cs="맑은 고딕"/>
              </w:rPr>
              <w:pPrChange w:id="1809" w:author="고광표" w:date="2018-04-17T04:07:00Z">
                <w:pPr>
                  <w:numPr>
                    <w:numId w:val="35"/>
                  </w:numPr>
                  <w:tabs>
                    <w:tab w:val="num" w:pos="360"/>
                    <w:tab w:val="num" w:pos="720"/>
                  </w:tabs>
                  <w:spacing w:line="360" w:lineRule="auto"/>
                  <w:ind w:left="720" w:hanging="720"/>
                  <w:contextualSpacing/>
                  <w:jc w:val="both"/>
                </w:pPr>
              </w:pPrChange>
            </w:pPr>
            <w:r>
              <w:rPr>
                <w:rFonts w:ascii="맑은 고딕" w:eastAsia="맑은 고딕" w:hAnsi="맑은 고딕" w:cs="맑은 고딕"/>
              </w:rPr>
              <w:t>자원봉사자는 “자원 취소” 버튼을 누른다.</w:t>
            </w:r>
          </w:p>
          <w:p w14:paraId="3A195451" w14:textId="77777777" w:rsidR="00497855" w:rsidRDefault="00497855">
            <w:pPr>
              <w:numPr>
                <w:ilvl w:val="0"/>
                <w:numId w:val="6"/>
              </w:numPr>
              <w:spacing w:line="360" w:lineRule="auto"/>
              <w:contextualSpacing/>
              <w:jc w:val="both"/>
              <w:rPr>
                <w:rFonts w:ascii="맑은 고딕" w:eastAsia="맑은 고딕" w:hAnsi="맑은 고딕" w:cs="맑은 고딕"/>
              </w:rPr>
              <w:pPrChange w:id="1810" w:author="고광표" w:date="2018-04-17T04:07:00Z">
                <w:pPr>
                  <w:numPr>
                    <w:numId w:val="35"/>
                  </w:numPr>
                  <w:tabs>
                    <w:tab w:val="num" w:pos="360"/>
                    <w:tab w:val="num" w:pos="720"/>
                  </w:tabs>
                  <w:spacing w:line="360" w:lineRule="auto"/>
                  <w:ind w:left="720" w:hanging="720"/>
                  <w:contextualSpacing/>
                  <w:jc w:val="both"/>
                </w:pPr>
              </w:pPrChange>
            </w:pPr>
            <w:r>
              <w:rPr>
                <w:rFonts w:ascii="맑은 고딕" w:eastAsia="맑은 고딕" w:hAnsi="맑은 고딕" w:cs="맑은 고딕"/>
              </w:rPr>
              <w:t>System은 해당 자원봉사자의 자원 상태를 되돌리고 해당 봉사를 요청한 장애인에게 “취소” 알림을 보낸다.</w:t>
            </w:r>
          </w:p>
          <w:p w14:paraId="78C4798C" w14:textId="77777777" w:rsidR="00497855" w:rsidRDefault="00497855" w:rsidP="00497855">
            <w:pPr>
              <w:spacing w:line="360" w:lineRule="auto"/>
              <w:jc w:val="both"/>
              <w:rPr>
                <w:rFonts w:ascii="맑은 고딕" w:eastAsia="맑은 고딕" w:hAnsi="맑은 고딕" w:cs="맑은 고딕"/>
              </w:rPr>
            </w:pPr>
          </w:p>
          <w:p w14:paraId="2477E3B3"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3c. 자원봉사자가 자신이 완료한 봉사내역을 보고 싶은 경우</w:t>
            </w:r>
          </w:p>
          <w:p w14:paraId="26671CFA" w14:textId="77777777" w:rsidR="00497855" w:rsidRDefault="00497855">
            <w:pPr>
              <w:numPr>
                <w:ilvl w:val="0"/>
                <w:numId w:val="16"/>
              </w:numPr>
              <w:spacing w:line="360" w:lineRule="auto"/>
              <w:contextualSpacing/>
              <w:jc w:val="both"/>
              <w:rPr>
                <w:rFonts w:ascii="맑은 고딕" w:eastAsia="맑은 고딕" w:hAnsi="맑은 고딕" w:cs="맑은 고딕"/>
              </w:rPr>
              <w:pPrChange w:id="1811" w:author="고광표" w:date="2018-04-17T04:07:00Z">
                <w:pPr>
                  <w:numPr>
                    <w:numId w:val="36"/>
                  </w:numPr>
                  <w:tabs>
                    <w:tab w:val="num" w:pos="360"/>
                    <w:tab w:val="num" w:pos="720"/>
                  </w:tabs>
                  <w:spacing w:line="360" w:lineRule="auto"/>
                  <w:ind w:left="720" w:hanging="720"/>
                  <w:contextualSpacing/>
                  <w:jc w:val="both"/>
                </w:pPr>
              </w:pPrChange>
            </w:pPr>
            <w:r>
              <w:rPr>
                <w:rFonts w:ascii="맑은 고딕" w:eastAsia="맑은 고딕" w:hAnsi="맑은 고딕" w:cs="맑은 고딕"/>
              </w:rPr>
              <w:t>자원봉사자는 “봉사 내역” 버튼을 누른다.</w:t>
            </w:r>
          </w:p>
          <w:p w14:paraId="5CCF5938" w14:textId="77777777" w:rsidR="00497855" w:rsidRDefault="00497855">
            <w:pPr>
              <w:numPr>
                <w:ilvl w:val="0"/>
                <w:numId w:val="16"/>
              </w:numPr>
              <w:spacing w:line="360" w:lineRule="auto"/>
              <w:contextualSpacing/>
              <w:jc w:val="both"/>
              <w:rPr>
                <w:rFonts w:ascii="맑은 고딕" w:eastAsia="맑은 고딕" w:hAnsi="맑은 고딕" w:cs="맑은 고딕"/>
              </w:rPr>
              <w:pPrChange w:id="1812" w:author="고광표" w:date="2018-04-17T04:07:00Z">
                <w:pPr>
                  <w:numPr>
                    <w:numId w:val="36"/>
                  </w:numPr>
                  <w:tabs>
                    <w:tab w:val="num" w:pos="360"/>
                    <w:tab w:val="num" w:pos="720"/>
                  </w:tabs>
                  <w:spacing w:line="360" w:lineRule="auto"/>
                  <w:ind w:left="720" w:hanging="720"/>
                  <w:contextualSpacing/>
                  <w:jc w:val="both"/>
                </w:pPr>
              </w:pPrChange>
            </w:pPr>
            <w:r>
              <w:rPr>
                <w:rFonts w:ascii="맑은 고딕" w:eastAsia="맑은 고딕" w:hAnsi="맑은 고딕" w:cs="맑은 고딕"/>
              </w:rPr>
              <w:t>System은 자원봉사자에게 해당 자원봉사자가 완료한 봉사들의 리스트를 보여준다.</w:t>
            </w:r>
          </w:p>
          <w:p w14:paraId="199E8E3D" w14:textId="77777777" w:rsidR="00497855" w:rsidRDefault="00497855" w:rsidP="00497855">
            <w:pPr>
              <w:spacing w:line="360" w:lineRule="auto"/>
              <w:jc w:val="both"/>
              <w:rPr>
                <w:rFonts w:ascii="맑은 고딕" w:eastAsia="맑은 고딕" w:hAnsi="맑은 고딕" w:cs="맑은 고딕"/>
              </w:rPr>
            </w:pPr>
          </w:p>
          <w:p w14:paraId="72C38C47"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3d. 자원봉사자가 자신의 봉사가 제대로 인증되었는지 확인하고 싶은 경우</w:t>
            </w:r>
          </w:p>
          <w:p w14:paraId="52E982FE" w14:textId="77777777" w:rsidR="00497855" w:rsidRDefault="00497855">
            <w:pPr>
              <w:numPr>
                <w:ilvl w:val="0"/>
                <w:numId w:val="5"/>
              </w:numPr>
              <w:spacing w:line="360" w:lineRule="auto"/>
              <w:contextualSpacing/>
              <w:jc w:val="both"/>
              <w:rPr>
                <w:rFonts w:ascii="맑은 고딕" w:eastAsia="맑은 고딕" w:hAnsi="맑은 고딕" w:cs="맑은 고딕"/>
              </w:rPr>
              <w:pPrChange w:id="1813" w:author="고광표" w:date="2018-04-17T04:07:00Z">
                <w:pPr>
                  <w:numPr>
                    <w:numId w:val="37"/>
                  </w:numPr>
                  <w:tabs>
                    <w:tab w:val="num" w:pos="360"/>
                    <w:tab w:val="num" w:pos="720"/>
                  </w:tabs>
                  <w:spacing w:line="360" w:lineRule="auto"/>
                  <w:ind w:left="720" w:hanging="720"/>
                  <w:contextualSpacing/>
                  <w:jc w:val="both"/>
                </w:pPr>
              </w:pPrChange>
            </w:pPr>
            <w:r>
              <w:rPr>
                <w:rFonts w:ascii="맑은 고딕" w:eastAsia="맑은 고딕" w:hAnsi="맑은 고딕" w:cs="맑은 고딕"/>
              </w:rPr>
              <w:t>자원봉사자는 “봉사 포털 바로가기” 버튼을 누른다.</w:t>
            </w:r>
          </w:p>
          <w:p w14:paraId="63532635" w14:textId="77777777" w:rsidR="00497855" w:rsidRDefault="00497855">
            <w:pPr>
              <w:numPr>
                <w:ilvl w:val="0"/>
                <w:numId w:val="5"/>
              </w:numPr>
              <w:spacing w:line="360" w:lineRule="auto"/>
              <w:contextualSpacing/>
              <w:jc w:val="both"/>
              <w:rPr>
                <w:rFonts w:ascii="맑은 고딕" w:eastAsia="맑은 고딕" w:hAnsi="맑은 고딕" w:cs="맑은 고딕"/>
              </w:rPr>
              <w:pPrChange w:id="1814" w:author="고광표" w:date="2018-04-17T04:07:00Z">
                <w:pPr>
                  <w:numPr>
                    <w:numId w:val="37"/>
                  </w:numPr>
                  <w:tabs>
                    <w:tab w:val="num" w:pos="360"/>
                    <w:tab w:val="num" w:pos="720"/>
                  </w:tabs>
                  <w:spacing w:line="360" w:lineRule="auto"/>
                  <w:ind w:left="720" w:hanging="720"/>
                  <w:contextualSpacing/>
                  <w:jc w:val="both"/>
                </w:pPr>
              </w:pPrChange>
            </w:pPr>
            <w:r>
              <w:rPr>
                <w:rFonts w:ascii="맑은 고딕" w:eastAsia="맑은 고딕" w:hAnsi="맑은 고딕" w:cs="맑은 고딕"/>
              </w:rPr>
              <w:t>System은 자원봉사자에게 “1365 자원봉사포털 사이트”를 연결해준다.</w:t>
            </w:r>
          </w:p>
        </w:tc>
      </w:tr>
    </w:tbl>
    <w:p w14:paraId="461BE595" w14:textId="42872F8B" w:rsidR="00497855" w:rsidDel="00426ED1" w:rsidRDefault="00497855" w:rsidP="00497855">
      <w:pPr>
        <w:spacing w:line="360" w:lineRule="auto"/>
        <w:jc w:val="both"/>
        <w:rPr>
          <w:del w:id="1815" w:author="고광표" w:date="2018-04-17T04:23:00Z"/>
          <w:rFonts w:ascii="맑은 고딕" w:eastAsia="맑은 고딕" w:hAnsi="맑은 고딕" w:cs="맑은 고딕"/>
          <w:sz w:val="24"/>
          <w:szCs w:val="24"/>
        </w:rPr>
      </w:pPr>
    </w:p>
    <w:p w14:paraId="37435DD8" w14:textId="4D1F1A37" w:rsidR="00497855" w:rsidRDefault="00497855" w:rsidP="00497855">
      <w:pPr>
        <w:spacing w:line="360" w:lineRule="auto"/>
        <w:jc w:val="both"/>
        <w:rPr>
          <w:rFonts w:ascii="맑은 고딕" w:eastAsia="맑은 고딕" w:hAnsi="맑은 고딕" w:cs="맑은 고딕"/>
          <w:sz w:val="24"/>
          <w:szCs w:val="24"/>
        </w:rPr>
      </w:pPr>
    </w:p>
    <w:p w14:paraId="2E7403B5" w14:textId="681ADB92" w:rsidR="00497855" w:rsidRDefault="00497855" w:rsidP="00497855">
      <w:pPr>
        <w:spacing w:line="360" w:lineRule="auto"/>
        <w:jc w:val="both"/>
        <w:rPr>
          <w:rFonts w:ascii="맑은 고딕" w:eastAsia="맑은 고딕" w:hAnsi="맑은 고딕" w:cs="맑은 고딕"/>
          <w:sz w:val="24"/>
          <w:szCs w:val="24"/>
        </w:rPr>
      </w:pPr>
      <w:r>
        <w:rPr>
          <w:rFonts w:ascii="맑은 고딕" w:eastAsia="맑은 고딕" w:hAnsi="맑은 고딕" w:cs="맑은 고딕"/>
          <w:sz w:val="24"/>
          <w:szCs w:val="24"/>
        </w:rPr>
        <w:t>[Use Case 4-1:</w:t>
      </w:r>
      <w:ins w:id="1816" w:author="고광표" w:date="2018-04-17T03:29:00Z">
        <w:r>
          <w:rPr>
            <w:rFonts w:ascii="맑은 고딕" w:eastAsia="맑은 고딕" w:hAnsi="맑은 고딕" w:cs="맑은 고딕"/>
            <w:sz w:val="24"/>
            <w:szCs w:val="24"/>
          </w:rPr>
          <w:t xml:space="preserve"> </w:t>
        </w:r>
      </w:ins>
      <w:r>
        <w:rPr>
          <w:rFonts w:ascii="맑은 고딕" w:eastAsia="맑은 고딕" w:hAnsi="맑은 고딕" w:cs="맑은 고딕"/>
          <w:sz w:val="24"/>
          <w:szCs w:val="24"/>
        </w:rPr>
        <w:t>봉사 시작하기]</w:t>
      </w:r>
    </w:p>
    <w:p w14:paraId="35E74E20" w14:textId="355131CF" w:rsidR="00426ED1" w:rsidRDefault="00426ED1">
      <w:pPr>
        <w:pStyle w:val="aa"/>
        <w:keepNext/>
        <w:rPr>
          <w:ins w:id="1817" w:author="고광표" w:date="2018-04-19T18:56:00Z"/>
        </w:rPr>
        <w:pPrChange w:id="1818" w:author="고광표" w:date="2018-04-19T18:56:00Z">
          <w:pPr/>
        </w:pPrChange>
      </w:pPr>
      <w:bookmarkStart w:id="1819" w:name="_Toc512193248"/>
      <w:ins w:id="1820" w:author="고광표" w:date="2018-04-19T18:56:00Z">
        <w:r>
          <w:t xml:space="preserve">Table </w:t>
        </w:r>
        <w:r>
          <w:fldChar w:fldCharType="begin"/>
        </w:r>
        <w:r>
          <w:instrText xml:space="preserve"> SEQ Table \* ARABIC </w:instrText>
        </w:r>
      </w:ins>
      <w:r>
        <w:fldChar w:fldCharType="separate"/>
      </w:r>
      <w:ins w:id="1821" w:author="고광표" w:date="2018-04-19T19:08:00Z">
        <w:r w:rsidR="004E1911">
          <w:rPr>
            <w:noProof/>
          </w:rPr>
          <w:t>10</w:t>
        </w:r>
      </w:ins>
      <w:ins w:id="1822" w:author="고광표" w:date="2018-04-19T18:56:00Z">
        <w:r>
          <w:fldChar w:fldCharType="end"/>
        </w:r>
        <w:r>
          <w:t>. Use Case 4-1</w:t>
        </w:r>
        <w:bookmarkEnd w:id="1819"/>
      </w:ins>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497855" w14:paraId="7560C8EF" w14:textId="77777777" w:rsidTr="00497855">
        <w:tc>
          <w:tcPr>
            <w:tcW w:w="9029" w:type="dxa"/>
            <w:shd w:val="clear" w:color="auto" w:fill="auto"/>
            <w:tcMar>
              <w:top w:w="100" w:type="dxa"/>
              <w:left w:w="100" w:type="dxa"/>
              <w:bottom w:w="100" w:type="dxa"/>
              <w:right w:w="100" w:type="dxa"/>
            </w:tcMar>
          </w:tcPr>
          <w:p w14:paraId="33BF013C"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Text description: 자원봉사자, 장애인 및 노약자는 봉사를 시작한다.</w:t>
            </w:r>
          </w:p>
          <w:p w14:paraId="419F2367"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Precondition: 자원봉사자는 봉사를 자원하였고 장애인은 봉사를 수락하여 매칭이 완료된 상태이며 각자 로그인되어 있고 메인화면에 들어와있다.</w:t>
            </w:r>
          </w:p>
          <w:p w14:paraId="111E00A3"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Primary actor: 자원봉사자, 장애인 및 노약자</w:t>
            </w:r>
          </w:p>
          <w:p w14:paraId="470B1500"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Success Main Scenario:</w:t>
            </w:r>
          </w:p>
          <w:p w14:paraId="0F318C27" w14:textId="77777777" w:rsidR="00497855" w:rsidRDefault="00497855">
            <w:pPr>
              <w:numPr>
                <w:ilvl w:val="0"/>
                <w:numId w:val="9"/>
              </w:numPr>
              <w:spacing w:line="360" w:lineRule="auto"/>
              <w:contextualSpacing/>
              <w:jc w:val="both"/>
              <w:rPr>
                <w:rFonts w:ascii="맑은 고딕" w:eastAsia="맑은 고딕" w:hAnsi="맑은 고딕" w:cs="맑은 고딕"/>
              </w:rPr>
              <w:pPrChange w:id="1823" w:author="고광표" w:date="2018-04-17T04:07:00Z">
                <w:pPr>
                  <w:numPr>
                    <w:numId w:val="38"/>
                  </w:numPr>
                  <w:tabs>
                    <w:tab w:val="num" w:pos="360"/>
                    <w:tab w:val="num" w:pos="720"/>
                  </w:tabs>
                  <w:spacing w:line="360" w:lineRule="auto"/>
                  <w:ind w:left="720" w:hanging="720"/>
                  <w:contextualSpacing/>
                  <w:jc w:val="both"/>
                </w:pPr>
              </w:pPrChange>
            </w:pPr>
            <w:r>
              <w:rPr>
                <w:rFonts w:ascii="맑은 고딕" w:eastAsia="맑은 고딕" w:hAnsi="맑은 고딕" w:cs="맑은 고딕"/>
              </w:rPr>
              <w:t>자원봉사자와 장애인은 “매칭 항목”에 나타난 봉사의 “시작” 버튼을 누른다.</w:t>
            </w:r>
          </w:p>
          <w:p w14:paraId="7ADA5DE6" w14:textId="77777777" w:rsidR="00497855" w:rsidRDefault="00497855">
            <w:pPr>
              <w:numPr>
                <w:ilvl w:val="0"/>
                <w:numId w:val="9"/>
              </w:numPr>
              <w:spacing w:line="360" w:lineRule="auto"/>
              <w:contextualSpacing/>
              <w:jc w:val="both"/>
              <w:rPr>
                <w:rFonts w:ascii="맑은 고딕" w:eastAsia="맑은 고딕" w:hAnsi="맑은 고딕" w:cs="맑은 고딕"/>
              </w:rPr>
              <w:pPrChange w:id="1824" w:author="고광표" w:date="2018-04-17T04:07:00Z">
                <w:pPr>
                  <w:numPr>
                    <w:numId w:val="38"/>
                  </w:numPr>
                  <w:tabs>
                    <w:tab w:val="num" w:pos="360"/>
                    <w:tab w:val="num" w:pos="720"/>
                  </w:tabs>
                  <w:spacing w:line="360" w:lineRule="auto"/>
                  <w:ind w:left="720" w:hanging="720"/>
                  <w:contextualSpacing/>
                  <w:jc w:val="both"/>
                </w:pPr>
              </w:pPrChange>
            </w:pPr>
            <w:r>
              <w:rPr>
                <w:rFonts w:ascii="맑은 고딕" w:eastAsia="맑은 고딕" w:hAnsi="맑은 고딕" w:cs="맑은 고딕"/>
              </w:rPr>
              <w:t xml:space="preserve">System은 자원봉사자와 장애인에게 랜덤으로 생성한 4자리 숫자를 인증번호로 </w:t>
            </w:r>
            <w:del w:id="1825" w:author="고광표" w:date="2018-04-17T03:29:00Z">
              <w:r w:rsidDel="00497855">
                <w:rPr>
                  <w:rFonts w:ascii="맑은 고딕" w:eastAsia="맑은 고딕" w:hAnsi="맑은 고딕" w:cs="맑은 고딕"/>
                </w:rPr>
                <w:delText xml:space="preserve"> </w:delText>
              </w:r>
            </w:del>
            <w:r>
              <w:rPr>
                <w:rFonts w:ascii="맑은 고딕" w:eastAsia="맑은 고딕" w:hAnsi="맑은 고딕" w:cs="맑은 고딕"/>
              </w:rPr>
              <w:t>보여준다.</w:t>
            </w:r>
          </w:p>
          <w:p w14:paraId="2651476D" w14:textId="77777777" w:rsidR="00497855" w:rsidRDefault="00497855">
            <w:pPr>
              <w:numPr>
                <w:ilvl w:val="0"/>
                <w:numId w:val="9"/>
              </w:numPr>
              <w:spacing w:line="360" w:lineRule="auto"/>
              <w:contextualSpacing/>
              <w:jc w:val="both"/>
              <w:rPr>
                <w:rFonts w:ascii="맑은 고딕" w:eastAsia="맑은 고딕" w:hAnsi="맑은 고딕" w:cs="맑은 고딕"/>
              </w:rPr>
              <w:pPrChange w:id="1826" w:author="고광표" w:date="2018-04-17T04:07:00Z">
                <w:pPr>
                  <w:numPr>
                    <w:numId w:val="38"/>
                  </w:numPr>
                  <w:tabs>
                    <w:tab w:val="num" w:pos="360"/>
                    <w:tab w:val="num" w:pos="720"/>
                  </w:tabs>
                  <w:spacing w:line="360" w:lineRule="auto"/>
                  <w:ind w:left="720" w:hanging="720"/>
                  <w:contextualSpacing/>
                  <w:jc w:val="both"/>
                </w:pPr>
              </w:pPrChange>
            </w:pPr>
            <w:r>
              <w:rPr>
                <w:rFonts w:ascii="맑은 고딕" w:eastAsia="맑은 고딕" w:hAnsi="맑은 고딕" w:cs="맑은 고딕"/>
              </w:rPr>
              <w:t>자원봉사자와 장애인은 System이 상대방에게 생성한 인증번호를 입력하고 “입력완료” 버튼을 누른다.</w:t>
            </w:r>
          </w:p>
          <w:p w14:paraId="172DF8A4" w14:textId="77777777" w:rsidR="00497855" w:rsidRDefault="00497855">
            <w:pPr>
              <w:numPr>
                <w:ilvl w:val="0"/>
                <w:numId w:val="9"/>
              </w:numPr>
              <w:spacing w:line="360" w:lineRule="auto"/>
              <w:contextualSpacing/>
              <w:jc w:val="both"/>
              <w:rPr>
                <w:rFonts w:ascii="맑은 고딕" w:eastAsia="맑은 고딕" w:hAnsi="맑은 고딕" w:cs="맑은 고딕"/>
              </w:rPr>
              <w:pPrChange w:id="1827" w:author="고광표" w:date="2018-04-17T04:07:00Z">
                <w:pPr>
                  <w:numPr>
                    <w:numId w:val="38"/>
                  </w:numPr>
                  <w:tabs>
                    <w:tab w:val="num" w:pos="360"/>
                    <w:tab w:val="num" w:pos="720"/>
                  </w:tabs>
                  <w:spacing w:line="360" w:lineRule="auto"/>
                  <w:ind w:left="720" w:hanging="720"/>
                  <w:contextualSpacing/>
                  <w:jc w:val="both"/>
                </w:pPr>
              </w:pPrChange>
            </w:pPr>
            <w:r>
              <w:rPr>
                <w:rFonts w:ascii="맑은 고딕" w:eastAsia="맑은 고딕" w:hAnsi="맑은 고딕" w:cs="맑은 고딕"/>
              </w:rPr>
              <w:t>System은 자원봉사자와 장애인에게 봉사 시작을 알리고 두 명 모두 인증이 완료된 시간을 봉사 시작 시간을 저장한다.</w:t>
            </w:r>
          </w:p>
          <w:p w14:paraId="59A86F76"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Extensions:</w:t>
            </w:r>
          </w:p>
          <w:p w14:paraId="2DC8F170"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3a. 인증번호의 입력이 상대방의 인증번호와 일치하지 않는 경우</w:t>
            </w:r>
          </w:p>
          <w:p w14:paraId="10E31AED" w14:textId="77777777" w:rsidR="00497855" w:rsidRDefault="00497855">
            <w:pPr>
              <w:numPr>
                <w:ilvl w:val="0"/>
                <w:numId w:val="22"/>
              </w:numPr>
              <w:spacing w:line="360" w:lineRule="auto"/>
              <w:contextualSpacing/>
              <w:jc w:val="both"/>
              <w:rPr>
                <w:rFonts w:ascii="맑은 고딕" w:eastAsia="맑은 고딕" w:hAnsi="맑은 고딕" w:cs="맑은 고딕"/>
              </w:rPr>
              <w:pPrChange w:id="1828" w:author="고광표" w:date="2018-04-17T04:07:00Z">
                <w:pPr>
                  <w:numPr>
                    <w:numId w:val="39"/>
                  </w:numPr>
                  <w:tabs>
                    <w:tab w:val="num" w:pos="360"/>
                    <w:tab w:val="num" w:pos="720"/>
                  </w:tabs>
                  <w:spacing w:line="360" w:lineRule="auto"/>
                  <w:ind w:left="720" w:hanging="720"/>
                  <w:contextualSpacing/>
                  <w:jc w:val="both"/>
                </w:pPr>
              </w:pPrChange>
            </w:pPr>
            <w:r>
              <w:rPr>
                <w:rFonts w:ascii="맑은 고딕" w:eastAsia="맑은 고딕" w:hAnsi="맑은 고딕" w:cs="맑은 고딕"/>
              </w:rPr>
              <w:lastRenderedPageBreak/>
              <w:t>System은 “인증 실패 메세지”를 띄워주고 다시 입력을 기다린다.</w:t>
            </w:r>
          </w:p>
          <w:p w14:paraId="738CA347" w14:textId="77777777" w:rsidR="00497855" w:rsidRDefault="00497855">
            <w:pPr>
              <w:numPr>
                <w:ilvl w:val="0"/>
                <w:numId w:val="22"/>
              </w:numPr>
              <w:spacing w:line="360" w:lineRule="auto"/>
              <w:contextualSpacing/>
              <w:jc w:val="both"/>
              <w:rPr>
                <w:rFonts w:ascii="맑은 고딕" w:eastAsia="맑은 고딕" w:hAnsi="맑은 고딕" w:cs="맑은 고딕"/>
              </w:rPr>
              <w:pPrChange w:id="1829" w:author="고광표" w:date="2018-04-17T04:07:00Z">
                <w:pPr>
                  <w:numPr>
                    <w:numId w:val="39"/>
                  </w:numPr>
                  <w:tabs>
                    <w:tab w:val="num" w:pos="360"/>
                    <w:tab w:val="num" w:pos="720"/>
                  </w:tabs>
                  <w:spacing w:line="360" w:lineRule="auto"/>
                  <w:ind w:left="720" w:hanging="720"/>
                  <w:contextualSpacing/>
                  <w:jc w:val="both"/>
                </w:pPr>
              </w:pPrChange>
            </w:pPr>
            <w:r>
              <w:rPr>
                <w:rFonts w:ascii="맑은 고딕" w:eastAsia="맑은 고딕" w:hAnsi="맑은 고딕" w:cs="맑은 고딕"/>
              </w:rPr>
              <w:t>자원봉사자와 장애인은 System이 상대방에게 생성한 인증번호를 다시 입력하고 “입력완료” 버튼을 누른다.</w:t>
            </w:r>
          </w:p>
        </w:tc>
      </w:tr>
    </w:tbl>
    <w:p w14:paraId="1D0979A1" w14:textId="77777777" w:rsidR="00497855" w:rsidDel="00784F04" w:rsidRDefault="00497855" w:rsidP="00497855">
      <w:pPr>
        <w:spacing w:line="360" w:lineRule="auto"/>
        <w:jc w:val="both"/>
        <w:rPr>
          <w:del w:id="1830" w:author="고광표" w:date="2018-04-17T04:23:00Z"/>
          <w:rFonts w:ascii="맑은 고딕" w:eastAsia="맑은 고딕" w:hAnsi="맑은 고딕" w:cs="맑은 고딕"/>
          <w:sz w:val="24"/>
          <w:szCs w:val="24"/>
        </w:rPr>
      </w:pPr>
    </w:p>
    <w:p w14:paraId="0F8BD242" w14:textId="77777777" w:rsidR="00497855" w:rsidRDefault="00497855" w:rsidP="00497855">
      <w:pPr>
        <w:spacing w:line="360" w:lineRule="auto"/>
        <w:jc w:val="both"/>
        <w:rPr>
          <w:rFonts w:ascii="맑은 고딕" w:eastAsia="맑은 고딕" w:hAnsi="맑은 고딕" w:cs="맑은 고딕"/>
          <w:sz w:val="24"/>
          <w:szCs w:val="24"/>
        </w:rPr>
      </w:pPr>
    </w:p>
    <w:p w14:paraId="020DED5F" w14:textId="69666932" w:rsidR="00497855" w:rsidRDefault="00497855" w:rsidP="00497855">
      <w:pPr>
        <w:spacing w:line="360" w:lineRule="auto"/>
        <w:jc w:val="both"/>
        <w:rPr>
          <w:rFonts w:ascii="맑은 고딕" w:eastAsia="맑은 고딕" w:hAnsi="맑은 고딕" w:cs="맑은 고딕"/>
          <w:sz w:val="24"/>
          <w:szCs w:val="24"/>
        </w:rPr>
      </w:pPr>
      <w:r>
        <w:rPr>
          <w:rFonts w:ascii="맑은 고딕" w:eastAsia="맑은 고딕" w:hAnsi="맑은 고딕" w:cs="맑은 고딕"/>
          <w:sz w:val="24"/>
          <w:szCs w:val="24"/>
        </w:rPr>
        <w:t>[Use Case 4-2:</w:t>
      </w:r>
      <w:ins w:id="1831" w:author="고광표" w:date="2018-04-17T03:30:00Z">
        <w:r>
          <w:rPr>
            <w:rFonts w:ascii="맑은 고딕" w:eastAsia="맑은 고딕" w:hAnsi="맑은 고딕" w:cs="맑은 고딕"/>
            <w:sz w:val="24"/>
            <w:szCs w:val="24"/>
          </w:rPr>
          <w:t xml:space="preserve"> </w:t>
        </w:r>
      </w:ins>
      <w:r>
        <w:rPr>
          <w:rFonts w:ascii="맑은 고딕" w:eastAsia="맑은 고딕" w:hAnsi="맑은 고딕" w:cs="맑은 고딕"/>
          <w:sz w:val="24"/>
          <w:szCs w:val="24"/>
        </w:rPr>
        <w:t>봉사 종료하기]</w:t>
      </w:r>
    </w:p>
    <w:p w14:paraId="6C71689C" w14:textId="10237CAE" w:rsidR="00426ED1" w:rsidRDefault="00426ED1">
      <w:pPr>
        <w:pStyle w:val="aa"/>
        <w:keepNext/>
        <w:rPr>
          <w:ins w:id="1832" w:author="고광표" w:date="2018-04-19T18:56:00Z"/>
        </w:rPr>
        <w:pPrChange w:id="1833" w:author="고광표" w:date="2018-04-19T18:56:00Z">
          <w:pPr/>
        </w:pPrChange>
      </w:pPr>
      <w:bookmarkStart w:id="1834" w:name="_Toc512193249"/>
      <w:ins w:id="1835" w:author="고광표" w:date="2018-04-19T18:56:00Z">
        <w:r>
          <w:t xml:space="preserve">Table </w:t>
        </w:r>
        <w:r>
          <w:fldChar w:fldCharType="begin"/>
        </w:r>
        <w:r>
          <w:instrText xml:space="preserve"> SEQ Table \* ARABIC </w:instrText>
        </w:r>
      </w:ins>
      <w:r>
        <w:fldChar w:fldCharType="separate"/>
      </w:r>
      <w:ins w:id="1836" w:author="고광표" w:date="2018-04-19T19:08:00Z">
        <w:r w:rsidR="004E1911">
          <w:rPr>
            <w:noProof/>
          </w:rPr>
          <w:t>11</w:t>
        </w:r>
      </w:ins>
      <w:ins w:id="1837" w:author="고광표" w:date="2018-04-19T18:56:00Z">
        <w:r>
          <w:fldChar w:fldCharType="end"/>
        </w:r>
        <w:r>
          <w:t>. Use Case 4-2</w:t>
        </w:r>
        <w:bookmarkEnd w:id="1834"/>
      </w:ins>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497855" w14:paraId="08743682" w14:textId="77777777" w:rsidTr="00497855">
        <w:tc>
          <w:tcPr>
            <w:tcW w:w="9029" w:type="dxa"/>
            <w:shd w:val="clear" w:color="auto" w:fill="auto"/>
            <w:tcMar>
              <w:top w:w="100" w:type="dxa"/>
              <w:left w:w="100" w:type="dxa"/>
              <w:bottom w:w="100" w:type="dxa"/>
              <w:right w:w="100" w:type="dxa"/>
            </w:tcMar>
          </w:tcPr>
          <w:p w14:paraId="6B57FC3F"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Text description: 자원봉사자, 장애인 및 노약자는 봉사를 종료한다.</w:t>
            </w:r>
          </w:p>
          <w:p w14:paraId="2974F992"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Precondition: 자원봉사자와 장애인이 서로 매칭되어 봉사 시작을 한 상태이며 각각 로그인이 되어 메인화면에 들어와있다.</w:t>
            </w:r>
          </w:p>
          <w:p w14:paraId="07972A30"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Primary actor: 자원봉사자, 장애인 및 노약자</w:t>
            </w:r>
          </w:p>
          <w:p w14:paraId="4D3A263D"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Success Main Scenario:</w:t>
            </w:r>
          </w:p>
          <w:p w14:paraId="4AD9D1D8" w14:textId="77777777" w:rsidR="00497855" w:rsidRDefault="00497855">
            <w:pPr>
              <w:numPr>
                <w:ilvl w:val="0"/>
                <w:numId w:val="4"/>
              </w:numPr>
              <w:spacing w:line="360" w:lineRule="auto"/>
              <w:ind w:left="1200"/>
              <w:contextualSpacing/>
              <w:jc w:val="both"/>
              <w:rPr>
                <w:rFonts w:ascii="맑은 고딕" w:eastAsia="맑은 고딕" w:hAnsi="맑은 고딕" w:cs="맑은 고딕"/>
              </w:rPr>
              <w:pPrChange w:id="1838" w:author="고광표" w:date="2018-04-17T04:07:00Z">
                <w:pPr>
                  <w:numPr>
                    <w:numId w:val="40"/>
                  </w:numPr>
                  <w:tabs>
                    <w:tab w:val="num" w:pos="360"/>
                    <w:tab w:val="num" w:pos="720"/>
                  </w:tabs>
                  <w:spacing w:line="360" w:lineRule="auto"/>
                  <w:ind w:left="1200" w:hanging="720"/>
                  <w:contextualSpacing/>
                  <w:jc w:val="both"/>
                </w:pPr>
              </w:pPrChange>
            </w:pPr>
            <w:r>
              <w:rPr>
                <w:rFonts w:ascii="맑은 고딕" w:eastAsia="맑은 고딕" w:hAnsi="맑은 고딕" w:cs="맑은 고딕"/>
              </w:rPr>
              <w:t>자원봉사자와 장애인을 “매칭 항목”에 나타난 봉사의 “종료” 버튼을 누른다.</w:t>
            </w:r>
          </w:p>
          <w:p w14:paraId="21542396" w14:textId="77777777" w:rsidR="00497855" w:rsidRDefault="00497855">
            <w:pPr>
              <w:numPr>
                <w:ilvl w:val="0"/>
                <w:numId w:val="4"/>
              </w:numPr>
              <w:spacing w:line="360" w:lineRule="auto"/>
              <w:ind w:left="1200"/>
              <w:contextualSpacing/>
              <w:jc w:val="both"/>
              <w:rPr>
                <w:rFonts w:ascii="맑은 고딕" w:eastAsia="맑은 고딕" w:hAnsi="맑은 고딕" w:cs="맑은 고딕"/>
              </w:rPr>
              <w:pPrChange w:id="1839" w:author="고광표" w:date="2018-04-17T04:07:00Z">
                <w:pPr>
                  <w:numPr>
                    <w:numId w:val="40"/>
                  </w:numPr>
                  <w:tabs>
                    <w:tab w:val="num" w:pos="360"/>
                    <w:tab w:val="num" w:pos="720"/>
                  </w:tabs>
                  <w:spacing w:line="360" w:lineRule="auto"/>
                  <w:ind w:left="1200" w:hanging="720"/>
                  <w:contextualSpacing/>
                  <w:jc w:val="both"/>
                </w:pPr>
              </w:pPrChange>
            </w:pPr>
            <w:r>
              <w:rPr>
                <w:rFonts w:ascii="맑은 고딕" w:eastAsia="맑은 고딕" w:hAnsi="맑은 고딕" w:cs="맑은 고딕"/>
              </w:rPr>
              <w:t xml:space="preserve">System은 자원봉사자와 장애인에게 랜덤으로 생성한 4자리 숫자를 인증번호로 </w:t>
            </w:r>
            <w:del w:id="1840" w:author="고광표" w:date="2018-04-17T03:30:00Z">
              <w:r w:rsidDel="00497855">
                <w:rPr>
                  <w:rFonts w:ascii="맑은 고딕" w:eastAsia="맑은 고딕" w:hAnsi="맑은 고딕" w:cs="맑은 고딕"/>
                </w:rPr>
                <w:delText xml:space="preserve"> </w:delText>
              </w:r>
            </w:del>
            <w:r>
              <w:rPr>
                <w:rFonts w:ascii="맑은 고딕" w:eastAsia="맑은 고딕" w:hAnsi="맑은 고딕" w:cs="맑은 고딕"/>
              </w:rPr>
              <w:t>보여준다.</w:t>
            </w:r>
          </w:p>
          <w:p w14:paraId="33E5FC59" w14:textId="77777777" w:rsidR="00497855" w:rsidRDefault="00497855">
            <w:pPr>
              <w:numPr>
                <w:ilvl w:val="0"/>
                <w:numId w:val="4"/>
              </w:numPr>
              <w:spacing w:line="360" w:lineRule="auto"/>
              <w:ind w:left="1200"/>
              <w:contextualSpacing/>
              <w:jc w:val="both"/>
              <w:rPr>
                <w:rFonts w:ascii="맑은 고딕" w:eastAsia="맑은 고딕" w:hAnsi="맑은 고딕" w:cs="맑은 고딕"/>
              </w:rPr>
              <w:pPrChange w:id="1841" w:author="고광표" w:date="2018-04-17T04:07:00Z">
                <w:pPr>
                  <w:numPr>
                    <w:numId w:val="40"/>
                  </w:numPr>
                  <w:tabs>
                    <w:tab w:val="num" w:pos="360"/>
                    <w:tab w:val="num" w:pos="720"/>
                  </w:tabs>
                  <w:spacing w:line="360" w:lineRule="auto"/>
                  <w:ind w:left="1200" w:hanging="720"/>
                  <w:contextualSpacing/>
                  <w:jc w:val="both"/>
                </w:pPr>
              </w:pPrChange>
            </w:pPr>
            <w:r>
              <w:rPr>
                <w:rFonts w:ascii="맑은 고딕" w:eastAsia="맑은 고딕" w:hAnsi="맑은 고딕" w:cs="맑은 고딕"/>
              </w:rPr>
              <w:t>자원봉사자와 장애인은 System이 상대방에게 생성한 인증번호를 입력하고 “입력완료” 버튼을 누른다.</w:t>
            </w:r>
          </w:p>
          <w:p w14:paraId="190EA76B" w14:textId="77777777" w:rsidR="00497855" w:rsidRDefault="00497855">
            <w:pPr>
              <w:numPr>
                <w:ilvl w:val="0"/>
                <w:numId w:val="4"/>
              </w:numPr>
              <w:spacing w:line="360" w:lineRule="auto"/>
              <w:ind w:left="1200"/>
              <w:contextualSpacing/>
              <w:jc w:val="both"/>
              <w:rPr>
                <w:rFonts w:ascii="맑은 고딕" w:eastAsia="맑은 고딕" w:hAnsi="맑은 고딕" w:cs="맑은 고딕"/>
              </w:rPr>
              <w:pPrChange w:id="1842" w:author="고광표" w:date="2018-04-17T04:07:00Z">
                <w:pPr>
                  <w:numPr>
                    <w:numId w:val="40"/>
                  </w:numPr>
                  <w:tabs>
                    <w:tab w:val="num" w:pos="360"/>
                    <w:tab w:val="num" w:pos="720"/>
                  </w:tabs>
                  <w:spacing w:line="360" w:lineRule="auto"/>
                  <w:ind w:left="1200" w:hanging="720"/>
                  <w:contextualSpacing/>
                  <w:jc w:val="both"/>
                </w:pPr>
              </w:pPrChange>
            </w:pPr>
            <w:r>
              <w:rPr>
                <w:rFonts w:ascii="맑은 고딕" w:eastAsia="맑은 고딕" w:hAnsi="맑은 고딕" w:cs="맑은 고딕"/>
              </w:rPr>
              <w:t>System은 자원봉사자와 장애인에게 각각 설문조사를 요청한다.</w:t>
            </w:r>
          </w:p>
          <w:p w14:paraId="6239797A" w14:textId="77777777" w:rsidR="00497855" w:rsidRDefault="00497855">
            <w:pPr>
              <w:numPr>
                <w:ilvl w:val="0"/>
                <w:numId w:val="4"/>
              </w:numPr>
              <w:spacing w:line="360" w:lineRule="auto"/>
              <w:ind w:left="1200"/>
              <w:contextualSpacing/>
              <w:jc w:val="both"/>
              <w:rPr>
                <w:rFonts w:ascii="맑은 고딕" w:eastAsia="맑은 고딕" w:hAnsi="맑은 고딕" w:cs="맑은 고딕"/>
              </w:rPr>
              <w:pPrChange w:id="1843" w:author="고광표" w:date="2018-04-17T04:07:00Z">
                <w:pPr>
                  <w:numPr>
                    <w:numId w:val="40"/>
                  </w:numPr>
                  <w:tabs>
                    <w:tab w:val="num" w:pos="360"/>
                    <w:tab w:val="num" w:pos="720"/>
                  </w:tabs>
                  <w:spacing w:line="360" w:lineRule="auto"/>
                  <w:ind w:left="1200" w:hanging="720"/>
                  <w:contextualSpacing/>
                  <w:jc w:val="both"/>
                </w:pPr>
              </w:pPrChange>
            </w:pPr>
            <w:r>
              <w:rPr>
                <w:rFonts w:ascii="맑은 고딕" w:eastAsia="맑은 고딕" w:hAnsi="맑은 고딕" w:cs="맑은 고딕"/>
              </w:rPr>
              <w:t>자원봉사자와 장애인은 설문조사를 작성하고 “제출”버튼을 누른다.</w:t>
            </w:r>
          </w:p>
          <w:p w14:paraId="51F633B5" w14:textId="77777777" w:rsidR="00497855" w:rsidRDefault="00497855">
            <w:pPr>
              <w:numPr>
                <w:ilvl w:val="0"/>
                <w:numId w:val="4"/>
              </w:numPr>
              <w:spacing w:line="360" w:lineRule="auto"/>
              <w:ind w:left="1200"/>
              <w:contextualSpacing/>
              <w:jc w:val="both"/>
              <w:rPr>
                <w:rFonts w:ascii="맑은 고딕" w:eastAsia="맑은 고딕" w:hAnsi="맑은 고딕" w:cs="맑은 고딕"/>
              </w:rPr>
              <w:pPrChange w:id="1844" w:author="고광표" w:date="2018-04-17T04:07:00Z">
                <w:pPr>
                  <w:numPr>
                    <w:numId w:val="40"/>
                  </w:numPr>
                  <w:tabs>
                    <w:tab w:val="num" w:pos="360"/>
                    <w:tab w:val="num" w:pos="720"/>
                  </w:tabs>
                  <w:spacing w:line="360" w:lineRule="auto"/>
                  <w:ind w:left="1200" w:hanging="720"/>
                  <w:contextualSpacing/>
                  <w:jc w:val="both"/>
                </w:pPr>
              </w:pPrChange>
            </w:pPr>
            <w:r>
              <w:rPr>
                <w:rFonts w:ascii="맑은 고딕" w:eastAsia="맑은 고딕" w:hAnsi="맑은 고딕" w:cs="맑은 고딕"/>
              </w:rPr>
              <w:t>System은 자원봉사자에게 시작 시간과 종료 시간을 바탕으로 봉사 시간을 부여하고 설문조사 정보를 관리자에게 전달한다.</w:t>
            </w:r>
          </w:p>
          <w:p w14:paraId="6D2A804A" w14:textId="77777777" w:rsidR="00497855" w:rsidRDefault="00497855" w:rsidP="00497855">
            <w:pPr>
              <w:spacing w:line="360" w:lineRule="auto"/>
              <w:jc w:val="both"/>
              <w:rPr>
                <w:rFonts w:ascii="맑은 고딕" w:eastAsia="맑은 고딕" w:hAnsi="맑은 고딕" w:cs="맑은 고딕"/>
              </w:rPr>
            </w:pPr>
          </w:p>
          <w:p w14:paraId="12889969"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Extensions:</w:t>
            </w:r>
          </w:p>
          <w:p w14:paraId="1D7214CF"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3a. 인증번호의 입력이 상대방의 인증번호와 일치하지 않는 경우</w:t>
            </w:r>
          </w:p>
          <w:p w14:paraId="3C94FD80" w14:textId="77777777" w:rsidR="00497855" w:rsidRDefault="00497855">
            <w:pPr>
              <w:numPr>
                <w:ilvl w:val="0"/>
                <w:numId w:val="12"/>
              </w:numPr>
              <w:spacing w:line="360" w:lineRule="auto"/>
              <w:ind w:left="1200"/>
              <w:contextualSpacing/>
              <w:jc w:val="both"/>
              <w:rPr>
                <w:rFonts w:ascii="맑은 고딕" w:eastAsia="맑은 고딕" w:hAnsi="맑은 고딕" w:cs="맑은 고딕"/>
              </w:rPr>
              <w:pPrChange w:id="1845" w:author="고광표" w:date="2018-04-17T04:07:00Z">
                <w:pPr>
                  <w:numPr>
                    <w:numId w:val="41"/>
                  </w:numPr>
                  <w:tabs>
                    <w:tab w:val="num" w:pos="360"/>
                    <w:tab w:val="num" w:pos="720"/>
                  </w:tabs>
                  <w:spacing w:line="360" w:lineRule="auto"/>
                  <w:ind w:left="1200" w:hanging="720"/>
                  <w:contextualSpacing/>
                  <w:jc w:val="both"/>
                </w:pPr>
              </w:pPrChange>
            </w:pPr>
            <w:r>
              <w:rPr>
                <w:rFonts w:ascii="맑은 고딕" w:eastAsia="맑은 고딕" w:hAnsi="맑은 고딕" w:cs="맑은 고딕"/>
              </w:rPr>
              <w:t>System은 “인증 실패 메세지”를 띄워주고 다시 입력을 기다린다.</w:t>
            </w:r>
          </w:p>
          <w:p w14:paraId="3ACDE919" w14:textId="77777777" w:rsidR="00497855" w:rsidRDefault="00497855">
            <w:pPr>
              <w:numPr>
                <w:ilvl w:val="0"/>
                <w:numId w:val="12"/>
              </w:numPr>
              <w:spacing w:line="360" w:lineRule="auto"/>
              <w:ind w:left="1200"/>
              <w:contextualSpacing/>
              <w:jc w:val="both"/>
              <w:rPr>
                <w:rFonts w:ascii="맑은 고딕" w:eastAsia="맑은 고딕" w:hAnsi="맑은 고딕" w:cs="맑은 고딕"/>
              </w:rPr>
              <w:pPrChange w:id="1846" w:author="고광표" w:date="2018-04-17T04:07:00Z">
                <w:pPr>
                  <w:numPr>
                    <w:numId w:val="41"/>
                  </w:numPr>
                  <w:tabs>
                    <w:tab w:val="num" w:pos="360"/>
                    <w:tab w:val="num" w:pos="720"/>
                  </w:tabs>
                  <w:spacing w:line="360" w:lineRule="auto"/>
                  <w:ind w:left="1200" w:hanging="720"/>
                  <w:contextualSpacing/>
                  <w:jc w:val="both"/>
                </w:pPr>
              </w:pPrChange>
            </w:pPr>
            <w:r>
              <w:rPr>
                <w:rFonts w:ascii="맑은 고딕" w:eastAsia="맑은 고딕" w:hAnsi="맑은 고딕" w:cs="맑은 고딕"/>
              </w:rPr>
              <w:t xml:space="preserve">자원봉사자와 장애인은 System이 상대방에게 생성한 인증번호를 다시 입력하고 </w:t>
            </w:r>
            <w:r>
              <w:rPr>
                <w:rFonts w:ascii="맑은 고딕" w:eastAsia="맑은 고딕" w:hAnsi="맑은 고딕" w:cs="맑은 고딕"/>
              </w:rPr>
              <w:lastRenderedPageBreak/>
              <w:t>“입력완료” 버튼을 누른다.</w:t>
            </w:r>
          </w:p>
        </w:tc>
      </w:tr>
    </w:tbl>
    <w:p w14:paraId="6D5BC535" w14:textId="77777777" w:rsidR="00497855" w:rsidDel="00497855" w:rsidRDefault="00497855" w:rsidP="00497855">
      <w:pPr>
        <w:spacing w:line="360" w:lineRule="auto"/>
        <w:jc w:val="both"/>
        <w:rPr>
          <w:del w:id="1847" w:author="고광표" w:date="2018-04-17T03:30:00Z"/>
          <w:rFonts w:ascii="맑은 고딕" w:eastAsia="맑은 고딕" w:hAnsi="맑은 고딕" w:cs="맑은 고딕"/>
          <w:sz w:val="24"/>
          <w:szCs w:val="24"/>
        </w:rPr>
      </w:pPr>
    </w:p>
    <w:p w14:paraId="74A973FE" w14:textId="77777777" w:rsidR="00497855" w:rsidDel="00497855" w:rsidRDefault="00497855" w:rsidP="00497855">
      <w:pPr>
        <w:spacing w:line="360" w:lineRule="auto"/>
        <w:jc w:val="both"/>
        <w:rPr>
          <w:del w:id="1848" w:author="고광표" w:date="2018-04-17T03:30:00Z"/>
          <w:rFonts w:ascii="맑은 고딕" w:eastAsia="맑은 고딕" w:hAnsi="맑은 고딕" w:cs="맑은 고딕"/>
          <w:b/>
          <w:sz w:val="24"/>
          <w:szCs w:val="24"/>
        </w:rPr>
      </w:pPr>
    </w:p>
    <w:p w14:paraId="23D3CD4A" w14:textId="77777777" w:rsidR="00497855" w:rsidRDefault="00497855" w:rsidP="00497855">
      <w:pPr>
        <w:spacing w:line="360" w:lineRule="auto"/>
        <w:jc w:val="both"/>
        <w:rPr>
          <w:rFonts w:ascii="맑은 고딕" w:eastAsia="맑은 고딕" w:hAnsi="맑은 고딕" w:cs="맑은 고딕"/>
          <w:b/>
          <w:sz w:val="24"/>
          <w:szCs w:val="24"/>
        </w:rPr>
      </w:pPr>
    </w:p>
    <w:p w14:paraId="0F7746A9" w14:textId="434C5C10" w:rsidR="00497855" w:rsidRDefault="00497855" w:rsidP="00497855">
      <w:pPr>
        <w:pStyle w:val="20"/>
      </w:pPr>
      <w:r>
        <w:t xml:space="preserve"> </w:t>
      </w:r>
      <w:bookmarkStart w:id="1849" w:name="_Toc512193176"/>
      <w:ins w:id="1850" w:author=" " w:date="2018-04-22T20:41:00Z">
        <w:r w:rsidR="00597193">
          <w:t>1</w:t>
        </w:r>
      </w:ins>
      <w:del w:id="1851" w:author=" " w:date="2018-04-22T20:41:00Z">
        <w:r w:rsidDel="00597193">
          <w:delText>3</w:delText>
        </w:r>
      </w:del>
      <w:r>
        <w:t>.3 Features</w:t>
      </w:r>
      <w:bookmarkEnd w:id="1849"/>
    </w:p>
    <w:p w14:paraId="6DDE6C67"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[모든 사용자 관점 Feature]</w:t>
      </w:r>
    </w:p>
    <w:p w14:paraId="7E3295EC" w14:textId="1B439964" w:rsidR="00426ED1" w:rsidRDefault="00426ED1">
      <w:pPr>
        <w:pStyle w:val="aa"/>
        <w:keepNext/>
        <w:rPr>
          <w:ins w:id="1852" w:author="고광표" w:date="2018-04-19T18:57:00Z"/>
        </w:rPr>
        <w:pPrChange w:id="1853" w:author="고광표" w:date="2018-04-19T18:57:00Z">
          <w:pPr/>
        </w:pPrChange>
      </w:pPr>
      <w:bookmarkStart w:id="1854" w:name="_Toc512193250"/>
      <w:ins w:id="1855" w:author="고광표" w:date="2018-04-19T18:57:00Z">
        <w:r>
          <w:t xml:space="preserve">Table </w:t>
        </w:r>
        <w:r>
          <w:fldChar w:fldCharType="begin"/>
        </w:r>
        <w:r>
          <w:instrText xml:space="preserve"> SEQ Table \* ARABIC </w:instrText>
        </w:r>
      </w:ins>
      <w:r>
        <w:fldChar w:fldCharType="separate"/>
      </w:r>
      <w:ins w:id="1856" w:author="고광표" w:date="2018-04-19T19:08:00Z">
        <w:r w:rsidR="004E1911">
          <w:rPr>
            <w:noProof/>
          </w:rPr>
          <w:t>12</w:t>
        </w:r>
      </w:ins>
      <w:ins w:id="1857" w:author="고광표" w:date="2018-04-19T18:57:00Z">
        <w:r>
          <w:fldChar w:fldCharType="end"/>
        </w:r>
        <w:r>
          <w:t xml:space="preserve">. </w:t>
        </w:r>
        <w:r>
          <w:rPr>
            <w:rFonts w:hint="eastAsia"/>
          </w:rPr>
          <w:t>모든 사용자 관점 Feature</w:t>
        </w:r>
        <w:bookmarkEnd w:id="1854"/>
      </w:ins>
    </w:p>
    <w:tbl>
      <w:tblPr>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6855"/>
      </w:tblGrid>
      <w:tr w:rsidR="00497855" w14:paraId="19F434EB" w14:textId="77777777" w:rsidTr="00497855">
        <w:tc>
          <w:tcPr>
            <w:tcW w:w="2145" w:type="dxa"/>
            <w:shd w:val="clear" w:color="auto" w:fill="D9D9D9"/>
            <w:tcMar>
              <w:top w:w="100" w:type="dxa"/>
              <w:left w:w="100" w:type="dxa"/>
              <w:bottom w:w="100" w:type="dxa"/>
              <w:right w:w="100" w:type="dxa"/>
            </w:tcMar>
          </w:tcPr>
          <w:p w14:paraId="08F18F4D" w14:textId="77777777" w:rsidR="00497855" w:rsidRDefault="00497855" w:rsidP="00497855">
            <w:pPr>
              <w:widowControl w:val="0"/>
              <w:pBdr>
                <w:top w:val="nil"/>
                <w:left w:val="nil"/>
                <w:bottom w:val="nil"/>
                <w:right w:val="nil"/>
                <w:between w:val="nil"/>
              </w:pBdr>
              <w:spacing w:line="360" w:lineRule="auto"/>
              <w:jc w:val="center"/>
              <w:rPr>
                <w:rFonts w:ascii="맑은 고딕" w:eastAsia="맑은 고딕" w:hAnsi="맑은 고딕" w:cs="맑은 고딕"/>
                <w:b/>
              </w:rPr>
            </w:pPr>
            <w:r>
              <w:rPr>
                <w:rFonts w:ascii="맑은 고딕" w:eastAsia="맑은 고딕" w:hAnsi="맑은 고딕" w:cs="맑은 고딕"/>
                <w:b/>
              </w:rPr>
              <w:t>Features</w:t>
            </w:r>
          </w:p>
        </w:tc>
        <w:tc>
          <w:tcPr>
            <w:tcW w:w="6855" w:type="dxa"/>
            <w:shd w:val="clear" w:color="auto" w:fill="D9D9D9"/>
            <w:tcMar>
              <w:top w:w="100" w:type="dxa"/>
              <w:left w:w="100" w:type="dxa"/>
              <w:bottom w:w="100" w:type="dxa"/>
              <w:right w:w="100" w:type="dxa"/>
            </w:tcMar>
          </w:tcPr>
          <w:p w14:paraId="36133565" w14:textId="77777777" w:rsidR="00497855" w:rsidRDefault="00497855" w:rsidP="00497855">
            <w:pPr>
              <w:widowControl w:val="0"/>
              <w:pBdr>
                <w:top w:val="nil"/>
                <w:left w:val="nil"/>
                <w:bottom w:val="nil"/>
                <w:right w:val="nil"/>
                <w:between w:val="nil"/>
              </w:pBdr>
              <w:spacing w:line="360" w:lineRule="auto"/>
              <w:jc w:val="center"/>
              <w:rPr>
                <w:rFonts w:ascii="맑은 고딕" w:eastAsia="맑은 고딕" w:hAnsi="맑은 고딕" w:cs="맑은 고딕"/>
                <w:b/>
              </w:rPr>
            </w:pPr>
            <w:r>
              <w:rPr>
                <w:rFonts w:ascii="맑은 고딕" w:eastAsia="맑은 고딕" w:hAnsi="맑은 고딕" w:cs="맑은 고딕"/>
                <w:b/>
              </w:rPr>
              <w:t>Description</w:t>
            </w:r>
          </w:p>
        </w:tc>
      </w:tr>
      <w:tr w:rsidR="00497855" w14:paraId="43D4A7F0" w14:textId="77777777" w:rsidTr="00497855">
        <w:tc>
          <w:tcPr>
            <w:tcW w:w="2145" w:type="dxa"/>
            <w:shd w:val="clear" w:color="auto" w:fill="auto"/>
            <w:tcMar>
              <w:top w:w="100" w:type="dxa"/>
              <w:left w:w="100" w:type="dxa"/>
              <w:bottom w:w="100" w:type="dxa"/>
              <w:right w:w="100" w:type="dxa"/>
            </w:tcMar>
          </w:tcPr>
          <w:p w14:paraId="489ECAF3" w14:textId="77777777" w:rsidR="00497855" w:rsidRDefault="00497855" w:rsidP="00497855">
            <w:pPr>
              <w:widowControl w:val="0"/>
              <w:pBdr>
                <w:top w:val="nil"/>
                <w:left w:val="nil"/>
                <w:bottom w:val="nil"/>
                <w:right w:val="nil"/>
                <w:between w:val="nil"/>
              </w:pBdr>
              <w:spacing w:line="360" w:lineRule="auto"/>
              <w:jc w:val="center"/>
              <w:rPr>
                <w:rFonts w:ascii="맑은 고딕" w:eastAsia="맑은 고딕" w:hAnsi="맑은 고딕" w:cs="맑은 고딕"/>
              </w:rPr>
            </w:pPr>
            <w:r>
              <w:rPr>
                <w:rFonts w:ascii="맑은 고딕" w:eastAsia="맑은 고딕" w:hAnsi="맑은 고딕" w:cs="맑은 고딕"/>
              </w:rPr>
              <w:t>회원가입 하기</w:t>
            </w:r>
          </w:p>
        </w:tc>
        <w:tc>
          <w:tcPr>
            <w:tcW w:w="6855" w:type="dxa"/>
            <w:shd w:val="clear" w:color="auto" w:fill="auto"/>
            <w:tcMar>
              <w:top w:w="100" w:type="dxa"/>
              <w:left w:w="100" w:type="dxa"/>
              <w:bottom w:w="100" w:type="dxa"/>
              <w:right w:w="100" w:type="dxa"/>
            </w:tcMar>
          </w:tcPr>
          <w:p w14:paraId="0EDCB33B" w14:textId="77777777" w:rsidR="00497855" w:rsidRDefault="00497855" w:rsidP="00497855">
            <w:pPr>
              <w:widowControl w:val="0"/>
              <w:pBdr>
                <w:top w:val="nil"/>
                <w:left w:val="nil"/>
                <w:bottom w:val="nil"/>
                <w:right w:val="nil"/>
                <w:between w:val="nil"/>
              </w:pBdr>
              <w:spacing w:line="360" w:lineRule="auto"/>
              <w:jc w:val="both"/>
              <w:rPr>
                <w:rFonts w:ascii="맑은 고딕" w:eastAsia="맑은 고딕" w:hAnsi="맑은 고딕" w:cs="맑은 고딕"/>
              </w:rPr>
            </w:pPr>
            <w:r>
              <w:rPr>
                <w:rFonts w:ascii="맑은 고딕" w:eastAsia="맑은 고딕" w:hAnsi="맑은 고딕" w:cs="맑은 고딕"/>
              </w:rPr>
              <w:t>사용자는 Volunteer Matching 서비스를 이용하기 위해 아이디와 비밀번호를 입력하고 사용자의 이름, 생년월일, 사용자의 사진, 성별을 입력한다. 이때 “HELPEE”가 회원가입 하는 경우 장애인 등록증을 찍어 업로드해야한다. 또한 범죄를 예방하기 위해 회원가입시 허위사실을 기입하는 경우 형사처벌을 받을 수 있다는 서약에 동의해야한다. 사용자가 입력한 데이터는 아이디를 통해 구분되며 데이터베이스에 저장된다.</w:t>
            </w:r>
          </w:p>
        </w:tc>
      </w:tr>
      <w:tr w:rsidR="00497855" w14:paraId="340138C4" w14:textId="77777777" w:rsidTr="00497855">
        <w:tc>
          <w:tcPr>
            <w:tcW w:w="2145" w:type="dxa"/>
            <w:shd w:val="clear" w:color="auto" w:fill="auto"/>
            <w:tcMar>
              <w:top w:w="100" w:type="dxa"/>
              <w:left w:w="100" w:type="dxa"/>
              <w:bottom w:w="100" w:type="dxa"/>
              <w:right w:w="100" w:type="dxa"/>
            </w:tcMar>
          </w:tcPr>
          <w:p w14:paraId="503B834B" w14:textId="77777777" w:rsidR="00497855" w:rsidRDefault="00497855" w:rsidP="00497855">
            <w:pPr>
              <w:widowControl w:val="0"/>
              <w:pBdr>
                <w:top w:val="nil"/>
                <w:left w:val="nil"/>
                <w:bottom w:val="nil"/>
                <w:right w:val="nil"/>
                <w:between w:val="nil"/>
              </w:pBdr>
              <w:spacing w:line="360" w:lineRule="auto"/>
              <w:jc w:val="center"/>
              <w:rPr>
                <w:rFonts w:ascii="맑은 고딕" w:eastAsia="맑은 고딕" w:hAnsi="맑은 고딕" w:cs="맑은 고딕"/>
              </w:rPr>
            </w:pPr>
            <w:r>
              <w:rPr>
                <w:rFonts w:ascii="맑은 고딕" w:eastAsia="맑은 고딕" w:hAnsi="맑은 고딕" w:cs="맑은 고딕"/>
              </w:rPr>
              <w:t>본인 인증 하기</w:t>
            </w:r>
          </w:p>
        </w:tc>
        <w:tc>
          <w:tcPr>
            <w:tcW w:w="6855" w:type="dxa"/>
            <w:shd w:val="clear" w:color="auto" w:fill="auto"/>
            <w:tcMar>
              <w:top w:w="100" w:type="dxa"/>
              <w:left w:w="100" w:type="dxa"/>
              <w:bottom w:w="100" w:type="dxa"/>
              <w:right w:w="100" w:type="dxa"/>
            </w:tcMar>
          </w:tcPr>
          <w:p w14:paraId="1628BDAC" w14:textId="77777777" w:rsidR="00497855" w:rsidRDefault="00497855" w:rsidP="00497855">
            <w:pPr>
              <w:widowControl w:val="0"/>
              <w:pBdr>
                <w:top w:val="nil"/>
                <w:left w:val="nil"/>
                <w:bottom w:val="nil"/>
                <w:right w:val="nil"/>
                <w:between w:val="nil"/>
              </w:pBdr>
              <w:spacing w:line="360" w:lineRule="auto"/>
              <w:jc w:val="both"/>
              <w:rPr>
                <w:rFonts w:ascii="맑은 고딕" w:eastAsia="맑은 고딕" w:hAnsi="맑은 고딕" w:cs="맑은 고딕"/>
              </w:rPr>
            </w:pPr>
            <w:r>
              <w:rPr>
                <w:rFonts w:ascii="맑은 고딕" w:eastAsia="맑은 고딕" w:hAnsi="맑은 고딕" w:cs="맑은 고딕"/>
              </w:rPr>
              <w:t xml:space="preserve">회원가입시 기재한 이름, 성별, 생년월일이 허위사실이 아님을 인증하기 위해 휴대폰, 주민번호를 통한 본인 인증 후 회원가입이 승인된다. </w:t>
            </w:r>
          </w:p>
        </w:tc>
      </w:tr>
      <w:tr w:rsidR="00497855" w14:paraId="56044569" w14:textId="77777777" w:rsidTr="00497855">
        <w:tc>
          <w:tcPr>
            <w:tcW w:w="2145" w:type="dxa"/>
            <w:shd w:val="clear" w:color="auto" w:fill="auto"/>
            <w:tcMar>
              <w:top w:w="100" w:type="dxa"/>
              <w:left w:w="100" w:type="dxa"/>
              <w:bottom w:w="100" w:type="dxa"/>
              <w:right w:w="100" w:type="dxa"/>
            </w:tcMar>
          </w:tcPr>
          <w:p w14:paraId="2DEB8368" w14:textId="77777777" w:rsidR="00497855" w:rsidRDefault="00497855" w:rsidP="00497855">
            <w:pPr>
              <w:widowControl w:val="0"/>
              <w:pBdr>
                <w:top w:val="nil"/>
                <w:left w:val="nil"/>
                <w:bottom w:val="nil"/>
                <w:right w:val="nil"/>
                <w:between w:val="nil"/>
              </w:pBdr>
              <w:spacing w:line="360" w:lineRule="auto"/>
              <w:jc w:val="center"/>
              <w:rPr>
                <w:rFonts w:ascii="맑은 고딕" w:eastAsia="맑은 고딕" w:hAnsi="맑은 고딕" w:cs="맑은 고딕"/>
              </w:rPr>
            </w:pPr>
            <w:r>
              <w:rPr>
                <w:rFonts w:ascii="맑은 고딕" w:eastAsia="맑은 고딕" w:hAnsi="맑은 고딕" w:cs="맑은 고딕"/>
              </w:rPr>
              <w:t>“HELPER”/”HELPEE”선택하기</w:t>
            </w:r>
          </w:p>
        </w:tc>
        <w:tc>
          <w:tcPr>
            <w:tcW w:w="6855" w:type="dxa"/>
            <w:shd w:val="clear" w:color="auto" w:fill="auto"/>
            <w:tcMar>
              <w:top w:w="100" w:type="dxa"/>
              <w:left w:w="100" w:type="dxa"/>
              <w:bottom w:w="100" w:type="dxa"/>
              <w:right w:w="100" w:type="dxa"/>
            </w:tcMar>
          </w:tcPr>
          <w:p w14:paraId="3F1CFC35" w14:textId="77777777" w:rsidR="00497855" w:rsidRDefault="00497855" w:rsidP="00497855">
            <w:pPr>
              <w:widowControl w:val="0"/>
              <w:pBdr>
                <w:top w:val="nil"/>
                <w:left w:val="nil"/>
                <w:bottom w:val="nil"/>
                <w:right w:val="nil"/>
                <w:between w:val="nil"/>
              </w:pBdr>
              <w:spacing w:line="360" w:lineRule="auto"/>
              <w:jc w:val="both"/>
              <w:rPr>
                <w:rFonts w:ascii="맑은 고딕" w:eastAsia="맑은 고딕" w:hAnsi="맑은 고딕" w:cs="맑은 고딕"/>
              </w:rPr>
            </w:pPr>
            <w:r>
              <w:rPr>
                <w:rFonts w:ascii="맑은 고딕" w:eastAsia="맑은 고딕" w:hAnsi="맑은 고딕" w:cs="맑은 고딕"/>
              </w:rPr>
              <w:t>로그인 후 사용자는 “HELPER”인지 “HELPEE”인가를 선택한다. 선택에 따라 “HELPER”화면과 “HELPEE”화면으로 넘어간다.</w:t>
            </w:r>
          </w:p>
        </w:tc>
      </w:tr>
      <w:tr w:rsidR="00497855" w14:paraId="46BBBF4A" w14:textId="77777777" w:rsidTr="00497855">
        <w:tc>
          <w:tcPr>
            <w:tcW w:w="2145" w:type="dxa"/>
            <w:shd w:val="clear" w:color="auto" w:fill="auto"/>
            <w:tcMar>
              <w:top w:w="100" w:type="dxa"/>
              <w:left w:w="100" w:type="dxa"/>
              <w:bottom w:w="100" w:type="dxa"/>
              <w:right w:w="100" w:type="dxa"/>
            </w:tcMar>
          </w:tcPr>
          <w:p w14:paraId="7CE7A3E8" w14:textId="77777777" w:rsidR="00497855" w:rsidRDefault="00497855" w:rsidP="00497855">
            <w:pPr>
              <w:widowControl w:val="0"/>
              <w:pBdr>
                <w:top w:val="nil"/>
                <w:left w:val="nil"/>
                <w:bottom w:val="nil"/>
                <w:right w:val="nil"/>
                <w:between w:val="nil"/>
              </w:pBdr>
              <w:spacing w:line="360" w:lineRule="auto"/>
              <w:jc w:val="center"/>
              <w:rPr>
                <w:rFonts w:ascii="맑은 고딕" w:eastAsia="맑은 고딕" w:hAnsi="맑은 고딕" w:cs="맑은 고딕"/>
              </w:rPr>
            </w:pPr>
            <w:r>
              <w:rPr>
                <w:rFonts w:ascii="맑은 고딕" w:eastAsia="맑은 고딕" w:hAnsi="맑은 고딕" w:cs="맑은 고딕"/>
              </w:rPr>
              <w:t>봉사 시작 하기</w:t>
            </w:r>
          </w:p>
        </w:tc>
        <w:tc>
          <w:tcPr>
            <w:tcW w:w="6855" w:type="dxa"/>
            <w:shd w:val="clear" w:color="auto" w:fill="auto"/>
            <w:tcMar>
              <w:top w:w="100" w:type="dxa"/>
              <w:left w:w="100" w:type="dxa"/>
              <w:bottom w:w="100" w:type="dxa"/>
              <w:right w:w="100" w:type="dxa"/>
            </w:tcMar>
          </w:tcPr>
          <w:p w14:paraId="5D880885" w14:textId="77777777" w:rsidR="00497855" w:rsidRDefault="00497855" w:rsidP="00497855">
            <w:pPr>
              <w:widowControl w:val="0"/>
              <w:pBdr>
                <w:top w:val="nil"/>
                <w:left w:val="nil"/>
                <w:bottom w:val="nil"/>
                <w:right w:val="nil"/>
                <w:between w:val="nil"/>
              </w:pBdr>
              <w:spacing w:line="360" w:lineRule="auto"/>
              <w:jc w:val="both"/>
              <w:rPr>
                <w:rFonts w:ascii="맑은 고딕" w:eastAsia="맑은 고딕" w:hAnsi="맑은 고딕" w:cs="맑은 고딕"/>
              </w:rPr>
            </w:pPr>
            <w:r>
              <w:rPr>
                <w:rFonts w:ascii="맑은 고딕" w:eastAsia="맑은 고딕" w:hAnsi="맑은 고딕" w:cs="맑은 고딕"/>
              </w:rPr>
              <w:t xml:space="preserve">“HELPER”와 “HELPEE”는 약속한 시간에 약속 장소에서 만나 봉사를 시작하기 앞서 각자의 앱의 현재 상태 화면에 있는 봉사 리스트에서 해당 봉사의 “봉사 시작하기” 버튼을 누른다. 버튼이 눌리면 서버에서 랜덤으로 인증용 4자리 숫자를 각 사용자의 화면에 출력하고 “HELPER”와 “HELPEE”는 서로의 번호를 교환하여 앱에 입력하면 서버로 해당 번호가 전송된다. 서버에서 번호 인증이 완료되면 인증완료 시간이 </w:t>
            </w:r>
            <w:r>
              <w:rPr>
                <w:rFonts w:ascii="맑은 고딕" w:eastAsia="맑은 고딕" w:hAnsi="맑은 고딕" w:cs="맑은 고딕"/>
              </w:rPr>
              <w:lastRenderedPageBreak/>
              <w:t>봉사 시작 시간으로 데이터베이스에 저장된다. 사용자의 화면에는 “봉사 중”을 출력한다.</w:t>
            </w:r>
          </w:p>
        </w:tc>
      </w:tr>
      <w:tr w:rsidR="00497855" w14:paraId="04A63558" w14:textId="77777777" w:rsidTr="00497855">
        <w:tc>
          <w:tcPr>
            <w:tcW w:w="2145" w:type="dxa"/>
            <w:shd w:val="clear" w:color="auto" w:fill="auto"/>
            <w:tcMar>
              <w:top w:w="100" w:type="dxa"/>
              <w:left w:w="100" w:type="dxa"/>
              <w:bottom w:w="100" w:type="dxa"/>
              <w:right w:w="100" w:type="dxa"/>
            </w:tcMar>
          </w:tcPr>
          <w:p w14:paraId="2BA66615" w14:textId="77777777" w:rsidR="00497855" w:rsidRDefault="00497855" w:rsidP="00497855">
            <w:pPr>
              <w:widowControl w:val="0"/>
              <w:pBdr>
                <w:top w:val="nil"/>
                <w:left w:val="nil"/>
                <w:bottom w:val="nil"/>
                <w:right w:val="nil"/>
                <w:between w:val="nil"/>
              </w:pBdr>
              <w:spacing w:line="360" w:lineRule="auto"/>
              <w:jc w:val="center"/>
              <w:rPr>
                <w:rFonts w:ascii="맑은 고딕" w:eastAsia="맑은 고딕" w:hAnsi="맑은 고딕" w:cs="맑은 고딕"/>
              </w:rPr>
            </w:pPr>
            <w:r>
              <w:rPr>
                <w:rFonts w:ascii="맑은 고딕" w:eastAsia="맑은 고딕" w:hAnsi="맑은 고딕" w:cs="맑은 고딕"/>
              </w:rPr>
              <w:t>봉사 종료 하기</w:t>
            </w:r>
          </w:p>
        </w:tc>
        <w:tc>
          <w:tcPr>
            <w:tcW w:w="6855" w:type="dxa"/>
            <w:shd w:val="clear" w:color="auto" w:fill="auto"/>
            <w:tcMar>
              <w:top w:w="100" w:type="dxa"/>
              <w:left w:w="100" w:type="dxa"/>
              <w:bottom w:w="100" w:type="dxa"/>
              <w:right w:w="100" w:type="dxa"/>
            </w:tcMar>
          </w:tcPr>
          <w:p w14:paraId="29A6F232" w14:textId="77777777" w:rsidR="00497855" w:rsidRDefault="00497855" w:rsidP="00497855">
            <w:pPr>
              <w:widowControl w:val="0"/>
              <w:spacing w:line="360" w:lineRule="auto"/>
              <w:jc w:val="both"/>
              <w:rPr>
                <w:rFonts w:ascii="맑은 고딕" w:eastAsia="맑은 고딕" w:hAnsi="맑은 고딕" w:cs="맑은 고딕"/>
              </w:rPr>
            </w:pPr>
            <w:r>
              <w:rPr>
                <w:rFonts w:ascii="맑은 고딕" w:eastAsia="맑은 고딕" w:hAnsi="맑은 고딕" w:cs="맑은 고딕"/>
              </w:rPr>
              <w:t>“HELPER”와 “HELPEE”는 봉사가 끝나면 앱의 현재 상태 화면에 있는 봉사 리스트에서 해당 봉사의 “봉사 종료” 버튼을 누른다. 버튼이 눌리면 서버에서 데이터베이스에 저장된 봉사 시작시간을 바탕으로 봉사 시간을 계산한다. 계산된 봉사 시간은 봉사 정보, “HELPER” 정보, “HELPEE” 정보와 함께 관리자에게 전송되어 승인을 기다린다.</w:t>
            </w:r>
          </w:p>
        </w:tc>
      </w:tr>
    </w:tbl>
    <w:p w14:paraId="775927E3" w14:textId="77777777" w:rsidR="00497855" w:rsidRDefault="00497855" w:rsidP="00497855">
      <w:pPr>
        <w:spacing w:line="360" w:lineRule="auto"/>
        <w:jc w:val="both"/>
        <w:rPr>
          <w:rFonts w:ascii="맑은 고딕" w:eastAsia="맑은 고딕" w:hAnsi="맑은 고딕" w:cs="맑은 고딕"/>
        </w:rPr>
      </w:pPr>
    </w:p>
    <w:p w14:paraId="325C3523" w14:textId="77777777" w:rsidR="00497855" w:rsidDel="00497855" w:rsidRDefault="00497855" w:rsidP="00497855">
      <w:pPr>
        <w:spacing w:line="360" w:lineRule="auto"/>
        <w:jc w:val="both"/>
        <w:rPr>
          <w:del w:id="1858" w:author="고광표" w:date="2018-04-17T03:30:00Z"/>
          <w:rFonts w:ascii="맑은 고딕" w:eastAsia="맑은 고딕" w:hAnsi="맑은 고딕" w:cs="맑은 고딕"/>
        </w:rPr>
      </w:pPr>
      <w:r>
        <w:rPr>
          <w:rFonts w:ascii="맑은 고딕" w:eastAsia="맑은 고딕" w:hAnsi="맑은 고딕" w:cs="맑은 고딕"/>
        </w:rPr>
        <w:t>[“HELPER” 사용자 관점 Feature]</w:t>
      </w:r>
    </w:p>
    <w:p w14:paraId="166F5B5B" w14:textId="77777777" w:rsidR="00497855" w:rsidRDefault="00497855" w:rsidP="00497855">
      <w:pPr>
        <w:spacing w:line="360" w:lineRule="auto"/>
        <w:jc w:val="both"/>
        <w:rPr>
          <w:rFonts w:ascii="맑은 고딕" w:eastAsia="맑은 고딕" w:hAnsi="맑은 고딕" w:cs="맑은 고딕"/>
        </w:rPr>
      </w:pPr>
    </w:p>
    <w:p w14:paraId="0744B3A0" w14:textId="7AD6266F" w:rsidR="00426ED1" w:rsidRDefault="00426ED1">
      <w:pPr>
        <w:pStyle w:val="aa"/>
        <w:keepNext/>
        <w:rPr>
          <w:ins w:id="1859" w:author="고광표" w:date="2018-04-19T18:57:00Z"/>
        </w:rPr>
        <w:pPrChange w:id="1860" w:author="고광표" w:date="2018-04-19T18:57:00Z">
          <w:pPr/>
        </w:pPrChange>
      </w:pPr>
      <w:bookmarkStart w:id="1861" w:name="_Toc512193251"/>
      <w:ins w:id="1862" w:author="고광표" w:date="2018-04-19T18:57:00Z">
        <w:r>
          <w:t xml:space="preserve">Table </w:t>
        </w:r>
        <w:r>
          <w:fldChar w:fldCharType="begin"/>
        </w:r>
        <w:r>
          <w:instrText xml:space="preserve"> SEQ Table \* ARABIC </w:instrText>
        </w:r>
      </w:ins>
      <w:r>
        <w:fldChar w:fldCharType="separate"/>
      </w:r>
      <w:ins w:id="1863" w:author="고광표" w:date="2018-04-19T19:08:00Z">
        <w:r w:rsidR="004E1911">
          <w:rPr>
            <w:noProof/>
          </w:rPr>
          <w:t>13</w:t>
        </w:r>
      </w:ins>
      <w:ins w:id="1864" w:author="고광표" w:date="2018-04-19T18:57:00Z">
        <w:r>
          <w:fldChar w:fldCharType="end"/>
        </w:r>
        <w:r>
          <w:t xml:space="preserve">. “Helper” </w:t>
        </w:r>
        <w:r>
          <w:rPr>
            <w:rFonts w:hint="eastAsia"/>
          </w:rPr>
          <w:t xml:space="preserve">사용자 관점 </w:t>
        </w:r>
        <w:r>
          <w:t>Feature</w:t>
        </w:r>
        <w:bookmarkEnd w:id="1861"/>
      </w:ins>
    </w:p>
    <w:tbl>
      <w:tblPr>
        <w:tblW w:w="9030"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6855"/>
      </w:tblGrid>
      <w:tr w:rsidR="00497855" w14:paraId="0B82703E" w14:textId="77777777" w:rsidTr="00497855">
        <w:tc>
          <w:tcPr>
            <w:tcW w:w="2175" w:type="dxa"/>
            <w:shd w:val="clear" w:color="auto" w:fill="D9D9D9"/>
            <w:tcMar>
              <w:top w:w="100" w:type="dxa"/>
              <w:left w:w="100" w:type="dxa"/>
              <w:bottom w:w="100" w:type="dxa"/>
              <w:right w:w="100" w:type="dxa"/>
            </w:tcMar>
          </w:tcPr>
          <w:p w14:paraId="49106B27" w14:textId="77777777" w:rsidR="00497855" w:rsidRDefault="00497855" w:rsidP="00497855">
            <w:pPr>
              <w:widowControl w:val="0"/>
              <w:spacing w:line="360" w:lineRule="auto"/>
              <w:jc w:val="center"/>
              <w:rPr>
                <w:rFonts w:ascii="맑은 고딕" w:eastAsia="맑은 고딕" w:hAnsi="맑은 고딕" w:cs="맑은 고딕"/>
                <w:b/>
              </w:rPr>
            </w:pPr>
            <w:r>
              <w:rPr>
                <w:rFonts w:ascii="맑은 고딕" w:eastAsia="맑은 고딕" w:hAnsi="맑은 고딕" w:cs="맑은 고딕"/>
                <w:b/>
              </w:rPr>
              <w:t>Features</w:t>
            </w:r>
          </w:p>
        </w:tc>
        <w:tc>
          <w:tcPr>
            <w:tcW w:w="6855" w:type="dxa"/>
            <w:shd w:val="clear" w:color="auto" w:fill="D9D9D9"/>
            <w:tcMar>
              <w:top w:w="100" w:type="dxa"/>
              <w:left w:w="100" w:type="dxa"/>
              <w:bottom w:w="100" w:type="dxa"/>
              <w:right w:w="100" w:type="dxa"/>
            </w:tcMar>
          </w:tcPr>
          <w:p w14:paraId="15EBA0BF" w14:textId="77777777" w:rsidR="00497855" w:rsidRDefault="00497855" w:rsidP="00497855">
            <w:pPr>
              <w:widowControl w:val="0"/>
              <w:spacing w:line="360" w:lineRule="auto"/>
              <w:jc w:val="center"/>
              <w:rPr>
                <w:rFonts w:ascii="맑은 고딕" w:eastAsia="맑은 고딕" w:hAnsi="맑은 고딕" w:cs="맑은 고딕"/>
                <w:b/>
              </w:rPr>
            </w:pPr>
            <w:r>
              <w:rPr>
                <w:rFonts w:ascii="맑은 고딕" w:eastAsia="맑은 고딕" w:hAnsi="맑은 고딕" w:cs="맑은 고딕"/>
                <w:b/>
              </w:rPr>
              <w:t>Description</w:t>
            </w:r>
          </w:p>
        </w:tc>
      </w:tr>
      <w:tr w:rsidR="00497855" w14:paraId="0E2E2AD3" w14:textId="77777777" w:rsidTr="00497855">
        <w:tc>
          <w:tcPr>
            <w:tcW w:w="2175" w:type="dxa"/>
            <w:shd w:val="clear" w:color="auto" w:fill="auto"/>
            <w:tcMar>
              <w:top w:w="100" w:type="dxa"/>
              <w:left w:w="100" w:type="dxa"/>
              <w:bottom w:w="100" w:type="dxa"/>
              <w:right w:w="100" w:type="dxa"/>
            </w:tcMar>
          </w:tcPr>
          <w:p w14:paraId="2618BE7C" w14:textId="77777777" w:rsidR="00497855" w:rsidRDefault="00497855" w:rsidP="00497855">
            <w:pPr>
              <w:widowControl w:val="0"/>
              <w:pBdr>
                <w:top w:val="nil"/>
                <w:left w:val="nil"/>
                <w:bottom w:val="nil"/>
                <w:right w:val="nil"/>
                <w:between w:val="nil"/>
              </w:pBdr>
              <w:spacing w:line="360" w:lineRule="auto"/>
              <w:jc w:val="center"/>
              <w:rPr>
                <w:rFonts w:ascii="맑은 고딕" w:eastAsia="맑은 고딕" w:hAnsi="맑은 고딕" w:cs="맑은 고딕"/>
              </w:rPr>
            </w:pPr>
            <w:r>
              <w:rPr>
                <w:rFonts w:ascii="맑은 고딕" w:eastAsia="맑은 고딕" w:hAnsi="맑은 고딕" w:cs="맑은 고딕"/>
              </w:rPr>
              <w:t>현재 상태 화면 출력</w:t>
            </w:r>
          </w:p>
        </w:tc>
        <w:tc>
          <w:tcPr>
            <w:tcW w:w="6855" w:type="dxa"/>
            <w:shd w:val="clear" w:color="auto" w:fill="auto"/>
            <w:tcMar>
              <w:top w:w="100" w:type="dxa"/>
              <w:left w:w="100" w:type="dxa"/>
              <w:bottom w:w="100" w:type="dxa"/>
              <w:right w:w="100" w:type="dxa"/>
            </w:tcMar>
          </w:tcPr>
          <w:p w14:paraId="1E506B39"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“HELPER”의 현재 상태를 표시하는 화면이 출력된다. “HELPER”가 신청한 봉사 리스트가 출력되고 각각의 봉사에는 봉사의 제목, 봉사의 진행 상태, “상세 정보 보기” 버튼이 출력된다. 봉사의 진행 상태가 “매칭 대기중”인 경우 “봉사 시작” 버튼이 비활성화 되어 있고 “매칭 완료”인 경우 시작 버튼이 활성화되어 봉사활동을 시작할 수 있게 된다. “상세 보기 버튼”을 누르는 경우 해당 봉사활동의 상세 내용을 출력한다.</w:t>
            </w:r>
          </w:p>
        </w:tc>
      </w:tr>
      <w:tr w:rsidR="00497855" w14:paraId="3DDE8A6C" w14:textId="77777777" w:rsidTr="00497855">
        <w:tc>
          <w:tcPr>
            <w:tcW w:w="2175" w:type="dxa"/>
            <w:shd w:val="clear" w:color="auto" w:fill="auto"/>
            <w:tcMar>
              <w:top w:w="100" w:type="dxa"/>
              <w:left w:w="100" w:type="dxa"/>
              <w:bottom w:w="100" w:type="dxa"/>
              <w:right w:w="100" w:type="dxa"/>
            </w:tcMar>
          </w:tcPr>
          <w:p w14:paraId="1C2D8E36"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위치 검색 하기</w:t>
            </w:r>
          </w:p>
        </w:tc>
        <w:tc>
          <w:tcPr>
            <w:tcW w:w="6855" w:type="dxa"/>
            <w:shd w:val="clear" w:color="auto" w:fill="auto"/>
            <w:tcMar>
              <w:top w:w="100" w:type="dxa"/>
              <w:left w:w="100" w:type="dxa"/>
              <w:bottom w:w="100" w:type="dxa"/>
              <w:right w:w="100" w:type="dxa"/>
            </w:tcMar>
          </w:tcPr>
          <w:p w14:paraId="1AB571E1"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“HELPER”가 위치 검색에서 “나의 위치”버튼을 누르면 현재 “HELPER”가 위치한 위치를 기반으로 주변에 등록된 도움 요청이 출력된다.</w:t>
            </w:r>
          </w:p>
        </w:tc>
      </w:tr>
      <w:tr w:rsidR="00497855" w14:paraId="2435ADF3" w14:textId="77777777" w:rsidTr="00497855">
        <w:tc>
          <w:tcPr>
            <w:tcW w:w="2175" w:type="dxa"/>
            <w:shd w:val="clear" w:color="auto" w:fill="auto"/>
            <w:tcMar>
              <w:top w:w="100" w:type="dxa"/>
              <w:left w:w="100" w:type="dxa"/>
              <w:bottom w:w="100" w:type="dxa"/>
              <w:right w:w="100" w:type="dxa"/>
            </w:tcMar>
          </w:tcPr>
          <w:p w14:paraId="1D71283B"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맞춤 검색 하기</w:t>
            </w:r>
          </w:p>
        </w:tc>
        <w:tc>
          <w:tcPr>
            <w:tcW w:w="6855" w:type="dxa"/>
            <w:shd w:val="clear" w:color="auto" w:fill="auto"/>
            <w:tcMar>
              <w:top w:w="100" w:type="dxa"/>
              <w:left w:w="100" w:type="dxa"/>
              <w:bottom w:w="100" w:type="dxa"/>
              <w:right w:w="100" w:type="dxa"/>
            </w:tcMar>
          </w:tcPr>
          <w:p w14:paraId="19210E7E"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“HELPER”가 맞춤 검색에서 위치, 봉사의 종류, 봉사 대상, 시간 중 원하는 항목을 선택하면 데이터 베이스에 저장된 봉사 리스트 중 필터링 하여 해당 봉사들을 화면에 출력한다.</w:t>
            </w:r>
          </w:p>
        </w:tc>
      </w:tr>
      <w:tr w:rsidR="00497855" w14:paraId="157EDB27" w14:textId="77777777" w:rsidTr="00497855">
        <w:tc>
          <w:tcPr>
            <w:tcW w:w="2175" w:type="dxa"/>
            <w:shd w:val="clear" w:color="auto" w:fill="auto"/>
            <w:tcMar>
              <w:top w:w="100" w:type="dxa"/>
              <w:left w:w="100" w:type="dxa"/>
              <w:bottom w:w="100" w:type="dxa"/>
              <w:right w:w="100" w:type="dxa"/>
            </w:tcMar>
          </w:tcPr>
          <w:p w14:paraId="3A5F0344" w14:textId="77777777" w:rsidR="00497855" w:rsidRDefault="00497855" w:rsidP="00497855">
            <w:pPr>
              <w:widowControl w:val="0"/>
              <w:pBdr>
                <w:top w:val="nil"/>
                <w:left w:val="nil"/>
                <w:bottom w:val="nil"/>
                <w:right w:val="nil"/>
                <w:between w:val="nil"/>
              </w:pBdr>
              <w:spacing w:line="360" w:lineRule="auto"/>
              <w:jc w:val="center"/>
              <w:rPr>
                <w:rFonts w:ascii="맑은 고딕" w:eastAsia="맑은 고딕" w:hAnsi="맑은 고딕" w:cs="맑은 고딕"/>
              </w:rPr>
            </w:pPr>
            <w:r>
              <w:rPr>
                <w:rFonts w:ascii="맑은 고딕" w:eastAsia="맑은 고딕" w:hAnsi="맑은 고딕" w:cs="맑은 고딕"/>
              </w:rPr>
              <w:t xml:space="preserve">봉사 자원 하기 및 </w:t>
            </w:r>
            <w:r>
              <w:rPr>
                <w:rFonts w:ascii="맑은 고딕" w:eastAsia="맑은 고딕" w:hAnsi="맑은 고딕" w:cs="맑은 고딕"/>
              </w:rPr>
              <w:lastRenderedPageBreak/>
              <w:t>서약 동의 하기</w:t>
            </w:r>
          </w:p>
        </w:tc>
        <w:tc>
          <w:tcPr>
            <w:tcW w:w="6855" w:type="dxa"/>
            <w:shd w:val="clear" w:color="auto" w:fill="auto"/>
            <w:tcMar>
              <w:top w:w="100" w:type="dxa"/>
              <w:left w:w="100" w:type="dxa"/>
              <w:bottom w:w="100" w:type="dxa"/>
              <w:right w:w="100" w:type="dxa"/>
            </w:tcMar>
          </w:tcPr>
          <w:p w14:paraId="6A0D262F"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lastRenderedPageBreak/>
              <w:t xml:space="preserve">“HELPER”는 위치 검색이나 맞춤 검색을 통해 원하는 봉사를 선택하고 </w:t>
            </w:r>
            <w:r>
              <w:rPr>
                <w:rFonts w:ascii="맑은 고딕" w:eastAsia="맑은 고딕" w:hAnsi="맑은 고딕" w:cs="맑은 고딕"/>
              </w:rPr>
              <w:lastRenderedPageBreak/>
              <w:t>“봉사 자원 하기”버튼을 눌러서 봉사에 자원 할 수 있다. 이때 “봉사 자원 하기”버튼을 누르게 되면 봉사 주의 사항 및 서약서 화면이 출력되고 “HELPER”가 “동의” 버튼을 누르게 되면 봉사 자원이 완료된다. 자원이 완료되면 해당 봉사의 “HELPEE”에게 봉사에 자원한 사람이 있다는 알림이 전송된다.</w:t>
            </w:r>
          </w:p>
        </w:tc>
      </w:tr>
      <w:tr w:rsidR="00497855" w14:paraId="175FC70F" w14:textId="77777777" w:rsidTr="00497855">
        <w:tc>
          <w:tcPr>
            <w:tcW w:w="2175" w:type="dxa"/>
            <w:shd w:val="clear" w:color="auto" w:fill="auto"/>
            <w:tcMar>
              <w:top w:w="100" w:type="dxa"/>
              <w:left w:w="100" w:type="dxa"/>
              <w:bottom w:w="100" w:type="dxa"/>
              <w:right w:w="100" w:type="dxa"/>
            </w:tcMar>
          </w:tcPr>
          <w:p w14:paraId="3EAA273B"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lastRenderedPageBreak/>
              <w:t>근처 봉사 실시간 알림 받기</w:t>
            </w:r>
          </w:p>
        </w:tc>
        <w:tc>
          <w:tcPr>
            <w:tcW w:w="6855" w:type="dxa"/>
            <w:shd w:val="clear" w:color="auto" w:fill="auto"/>
            <w:tcMar>
              <w:top w:w="100" w:type="dxa"/>
              <w:left w:w="100" w:type="dxa"/>
              <w:bottom w:w="100" w:type="dxa"/>
              <w:right w:w="100" w:type="dxa"/>
            </w:tcMar>
          </w:tcPr>
          <w:p w14:paraId="20AFE7E4" w14:textId="77777777" w:rsidR="00497855" w:rsidRDefault="00497855" w:rsidP="00497855">
            <w:pPr>
              <w:widowControl w:val="0"/>
              <w:pBdr>
                <w:top w:val="nil"/>
                <w:left w:val="nil"/>
                <w:bottom w:val="nil"/>
                <w:right w:val="nil"/>
                <w:between w:val="nil"/>
              </w:pBdr>
              <w:spacing w:line="360" w:lineRule="auto"/>
              <w:rPr>
                <w:rFonts w:ascii="맑은 고딕" w:eastAsia="맑은 고딕" w:hAnsi="맑은 고딕" w:cs="맑은 고딕"/>
              </w:rPr>
            </w:pPr>
            <w:r>
              <w:rPr>
                <w:rFonts w:ascii="맑은 고딕" w:eastAsia="맑은 고딕" w:hAnsi="맑은 고딕" w:cs="맑은 고딕"/>
              </w:rPr>
              <w:t>“HELPER”는 푸쉬 알림을 통해 주변에 실시간으로 등록되는 봉사 활동에 대해 알림을 서버로 부터 받을 수 있다.</w:t>
            </w:r>
          </w:p>
        </w:tc>
      </w:tr>
      <w:tr w:rsidR="00497855" w14:paraId="50A9B40A" w14:textId="77777777" w:rsidTr="00497855">
        <w:tc>
          <w:tcPr>
            <w:tcW w:w="2175" w:type="dxa"/>
            <w:shd w:val="clear" w:color="auto" w:fill="auto"/>
            <w:tcMar>
              <w:top w:w="100" w:type="dxa"/>
              <w:left w:w="100" w:type="dxa"/>
              <w:bottom w:w="100" w:type="dxa"/>
              <w:right w:w="100" w:type="dxa"/>
            </w:tcMar>
          </w:tcPr>
          <w:p w14:paraId="50644AE3"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봉사 매칭 완료 알림 받기</w:t>
            </w:r>
          </w:p>
        </w:tc>
        <w:tc>
          <w:tcPr>
            <w:tcW w:w="6855" w:type="dxa"/>
            <w:shd w:val="clear" w:color="auto" w:fill="auto"/>
            <w:tcMar>
              <w:top w:w="100" w:type="dxa"/>
              <w:left w:w="100" w:type="dxa"/>
              <w:bottom w:w="100" w:type="dxa"/>
              <w:right w:w="100" w:type="dxa"/>
            </w:tcMar>
          </w:tcPr>
          <w:p w14:paraId="3299C866" w14:textId="77777777" w:rsidR="00497855" w:rsidRDefault="00497855" w:rsidP="00497855">
            <w:pPr>
              <w:widowControl w:val="0"/>
              <w:pBdr>
                <w:top w:val="nil"/>
                <w:left w:val="nil"/>
                <w:bottom w:val="nil"/>
                <w:right w:val="nil"/>
                <w:between w:val="nil"/>
              </w:pBdr>
              <w:spacing w:line="360" w:lineRule="auto"/>
              <w:rPr>
                <w:rFonts w:ascii="맑은 고딕" w:eastAsia="맑은 고딕" w:hAnsi="맑은 고딕" w:cs="맑은 고딕"/>
              </w:rPr>
            </w:pPr>
            <w:r>
              <w:rPr>
                <w:rFonts w:ascii="맑은 고딕" w:eastAsia="맑은 고딕" w:hAnsi="맑은 고딕" w:cs="맑은 고딕"/>
              </w:rPr>
              <w:t>“HELPER”는 자신이 지원한 봉사에 대해서 “HELPEE”에게 봉사 자원이 승낙되면 봉사 매칭이 완료되었다는 알림을 서버로 부터 받을 수 있다.</w:t>
            </w:r>
          </w:p>
        </w:tc>
      </w:tr>
      <w:tr w:rsidR="00497855" w14:paraId="18D48C3B" w14:textId="77777777" w:rsidTr="00497855">
        <w:tc>
          <w:tcPr>
            <w:tcW w:w="2175" w:type="dxa"/>
            <w:shd w:val="clear" w:color="auto" w:fill="auto"/>
            <w:tcMar>
              <w:top w:w="100" w:type="dxa"/>
              <w:left w:w="100" w:type="dxa"/>
              <w:bottom w:w="100" w:type="dxa"/>
              <w:right w:w="100" w:type="dxa"/>
            </w:tcMar>
          </w:tcPr>
          <w:p w14:paraId="196CCC4F" w14:textId="77777777" w:rsidR="00497855" w:rsidRDefault="00497855" w:rsidP="00497855">
            <w:pPr>
              <w:widowControl w:val="0"/>
              <w:pBdr>
                <w:top w:val="nil"/>
                <w:left w:val="nil"/>
                <w:bottom w:val="nil"/>
                <w:right w:val="nil"/>
                <w:between w:val="nil"/>
              </w:pBdr>
              <w:spacing w:line="360" w:lineRule="auto"/>
              <w:jc w:val="center"/>
              <w:rPr>
                <w:rFonts w:ascii="맑은 고딕" w:eastAsia="맑은 고딕" w:hAnsi="맑은 고딕" w:cs="맑은 고딕"/>
              </w:rPr>
            </w:pPr>
            <w:r>
              <w:rPr>
                <w:rFonts w:ascii="맑은 고딕" w:eastAsia="맑은 고딕" w:hAnsi="맑은 고딕" w:cs="맑은 고딕"/>
              </w:rPr>
              <w:t>봉사 내역 확인하기</w:t>
            </w:r>
          </w:p>
        </w:tc>
        <w:tc>
          <w:tcPr>
            <w:tcW w:w="6855" w:type="dxa"/>
            <w:shd w:val="clear" w:color="auto" w:fill="auto"/>
            <w:tcMar>
              <w:top w:w="100" w:type="dxa"/>
              <w:left w:w="100" w:type="dxa"/>
              <w:bottom w:w="100" w:type="dxa"/>
              <w:right w:w="100" w:type="dxa"/>
            </w:tcMar>
          </w:tcPr>
          <w:p w14:paraId="7DE6C305"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“HELPER”는 봉사 내역 확인 페이지에서 자신이 이제까지 수행한 봉사에 대한 내역과 승인된 봉사 시간을 확인할 수 있다.</w:t>
            </w:r>
          </w:p>
        </w:tc>
      </w:tr>
      <w:tr w:rsidR="00497855" w14:paraId="30C86364" w14:textId="77777777" w:rsidTr="00497855">
        <w:tc>
          <w:tcPr>
            <w:tcW w:w="2175" w:type="dxa"/>
            <w:shd w:val="clear" w:color="auto" w:fill="auto"/>
            <w:tcMar>
              <w:top w:w="100" w:type="dxa"/>
              <w:left w:w="100" w:type="dxa"/>
              <w:bottom w:w="100" w:type="dxa"/>
              <w:right w:w="100" w:type="dxa"/>
            </w:tcMar>
          </w:tcPr>
          <w:p w14:paraId="2D147F30" w14:textId="77777777" w:rsidR="00497855" w:rsidRDefault="00497855" w:rsidP="00497855">
            <w:pPr>
              <w:widowControl w:val="0"/>
              <w:pBdr>
                <w:top w:val="nil"/>
                <w:left w:val="nil"/>
                <w:bottom w:val="nil"/>
                <w:right w:val="nil"/>
                <w:between w:val="nil"/>
              </w:pBdr>
              <w:spacing w:line="360" w:lineRule="auto"/>
              <w:jc w:val="center"/>
              <w:rPr>
                <w:rFonts w:ascii="맑은 고딕" w:eastAsia="맑은 고딕" w:hAnsi="맑은 고딕" w:cs="맑은 고딕"/>
              </w:rPr>
            </w:pPr>
            <w:r>
              <w:rPr>
                <w:rFonts w:ascii="맑은 고딕" w:eastAsia="맑은 고딕" w:hAnsi="맑은 고딕" w:cs="맑은 고딕"/>
              </w:rPr>
              <w:t>설문조사 하기</w:t>
            </w:r>
          </w:p>
        </w:tc>
        <w:tc>
          <w:tcPr>
            <w:tcW w:w="6855" w:type="dxa"/>
            <w:shd w:val="clear" w:color="auto" w:fill="auto"/>
            <w:tcMar>
              <w:top w:w="100" w:type="dxa"/>
              <w:left w:w="100" w:type="dxa"/>
              <w:bottom w:w="100" w:type="dxa"/>
              <w:right w:w="100" w:type="dxa"/>
            </w:tcMar>
          </w:tcPr>
          <w:p w14:paraId="0660206B" w14:textId="77777777" w:rsidR="00497855" w:rsidRDefault="00497855" w:rsidP="00497855">
            <w:pPr>
              <w:widowControl w:val="0"/>
              <w:pBdr>
                <w:top w:val="nil"/>
                <w:left w:val="nil"/>
                <w:bottom w:val="nil"/>
                <w:right w:val="nil"/>
                <w:between w:val="nil"/>
              </w:pBdr>
              <w:spacing w:line="360" w:lineRule="auto"/>
              <w:rPr>
                <w:rFonts w:ascii="맑은 고딕" w:eastAsia="맑은 고딕" w:hAnsi="맑은 고딕" w:cs="맑은 고딕"/>
              </w:rPr>
            </w:pPr>
            <w:r>
              <w:rPr>
                <w:rFonts w:ascii="맑은 고딕" w:eastAsia="맑은 고딕" w:hAnsi="맑은 고딕" w:cs="맑은 고딕"/>
              </w:rPr>
              <w:t>봉사가 종료되면 “HELPER”는 “HELPEE”에 대한 설문조사를 요청받는다. 설문 조사를 완료하면 해당 설문 조사 데이터는 데이터베이스에 저장되고 관리자에 의해 피드백에 반영된다.</w:t>
            </w:r>
          </w:p>
        </w:tc>
      </w:tr>
    </w:tbl>
    <w:p w14:paraId="1299C7DA" w14:textId="53F3A7B5" w:rsidR="00497855" w:rsidRDefault="00497855" w:rsidP="00497855">
      <w:pPr>
        <w:spacing w:line="360" w:lineRule="auto"/>
        <w:jc w:val="both"/>
        <w:rPr>
          <w:ins w:id="1865" w:author="고광표" w:date="2018-04-19T18:57:00Z"/>
          <w:rFonts w:ascii="맑은 고딕" w:eastAsia="맑은 고딕" w:hAnsi="맑은 고딕" w:cs="맑은 고딕"/>
        </w:rPr>
      </w:pPr>
    </w:p>
    <w:p w14:paraId="4575B467" w14:textId="4F96B19A" w:rsidR="00426ED1" w:rsidRDefault="00426ED1" w:rsidP="00497855">
      <w:pPr>
        <w:spacing w:line="360" w:lineRule="auto"/>
        <w:jc w:val="both"/>
        <w:rPr>
          <w:ins w:id="1866" w:author="고광표" w:date="2018-04-19T18:57:00Z"/>
          <w:rFonts w:ascii="맑은 고딕" w:eastAsia="맑은 고딕" w:hAnsi="맑은 고딕" w:cs="맑은 고딕"/>
        </w:rPr>
      </w:pPr>
    </w:p>
    <w:p w14:paraId="63284725" w14:textId="77777777" w:rsidR="00426ED1" w:rsidRDefault="00426ED1" w:rsidP="00497855">
      <w:pPr>
        <w:spacing w:line="360" w:lineRule="auto"/>
        <w:jc w:val="both"/>
        <w:rPr>
          <w:rFonts w:ascii="맑은 고딕" w:eastAsia="맑은 고딕" w:hAnsi="맑은 고딕" w:cs="맑은 고딕"/>
        </w:rPr>
      </w:pPr>
    </w:p>
    <w:p w14:paraId="3094A57A" w14:textId="77777777" w:rsidR="00497855" w:rsidDel="00497855" w:rsidRDefault="00497855" w:rsidP="00497855">
      <w:pPr>
        <w:spacing w:line="360" w:lineRule="auto"/>
        <w:jc w:val="both"/>
        <w:rPr>
          <w:del w:id="1867" w:author="고광표" w:date="2018-04-17T03:30:00Z"/>
          <w:rFonts w:ascii="맑은 고딕" w:eastAsia="맑은 고딕" w:hAnsi="맑은 고딕" w:cs="맑은 고딕"/>
        </w:rPr>
      </w:pPr>
      <w:r>
        <w:rPr>
          <w:rFonts w:ascii="맑은 고딕" w:eastAsia="맑은 고딕" w:hAnsi="맑은 고딕" w:cs="맑은 고딕"/>
        </w:rPr>
        <w:t>[“HELPEE” 사용자 관점 Feature]</w:t>
      </w:r>
    </w:p>
    <w:p w14:paraId="519D0466" w14:textId="77777777" w:rsidR="00497855" w:rsidRDefault="00497855" w:rsidP="00497855">
      <w:pPr>
        <w:spacing w:line="360" w:lineRule="auto"/>
        <w:jc w:val="both"/>
        <w:rPr>
          <w:rFonts w:ascii="맑은 고딕" w:eastAsia="맑은 고딕" w:hAnsi="맑은 고딕" w:cs="맑은 고딕"/>
        </w:rPr>
      </w:pPr>
    </w:p>
    <w:p w14:paraId="76B82B43" w14:textId="1FA27A68" w:rsidR="004C1550" w:rsidRDefault="004C1550">
      <w:pPr>
        <w:pStyle w:val="aa"/>
        <w:keepNext/>
        <w:rPr>
          <w:ins w:id="1868" w:author="고광표" w:date="2018-04-19T18:58:00Z"/>
        </w:rPr>
        <w:pPrChange w:id="1869" w:author="고광표" w:date="2018-04-19T18:58:00Z">
          <w:pPr/>
        </w:pPrChange>
      </w:pPr>
      <w:bookmarkStart w:id="1870" w:name="_Toc512193252"/>
      <w:ins w:id="1871" w:author="고광표" w:date="2018-04-19T18:58:00Z">
        <w:r>
          <w:t xml:space="preserve">Table </w:t>
        </w:r>
        <w:r>
          <w:fldChar w:fldCharType="begin"/>
        </w:r>
        <w:r>
          <w:instrText xml:space="preserve"> SEQ Table \* ARABIC </w:instrText>
        </w:r>
      </w:ins>
      <w:r>
        <w:fldChar w:fldCharType="separate"/>
      </w:r>
      <w:ins w:id="1872" w:author="고광표" w:date="2018-04-19T19:08:00Z">
        <w:r w:rsidR="004E1911">
          <w:rPr>
            <w:noProof/>
          </w:rPr>
          <w:t>14</w:t>
        </w:r>
      </w:ins>
      <w:ins w:id="1873" w:author="고광표" w:date="2018-04-19T18:58:00Z">
        <w:r>
          <w:fldChar w:fldCharType="end"/>
        </w:r>
        <w:r>
          <w:t xml:space="preserve">. “Helpee” </w:t>
        </w:r>
        <w:r>
          <w:rPr>
            <w:rFonts w:hint="eastAsia"/>
          </w:rPr>
          <w:t xml:space="preserve">사용자 관점 </w:t>
        </w:r>
        <w:r>
          <w:t>Feature</w:t>
        </w:r>
        <w:bookmarkEnd w:id="1870"/>
      </w:ins>
    </w:p>
    <w:tbl>
      <w:tblPr>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6870"/>
      </w:tblGrid>
      <w:tr w:rsidR="00497855" w14:paraId="5247EB75" w14:textId="77777777" w:rsidTr="00497855">
        <w:tc>
          <w:tcPr>
            <w:tcW w:w="2130" w:type="dxa"/>
            <w:shd w:val="clear" w:color="auto" w:fill="D9D9D9"/>
            <w:tcMar>
              <w:top w:w="100" w:type="dxa"/>
              <w:left w:w="100" w:type="dxa"/>
              <w:bottom w:w="100" w:type="dxa"/>
              <w:right w:w="100" w:type="dxa"/>
            </w:tcMar>
          </w:tcPr>
          <w:p w14:paraId="0FBE970C" w14:textId="77777777" w:rsidR="00497855" w:rsidRDefault="00497855" w:rsidP="00497855">
            <w:pPr>
              <w:widowControl w:val="0"/>
              <w:spacing w:line="360" w:lineRule="auto"/>
              <w:jc w:val="center"/>
              <w:rPr>
                <w:rFonts w:ascii="맑은 고딕" w:eastAsia="맑은 고딕" w:hAnsi="맑은 고딕" w:cs="맑은 고딕"/>
                <w:b/>
              </w:rPr>
            </w:pPr>
            <w:r>
              <w:rPr>
                <w:rFonts w:ascii="맑은 고딕" w:eastAsia="맑은 고딕" w:hAnsi="맑은 고딕" w:cs="맑은 고딕"/>
                <w:b/>
              </w:rPr>
              <w:t>Features</w:t>
            </w:r>
          </w:p>
        </w:tc>
        <w:tc>
          <w:tcPr>
            <w:tcW w:w="6870" w:type="dxa"/>
            <w:shd w:val="clear" w:color="auto" w:fill="D9D9D9"/>
            <w:tcMar>
              <w:top w:w="100" w:type="dxa"/>
              <w:left w:w="100" w:type="dxa"/>
              <w:bottom w:w="100" w:type="dxa"/>
              <w:right w:w="100" w:type="dxa"/>
            </w:tcMar>
          </w:tcPr>
          <w:p w14:paraId="1DB5609B" w14:textId="77777777" w:rsidR="00497855" w:rsidRDefault="00497855" w:rsidP="00497855">
            <w:pPr>
              <w:widowControl w:val="0"/>
              <w:spacing w:line="360" w:lineRule="auto"/>
              <w:jc w:val="center"/>
              <w:rPr>
                <w:rFonts w:ascii="맑은 고딕" w:eastAsia="맑은 고딕" w:hAnsi="맑은 고딕" w:cs="맑은 고딕"/>
                <w:b/>
              </w:rPr>
            </w:pPr>
            <w:r>
              <w:rPr>
                <w:rFonts w:ascii="맑은 고딕" w:eastAsia="맑은 고딕" w:hAnsi="맑은 고딕" w:cs="맑은 고딕"/>
                <w:b/>
              </w:rPr>
              <w:t>Description</w:t>
            </w:r>
          </w:p>
        </w:tc>
      </w:tr>
      <w:tr w:rsidR="00497855" w14:paraId="2D1058D3" w14:textId="77777777" w:rsidTr="00497855">
        <w:tc>
          <w:tcPr>
            <w:tcW w:w="2130" w:type="dxa"/>
            <w:shd w:val="clear" w:color="auto" w:fill="auto"/>
            <w:tcMar>
              <w:top w:w="100" w:type="dxa"/>
              <w:left w:w="100" w:type="dxa"/>
              <w:bottom w:w="100" w:type="dxa"/>
              <w:right w:w="100" w:type="dxa"/>
            </w:tcMar>
          </w:tcPr>
          <w:p w14:paraId="2C20B67B" w14:textId="77777777" w:rsidR="00497855" w:rsidRDefault="00497855" w:rsidP="00497855">
            <w:pPr>
              <w:widowControl w:val="0"/>
              <w:pBdr>
                <w:top w:val="nil"/>
                <w:left w:val="nil"/>
                <w:bottom w:val="nil"/>
                <w:right w:val="nil"/>
                <w:between w:val="nil"/>
              </w:pBdr>
              <w:spacing w:line="360" w:lineRule="auto"/>
              <w:jc w:val="center"/>
              <w:rPr>
                <w:rFonts w:ascii="맑은 고딕" w:eastAsia="맑은 고딕" w:hAnsi="맑은 고딕" w:cs="맑은 고딕"/>
              </w:rPr>
            </w:pPr>
            <w:r>
              <w:rPr>
                <w:rFonts w:ascii="맑은 고딕" w:eastAsia="맑은 고딕" w:hAnsi="맑은 고딕" w:cs="맑은 고딕"/>
              </w:rPr>
              <w:t>현재 상태 화면 출력</w:t>
            </w:r>
          </w:p>
        </w:tc>
        <w:tc>
          <w:tcPr>
            <w:tcW w:w="6870" w:type="dxa"/>
            <w:shd w:val="clear" w:color="auto" w:fill="auto"/>
            <w:tcMar>
              <w:top w:w="100" w:type="dxa"/>
              <w:left w:w="100" w:type="dxa"/>
              <w:bottom w:w="100" w:type="dxa"/>
              <w:right w:w="100" w:type="dxa"/>
            </w:tcMar>
          </w:tcPr>
          <w:p w14:paraId="7E055164"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 xml:space="preserve">“HELPEE”의 현재 상태를 표시하는 화면이 출력된다. “HELPEE”가 도움을 </w:t>
            </w:r>
            <w:del w:id="1874" w:author="고광표" w:date="2018-04-17T03:30:00Z">
              <w:r w:rsidDel="00497855">
                <w:rPr>
                  <w:rFonts w:ascii="맑은 고딕" w:eastAsia="맑은 고딕" w:hAnsi="맑은 고딕" w:cs="맑은 고딕"/>
                </w:rPr>
                <w:delText xml:space="preserve"> </w:delText>
              </w:r>
            </w:del>
            <w:r>
              <w:rPr>
                <w:rFonts w:ascii="맑은 고딕" w:eastAsia="맑은 고딕" w:hAnsi="맑은 고딕" w:cs="맑은 고딕"/>
              </w:rPr>
              <w:t xml:space="preserve">요청한 봉사 리스트가 출력되고 각각의 봉사에는 봉사의 제목, 봉사의 진행 상태, “지원자 정보 보기” 버튼이 출력된다. 봉사의 진행 상태가 </w:t>
            </w:r>
            <w:r>
              <w:rPr>
                <w:rFonts w:ascii="맑은 고딕" w:eastAsia="맑은 고딕" w:hAnsi="맑은 고딕" w:cs="맑은 고딕"/>
              </w:rPr>
              <w:lastRenderedPageBreak/>
              <w:t>“매칭 대기중”인 경우 “봉사 시작” 버튼이 비활성화 되어 있고 “매칭 완료”인 경우 “봉사 시작” 버튼이 활성화되어 봉사활동을 시작할 수 있게 된다. 진행 상태가 “매칭 대기중”인 경우 “지원자 정보 보기” 버튼을 누르면 해당 봉사에 자원한 봉사자들의 리스트가 출력된다. “HELPEE”는 해당 지원자들 중에서 선택할 수 있다. 선택된 자원봉사자에게는 매칭이 완료되었다는 알림이 전송된다. 그 외의 봉사자들에게는 매칭에 실패되었다는 알림이 전송된다.. 선택이 완료되면 “지원자 보기 버튼”을 누르는 경우 자신이 지정한 자원봉사자의 정보만 출력된다.</w:t>
            </w:r>
          </w:p>
        </w:tc>
      </w:tr>
      <w:tr w:rsidR="00497855" w14:paraId="058FAE0B" w14:textId="77777777" w:rsidTr="00497855">
        <w:tc>
          <w:tcPr>
            <w:tcW w:w="2130" w:type="dxa"/>
            <w:shd w:val="clear" w:color="auto" w:fill="auto"/>
            <w:tcMar>
              <w:top w:w="100" w:type="dxa"/>
              <w:left w:w="100" w:type="dxa"/>
              <w:bottom w:w="100" w:type="dxa"/>
              <w:right w:w="100" w:type="dxa"/>
            </w:tcMar>
          </w:tcPr>
          <w:p w14:paraId="672C54EA" w14:textId="77777777" w:rsidR="00497855" w:rsidRDefault="00497855" w:rsidP="00497855">
            <w:pPr>
              <w:widowControl w:val="0"/>
              <w:pBdr>
                <w:top w:val="nil"/>
                <w:left w:val="nil"/>
                <w:bottom w:val="nil"/>
                <w:right w:val="nil"/>
                <w:between w:val="nil"/>
              </w:pBdr>
              <w:spacing w:line="360" w:lineRule="auto"/>
              <w:jc w:val="center"/>
              <w:rPr>
                <w:rFonts w:ascii="맑은 고딕" w:eastAsia="맑은 고딕" w:hAnsi="맑은 고딕" w:cs="맑은 고딕"/>
              </w:rPr>
            </w:pPr>
            <w:r>
              <w:rPr>
                <w:rFonts w:ascii="맑은 고딕" w:eastAsia="맑은 고딕" w:hAnsi="맑은 고딕" w:cs="맑은 고딕"/>
              </w:rPr>
              <w:lastRenderedPageBreak/>
              <w:t>도움 요청하기</w:t>
            </w:r>
          </w:p>
        </w:tc>
        <w:tc>
          <w:tcPr>
            <w:tcW w:w="6870" w:type="dxa"/>
            <w:shd w:val="clear" w:color="auto" w:fill="auto"/>
            <w:tcMar>
              <w:top w:w="100" w:type="dxa"/>
              <w:left w:w="100" w:type="dxa"/>
              <w:bottom w:w="100" w:type="dxa"/>
              <w:right w:w="100" w:type="dxa"/>
            </w:tcMar>
          </w:tcPr>
          <w:p w14:paraId="2AC2930A" w14:textId="77777777" w:rsidR="00497855" w:rsidRDefault="00497855" w:rsidP="00497855">
            <w:pPr>
              <w:widowControl w:val="0"/>
              <w:spacing w:line="360" w:lineRule="auto"/>
              <w:rPr>
                <w:rFonts w:ascii="맑은 고딕" w:eastAsia="맑은 고딕" w:hAnsi="맑은 고딕" w:cs="맑은 고딕"/>
              </w:rPr>
            </w:pPr>
            <w:r>
              <w:rPr>
                <w:rFonts w:ascii="맑은 고딕" w:eastAsia="맑은 고딕" w:hAnsi="맑은 고딕" w:cs="맑은 고딕"/>
              </w:rPr>
              <w:t>“HELPEE”는 도움이 필요할때 “신청하기” 버튼을 눌러서 위치, 봉사 종류, 요구 시간, 기타 사항을 입력하고 “신청”버튼을 눌러 도움을 요청할 수 있다.</w:t>
            </w:r>
          </w:p>
        </w:tc>
      </w:tr>
      <w:tr w:rsidR="00497855" w14:paraId="64C07428" w14:textId="77777777" w:rsidTr="00497855">
        <w:tc>
          <w:tcPr>
            <w:tcW w:w="2130" w:type="dxa"/>
            <w:shd w:val="clear" w:color="auto" w:fill="auto"/>
            <w:tcMar>
              <w:top w:w="100" w:type="dxa"/>
              <w:left w:w="100" w:type="dxa"/>
              <w:bottom w:w="100" w:type="dxa"/>
              <w:right w:w="100" w:type="dxa"/>
            </w:tcMar>
          </w:tcPr>
          <w:p w14:paraId="74149371" w14:textId="77777777" w:rsidR="00497855" w:rsidRDefault="00497855" w:rsidP="00497855">
            <w:pPr>
              <w:widowControl w:val="0"/>
              <w:pBdr>
                <w:top w:val="nil"/>
                <w:left w:val="nil"/>
                <w:bottom w:val="nil"/>
                <w:right w:val="nil"/>
                <w:between w:val="nil"/>
              </w:pBdr>
              <w:spacing w:line="360" w:lineRule="auto"/>
              <w:jc w:val="center"/>
              <w:rPr>
                <w:rFonts w:ascii="맑은 고딕" w:eastAsia="맑은 고딕" w:hAnsi="맑은 고딕" w:cs="맑은 고딕"/>
              </w:rPr>
            </w:pPr>
            <w:r>
              <w:rPr>
                <w:rFonts w:ascii="맑은 고딕" w:eastAsia="맑은 고딕" w:hAnsi="맑은 고딕" w:cs="맑은 고딕"/>
              </w:rPr>
              <w:t>자원봉사자 자원 알림 받기</w:t>
            </w:r>
          </w:p>
        </w:tc>
        <w:tc>
          <w:tcPr>
            <w:tcW w:w="6870" w:type="dxa"/>
            <w:shd w:val="clear" w:color="auto" w:fill="auto"/>
            <w:tcMar>
              <w:top w:w="100" w:type="dxa"/>
              <w:left w:w="100" w:type="dxa"/>
              <w:bottom w:w="100" w:type="dxa"/>
              <w:right w:w="100" w:type="dxa"/>
            </w:tcMar>
          </w:tcPr>
          <w:p w14:paraId="54693FC6" w14:textId="77777777" w:rsidR="00497855" w:rsidRDefault="00497855" w:rsidP="00497855">
            <w:pPr>
              <w:widowControl w:val="0"/>
              <w:spacing w:line="360" w:lineRule="auto"/>
              <w:rPr>
                <w:rFonts w:ascii="맑은 고딕" w:eastAsia="맑은 고딕" w:hAnsi="맑은 고딕" w:cs="맑은 고딕"/>
              </w:rPr>
            </w:pPr>
            <w:r>
              <w:rPr>
                <w:rFonts w:ascii="맑은 고딕" w:eastAsia="맑은 고딕" w:hAnsi="맑은 고딕" w:cs="맑은 고딕"/>
              </w:rPr>
              <w:t>“HELPEE”는 자신이 등록한 봉사에 대해 자원봉사자의 자원이 들어오면 서버로</w:t>
            </w:r>
            <w:del w:id="1875" w:author="고광표" w:date="2018-04-17T03:30:00Z">
              <w:r w:rsidDel="00497855">
                <w:rPr>
                  <w:rFonts w:ascii="맑은 고딕" w:eastAsia="맑은 고딕" w:hAnsi="맑은 고딕" w:cs="맑은 고딕"/>
                </w:rPr>
                <w:delText xml:space="preserve"> </w:delText>
              </w:r>
            </w:del>
            <w:r>
              <w:rPr>
                <w:rFonts w:ascii="맑은 고딕" w:eastAsia="맑은 고딕" w:hAnsi="맑은 고딕" w:cs="맑은 고딕"/>
              </w:rPr>
              <w:t>부터 알림을 받을 수 있다. 알림에는 자원한 봉사자의 정보가 출력된다.</w:t>
            </w:r>
          </w:p>
        </w:tc>
      </w:tr>
      <w:tr w:rsidR="00497855" w14:paraId="2B77CE45" w14:textId="77777777" w:rsidTr="00497855">
        <w:tc>
          <w:tcPr>
            <w:tcW w:w="2130" w:type="dxa"/>
            <w:shd w:val="clear" w:color="auto" w:fill="auto"/>
            <w:tcMar>
              <w:top w:w="100" w:type="dxa"/>
              <w:left w:w="100" w:type="dxa"/>
              <w:bottom w:w="100" w:type="dxa"/>
              <w:right w:w="100" w:type="dxa"/>
            </w:tcMar>
          </w:tcPr>
          <w:p w14:paraId="46350B95" w14:textId="77777777" w:rsidR="00497855" w:rsidRDefault="00497855" w:rsidP="00497855">
            <w:pPr>
              <w:widowControl w:val="0"/>
              <w:pBdr>
                <w:top w:val="nil"/>
                <w:left w:val="nil"/>
                <w:bottom w:val="nil"/>
                <w:right w:val="nil"/>
                <w:between w:val="nil"/>
              </w:pBdr>
              <w:spacing w:line="360" w:lineRule="auto"/>
              <w:jc w:val="center"/>
              <w:rPr>
                <w:rFonts w:ascii="맑은 고딕" w:eastAsia="맑은 고딕" w:hAnsi="맑은 고딕" w:cs="맑은 고딕"/>
              </w:rPr>
            </w:pPr>
            <w:r>
              <w:rPr>
                <w:rFonts w:ascii="맑은 고딕" w:eastAsia="맑은 고딕" w:hAnsi="맑은 고딕" w:cs="맑은 고딕"/>
              </w:rPr>
              <w:t>자원봉사자 봉사 자원 승낙하기</w:t>
            </w:r>
          </w:p>
        </w:tc>
        <w:tc>
          <w:tcPr>
            <w:tcW w:w="6870" w:type="dxa"/>
            <w:shd w:val="clear" w:color="auto" w:fill="auto"/>
            <w:tcMar>
              <w:top w:w="100" w:type="dxa"/>
              <w:left w:w="100" w:type="dxa"/>
              <w:bottom w:w="100" w:type="dxa"/>
              <w:right w:w="100" w:type="dxa"/>
            </w:tcMar>
          </w:tcPr>
          <w:p w14:paraId="7C0A1FED" w14:textId="77777777" w:rsidR="00497855" w:rsidRDefault="00497855" w:rsidP="00497855">
            <w:pPr>
              <w:widowControl w:val="0"/>
              <w:spacing w:line="360" w:lineRule="auto"/>
              <w:rPr>
                <w:rFonts w:ascii="맑은 고딕" w:eastAsia="맑은 고딕" w:hAnsi="맑은 고딕" w:cs="맑은 고딕"/>
              </w:rPr>
            </w:pPr>
            <w:r>
              <w:rPr>
                <w:rFonts w:ascii="맑은 고딕" w:eastAsia="맑은 고딕" w:hAnsi="맑은 고딕" w:cs="맑은 고딕"/>
              </w:rPr>
              <w:t>“HELPEE”는 자신이 등록한 봉사에 자원한 자원봉사자들의 리스트 중 한 사람을 선택하여 봉사 자원을 승낙할 수 있다. 선택된 자원봉사자에게는 봉사 매칭이 완료되었다는 알림이 서버로</w:t>
            </w:r>
            <w:del w:id="1876" w:author="고광표" w:date="2018-04-17T03:30:00Z">
              <w:r w:rsidDel="00497855">
                <w:rPr>
                  <w:rFonts w:ascii="맑은 고딕" w:eastAsia="맑은 고딕" w:hAnsi="맑은 고딕" w:cs="맑은 고딕"/>
                </w:rPr>
                <w:delText xml:space="preserve"> </w:delText>
              </w:r>
            </w:del>
            <w:r>
              <w:rPr>
                <w:rFonts w:ascii="맑은 고딕" w:eastAsia="맑은 고딕" w:hAnsi="맑은 고딕" w:cs="맑은 고딕"/>
              </w:rPr>
              <w:t>부터 전송된다.</w:t>
            </w:r>
          </w:p>
        </w:tc>
      </w:tr>
      <w:tr w:rsidR="00497855" w14:paraId="56686AF6" w14:textId="77777777" w:rsidTr="00497855">
        <w:tc>
          <w:tcPr>
            <w:tcW w:w="2130" w:type="dxa"/>
            <w:shd w:val="clear" w:color="auto" w:fill="auto"/>
            <w:tcMar>
              <w:top w:w="100" w:type="dxa"/>
              <w:left w:w="100" w:type="dxa"/>
              <w:bottom w:w="100" w:type="dxa"/>
              <w:right w:w="100" w:type="dxa"/>
            </w:tcMar>
          </w:tcPr>
          <w:p w14:paraId="2E30FA9E" w14:textId="77777777" w:rsidR="00497855" w:rsidRDefault="00497855" w:rsidP="00497855">
            <w:pPr>
              <w:widowControl w:val="0"/>
              <w:pBdr>
                <w:top w:val="nil"/>
                <w:left w:val="nil"/>
                <w:bottom w:val="nil"/>
                <w:right w:val="nil"/>
                <w:between w:val="nil"/>
              </w:pBdr>
              <w:spacing w:line="360" w:lineRule="auto"/>
              <w:jc w:val="center"/>
              <w:rPr>
                <w:rFonts w:ascii="맑은 고딕" w:eastAsia="맑은 고딕" w:hAnsi="맑은 고딕" w:cs="맑은 고딕"/>
              </w:rPr>
            </w:pPr>
            <w:r>
              <w:rPr>
                <w:rFonts w:ascii="맑은 고딕" w:eastAsia="맑은 고딕" w:hAnsi="맑은 고딕" w:cs="맑은 고딕"/>
              </w:rPr>
              <w:t>설문조사 하기</w:t>
            </w:r>
          </w:p>
        </w:tc>
        <w:tc>
          <w:tcPr>
            <w:tcW w:w="6870" w:type="dxa"/>
            <w:shd w:val="clear" w:color="auto" w:fill="auto"/>
            <w:tcMar>
              <w:top w:w="100" w:type="dxa"/>
              <w:left w:w="100" w:type="dxa"/>
              <w:bottom w:w="100" w:type="dxa"/>
              <w:right w:w="100" w:type="dxa"/>
            </w:tcMar>
          </w:tcPr>
          <w:p w14:paraId="280B592A" w14:textId="77777777" w:rsidR="00497855" w:rsidRDefault="00497855" w:rsidP="00497855">
            <w:pPr>
              <w:widowControl w:val="0"/>
              <w:spacing w:line="360" w:lineRule="auto"/>
              <w:rPr>
                <w:rFonts w:ascii="맑은 고딕" w:eastAsia="맑은 고딕" w:hAnsi="맑은 고딕" w:cs="맑은 고딕"/>
              </w:rPr>
            </w:pPr>
            <w:r>
              <w:rPr>
                <w:rFonts w:ascii="맑은 고딕" w:eastAsia="맑은 고딕" w:hAnsi="맑은 고딕" w:cs="맑은 고딕"/>
              </w:rPr>
              <w:t>봉사가 종료되면 “HELPEE”는 “HELPER”에 대한 설문조사를 요청받는다. 설문 조사를 완료하면 해당 설문 조사 데이터는 데이터베이스에 저장되고 관리자에 의해 피드백에 반영된다.</w:t>
            </w:r>
          </w:p>
        </w:tc>
      </w:tr>
      <w:tr w:rsidR="00497855" w14:paraId="59FEDD34" w14:textId="77777777" w:rsidTr="00497855">
        <w:tc>
          <w:tcPr>
            <w:tcW w:w="2130" w:type="dxa"/>
            <w:shd w:val="clear" w:color="auto" w:fill="auto"/>
            <w:tcMar>
              <w:top w:w="100" w:type="dxa"/>
              <w:left w:w="100" w:type="dxa"/>
              <w:bottom w:w="100" w:type="dxa"/>
              <w:right w:w="100" w:type="dxa"/>
            </w:tcMar>
          </w:tcPr>
          <w:p w14:paraId="7EDC3CE0" w14:textId="77777777" w:rsidR="00497855" w:rsidRDefault="00497855" w:rsidP="00497855">
            <w:pPr>
              <w:widowControl w:val="0"/>
              <w:pBdr>
                <w:top w:val="nil"/>
                <w:left w:val="nil"/>
                <w:bottom w:val="nil"/>
                <w:right w:val="nil"/>
                <w:between w:val="nil"/>
              </w:pBdr>
              <w:spacing w:line="360" w:lineRule="auto"/>
              <w:jc w:val="center"/>
              <w:rPr>
                <w:rFonts w:ascii="맑은 고딕" w:eastAsia="맑은 고딕" w:hAnsi="맑은 고딕" w:cs="맑은 고딕"/>
              </w:rPr>
            </w:pPr>
            <w:r>
              <w:rPr>
                <w:rFonts w:ascii="맑은 고딕" w:eastAsia="맑은 고딕" w:hAnsi="맑은 고딕" w:cs="맑은 고딕"/>
              </w:rPr>
              <w:t>콜센터 연결하기</w:t>
            </w:r>
          </w:p>
        </w:tc>
        <w:tc>
          <w:tcPr>
            <w:tcW w:w="6870" w:type="dxa"/>
            <w:shd w:val="clear" w:color="auto" w:fill="auto"/>
            <w:tcMar>
              <w:top w:w="100" w:type="dxa"/>
              <w:left w:w="100" w:type="dxa"/>
              <w:bottom w:w="100" w:type="dxa"/>
              <w:right w:w="100" w:type="dxa"/>
            </w:tcMar>
          </w:tcPr>
          <w:p w14:paraId="62185196" w14:textId="77777777" w:rsidR="00497855" w:rsidRDefault="00497855" w:rsidP="00497855">
            <w:pPr>
              <w:widowControl w:val="0"/>
              <w:spacing w:line="360" w:lineRule="auto"/>
              <w:rPr>
                <w:rFonts w:ascii="맑은 고딕" w:eastAsia="맑은 고딕" w:hAnsi="맑은 고딕" w:cs="맑은 고딕"/>
              </w:rPr>
            </w:pPr>
            <w:r>
              <w:rPr>
                <w:rFonts w:ascii="맑은 고딕" w:eastAsia="맑은 고딕" w:hAnsi="맑은 고딕" w:cs="맑은 고딕"/>
              </w:rPr>
              <w:t xml:space="preserve">시각 장애인의 경우 앱의 초기 페이지에서 두번 연속 터치를 하면 콜센터에 연결하여 직접 앱을 조작하지 않고도 콜센터 직원에게 원하는 </w:t>
            </w:r>
            <w:r>
              <w:rPr>
                <w:rFonts w:ascii="맑은 고딕" w:eastAsia="맑은 고딕" w:hAnsi="맑은 고딕" w:cs="맑은 고딕"/>
              </w:rPr>
              <w:lastRenderedPageBreak/>
              <w:t>도움의 종류, 위치, 요구 시간을 전달하면 도움 요청이 등록된다. 콜센터 직원은 시각 장애인의 요구에 맞게 도움 요청을 등록한다.</w:t>
            </w:r>
          </w:p>
        </w:tc>
      </w:tr>
    </w:tbl>
    <w:p w14:paraId="2178FB72" w14:textId="77777777" w:rsidR="00497855" w:rsidRDefault="00497855" w:rsidP="00497855">
      <w:pPr>
        <w:spacing w:line="360" w:lineRule="auto"/>
        <w:jc w:val="both"/>
        <w:rPr>
          <w:rFonts w:ascii="맑은 고딕" w:eastAsia="맑은 고딕" w:hAnsi="맑은 고딕" w:cs="맑은 고딕"/>
        </w:rPr>
      </w:pPr>
    </w:p>
    <w:p w14:paraId="3952F8F1" w14:textId="77777777" w:rsidR="00497855" w:rsidDel="00784F04" w:rsidRDefault="00497855" w:rsidP="00497855">
      <w:pPr>
        <w:spacing w:line="360" w:lineRule="auto"/>
        <w:jc w:val="both"/>
        <w:rPr>
          <w:del w:id="1877" w:author="고광표" w:date="2018-04-17T04:24:00Z"/>
          <w:rFonts w:ascii="맑은 고딕" w:eastAsia="맑은 고딕" w:hAnsi="맑은 고딕" w:cs="맑은 고딕"/>
        </w:rPr>
      </w:pPr>
      <w:r>
        <w:rPr>
          <w:rFonts w:ascii="맑은 고딕" w:eastAsia="맑은 고딕" w:hAnsi="맑은 고딕" w:cs="맑은 고딕"/>
        </w:rPr>
        <w:t>[관리자 관점 Feature]</w:t>
      </w:r>
    </w:p>
    <w:p w14:paraId="3F24F5B1" w14:textId="77777777" w:rsidR="00497855" w:rsidRDefault="00497855" w:rsidP="00497855">
      <w:pPr>
        <w:spacing w:line="360" w:lineRule="auto"/>
        <w:jc w:val="both"/>
        <w:rPr>
          <w:rFonts w:ascii="맑은 고딕" w:eastAsia="맑은 고딕" w:hAnsi="맑은 고딕" w:cs="맑은 고딕"/>
          <w:sz w:val="24"/>
          <w:szCs w:val="24"/>
        </w:rPr>
      </w:pPr>
    </w:p>
    <w:p w14:paraId="649E33AB" w14:textId="5B42E612" w:rsidR="004C1550" w:rsidRDefault="004C1550">
      <w:pPr>
        <w:pStyle w:val="aa"/>
        <w:keepNext/>
        <w:rPr>
          <w:ins w:id="1878" w:author="고광표" w:date="2018-04-19T18:58:00Z"/>
        </w:rPr>
        <w:pPrChange w:id="1879" w:author="고광표" w:date="2018-04-19T18:58:00Z">
          <w:pPr/>
        </w:pPrChange>
      </w:pPr>
      <w:bookmarkStart w:id="1880" w:name="_Toc512193253"/>
      <w:ins w:id="1881" w:author="고광표" w:date="2018-04-19T18:58:00Z">
        <w:r>
          <w:t xml:space="preserve">Table </w:t>
        </w:r>
        <w:r>
          <w:fldChar w:fldCharType="begin"/>
        </w:r>
        <w:r>
          <w:instrText xml:space="preserve"> SEQ Table \* ARABIC </w:instrText>
        </w:r>
      </w:ins>
      <w:r>
        <w:fldChar w:fldCharType="separate"/>
      </w:r>
      <w:ins w:id="1882" w:author="고광표" w:date="2018-04-19T19:08:00Z">
        <w:r w:rsidR="004E1911">
          <w:rPr>
            <w:noProof/>
          </w:rPr>
          <w:t>15</w:t>
        </w:r>
      </w:ins>
      <w:ins w:id="1883" w:author="고광표" w:date="2018-04-19T18:58:00Z">
        <w:r>
          <w:fldChar w:fldCharType="end"/>
        </w:r>
        <w:r>
          <w:t xml:space="preserve">. </w:t>
        </w:r>
        <w:r>
          <w:rPr>
            <w:rFonts w:hint="eastAsia"/>
          </w:rPr>
          <w:t xml:space="preserve">관리자 관점 </w:t>
        </w:r>
        <w:r>
          <w:t>Feature</w:t>
        </w:r>
        <w:bookmarkEnd w:id="1880"/>
      </w:ins>
    </w:p>
    <w:tbl>
      <w:tblPr>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6885"/>
      </w:tblGrid>
      <w:tr w:rsidR="00497855" w14:paraId="7A193300" w14:textId="77777777" w:rsidTr="00497855">
        <w:tc>
          <w:tcPr>
            <w:tcW w:w="2115" w:type="dxa"/>
            <w:shd w:val="clear" w:color="auto" w:fill="D9D9D9"/>
            <w:tcMar>
              <w:top w:w="100" w:type="dxa"/>
              <w:left w:w="100" w:type="dxa"/>
              <w:bottom w:w="100" w:type="dxa"/>
              <w:right w:w="100" w:type="dxa"/>
            </w:tcMar>
          </w:tcPr>
          <w:p w14:paraId="07F24D5D" w14:textId="77777777" w:rsidR="00497855" w:rsidRDefault="00497855" w:rsidP="00497855">
            <w:pPr>
              <w:widowControl w:val="0"/>
              <w:spacing w:line="360" w:lineRule="auto"/>
              <w:jc w:val="center"/>
              <w:rPr>
                <w:rFonts w:ascii="맑은 고딕" w:eastAsia="맑은 고딕" w:hAnsi="맑은 고딕" w:cs="맑은 고딕"/>
                <w:b/>
              </w:rPr>
            </w:pPr>
            <w:r>
              <w:rPr>
                <w:rFonts w:ascii="맑은 고딕" w:eastAsia="맑은 고딕" w:hAnsi="맑은 고딕" w:cs="맑은 고딕"/>
                <w:b/>
              </w:rPr>
              <w:t>Features</w:t>
            </w:r>
          </w:p>
        </w:tc>
        <w:tc>
          <w:tcPr>
            <w:tcW w:w="6885" w:type="dxa"/>
            <w:shd w:val="clear" w:color="auto" w:fill="D9D9D9"/>
            <w:tcMar>
              <w:top w:w="100" w:type="dxa"/>
              <w:left w:w="100" w:type="dxa"/>
              <w:bottom w:w="100" w:type="dxa"/>
              <w:right w:w="100" w:type="dxa"/>
            </w:tcMar>
          </w:tcPr>
          <w:p w14:paraId="758E95E4" w14:textId="77777777" w:rsidR="00497855" w:rsidRDefault="00497855" w:rsidP="00497855">
            <w:pPr>
              <w:widowControl w:val="0"/>
              <w:spacing w:line="360" w:lineRule="auto"/>
              <w:jc w:val="center"/>
              <w:rPr>
                <w:rFonts w:ascii="맑은 고딕" w:eastAsia="맑은 고딕" w:hAnsi="맑은 고딕" w:cs="맑은 고딕"/>
                <w:b/>
              </w:rPr>
            </w:pPr>
            <w:r>
              <w:rPr>
                <w:rFonts w:ascii="맑은 고딕" w:eastAsia="맑은 고딕" w:hAnsi="맑은 고딕" w:cs="맑은 고딕"/>
                <w:b/>
              </w:rPr>
              <w:t>Description</w:t>
            </w:r>
          </w:p>
        </w:tc>
      </w:tr>
      <w:tr w:rsidR="00497855" w14:paraId="27629DCC" w14:textId="77777777" w:rsidTr="00497855">
        <w:tc>
          <w:tcPr>
            <w:tcW w:w="2115" w:type="dxa"/>
            <w:shd w:val="clear" w:color="auto" w:fill="auto"/>
            <w:tcMar>
              <w:top w:w="100" w:type="dxa"/>
              <w:left w:w="100" w:type="dxa"/>
              <w:bottom w:w="100" w:type="dxa"/>
              <w:right w:w="100" w:type="dxa"/>
            </w:tcMar>
          </w:tcPr>
          <w:p w14:paraId="33C68BD9" w14:textId="77777777" w:rsidR="00497855" w:rsidRDefault="00497855" w:rsidP="00497855">
            <w:pPr>
              <w:widowControl w:val="0"/>
              <w:pBdr>
                <w:top w:val="nil"/>
                <w:left w:val="nil"/>
                <w:bottom w:val="nil"/>
                <w:right w:val="nil"/>
                <w:between w:val="nil"/>
              </w:pBdr>
              <w:spacing w:line="360" w:lineRule="auto"/>
              <w:jc w:val="center"/>
              <w:rPr>
                <w:rFonts w:ascii="맑은 고딕" w:eastAsia="맑은 고딕" w:hAnsi="맑은 고딕" w:cs="맑은 고딕"/>
              </w:rPr>
            </w:pPr>
            <w:r>
              <w:rPr>
                <w:rFonts w:ascii="맑은 고딕" w:eastAsia="맑은 고딕" w:hAnsi="맑은 고딕" w:cs="맑은 고딕"/>
              </w:rPr>
              <w:t>관리자 페이지 암호 입력하기</w:t>
            </w:r>
          </w:p>
        </w:tc>
        <w:tc>
          <w:tcPr>
            <w:tcW w:w="6885" w:type="dxa"/>
            <w:shd w:val="clear" w:color="auto" w:fill="auto"/>
            <w:tcMar>
              <w:top w:w="100" w:type="dxa"/>
              <w:left w:w="100" w:type="dxa"/>
              <w:bottom w:w="100" w:type="dxa"/>
              <w:right w:w="100" w:type="dxa"/>
            </w:tcMar>
          </w:tcPr>
          <w:p w14:paraId="62EFDF9E" w14:textId="77777777" w:rsidR="00497855" w:rsidRDefault="00497855" w:rsidP="00497855">
            <w:pPr>
              <w:widowControl w:val="0"/>
              <w:pBdr>
                <w:top w:val="nil"/>
                <w:left w:val="nil"/>
                <w:bottom w:val="nil"/>
                <w:right w:val="nil"/>
                <w:between w:val="nil"/>
              </w:pBdr>
              <w:spacing w:line="360" w:lineRule="auto"/>
              <w:rPr>
                <w:rFonts w:ascii="맑은 고딕" w:eastAsia="맑은 고딕" w:hAnsi="맑은 고딕" w:cs="맑은 고딕"/>
              </w:rPr>
            </w:pPr>
            <w:r>
              <w:rPr>
                <w:rFonts w:ascii="맑은 고딕" w:eastAsia="맑은 고딕" w:hAnsi="맑은 고딕" w:cs="맑은 고딕"/>
              </w:rPr>
              <w:t>관리자 페이지 초기 화면에 관리자 인증 암호 입력 창이 출력된다. 관리자는 해당 페이지에 암호를 입력하여 관리자 기능에 접근할 수 있다.</w:t>
            </w:r>
          </w:p>
        </w:tc>
      </w:tr>
      <w:tr w:rsidR="00497855" w14:paraId="402E5BB7" w14:textId="77777777" w:rsidTr="00497855">
        <w:tc>
          <w:tcPr>
            <w:tcW w:w="2115" w:type="dxa"/>
            <w:shd w:val="clear" w:color="auto" w:fill="auto"/>
            <w:tcMar>
              <w:top w:w="100" w:type="dxa"/>
              <w:left w:w="100" w:type="dxa"/>
              <w:bottom w:w="100" w:type="dxa"/>
              <w:right w:w="100" w:type="dxa"/>
            </w:tcMar>
          </w:tcPr>
          <w:p w14:paraId="0D4C5615" w14:textId="77777777" w:rsidR="00497855" w:rsidRDefault="00497855" w:rsidP="00497855">
            <w:pPr>
              <w:widowControl w:val="0"/>
              <w:pBdr>
                <w:top w:val="nil"/>
                <w:left w:val="nil"/>
                <w:bottom w:val="nil"/>
                <w:right w:val="nil"/>
                <w:between w:val="nil"/>
              </w:pBdr>
              <w:spacing w:line="360" w:lineRule="auto"/>
              <w:jc w:val="center"/>
              <w:rPr>
                <w:rFonts w:ascii="맑은 고딕" w:eastAsia="맑은 고딕" w:hAnsi="맑은 고딕" w:cs="맑은 고딕"/>
              </w:rPr>
            </w:pPr>
            <w:r>
              <w:rPr>
                <w:rFonts w:ascii="맑은 고딕" w:eastAsia="맑은 고딕" w:hAnsi="맑은 고딕" w:cs="맑은 고딕"/>
              </w:rPr>
              <w:t>사용자 조회하기</w:t>
            </w:r>
          </w:p>
        </w:tc>
        <w:tc>
          <w:tcPr>
            <w:tcW w:w="6885" w:type="dxa"/>
            <w:shd w:val="clear" w:color="auto" w:fill="auto"/>
            <w:tcMar>
              <w:top w:w="100" w:type="dxa"/>
              <w:left w:w="100" w:type="dxa"/>
              <w:bottom w:w="100" w:type="dxa"/>
              <w:right w:w="100" w:type="dxa"/>
            </w:tcMar>
          </w:tcPr>
          <w:p w14:paraId="448F153B" w14:textId="77777777" w:rsidR="00497855" w:rsidRDefault="00497855" w:rsidP="00497855">
            <w:pPr>
              <w:widowControl w:val="0"/>
              <w:pBdr>
                <w:top w:val="nil"/>
                <w:left w:val="nil"/>
                <w:bottom w:val="nil"/>
                <w:right w:val="nil"/>
                <w:between w:val="nil"/>
              </w:pBdr>
              <w:spacing w:line="360" w:lineRule="auto"/>
              <w:rPr>
                <w:rFonts w:ascii="맑은 고딕" w:eastAsia="맑은 고딕" w:hAnsi="맑은 고딕" w:cs="맑은 고딕"/>
              </w:rPr>
            </w:pPr>
            <w:r>
              <w:rPr>
                <w:rFonts w:ascii="맑은 고딕" w:eastAsia="맑은 고딕" w:hAnsi="맑은 고딕" w:cs="맑은 고딕"/>
              </w:rPr>
              <w:t>관리자 기능에 접근하면 사용자 정보를 조회할 수 있는 페이지가 나온다. 해당 페이지에 접근하면 데이터 베이스에서 사용자 정보를 받아와 화면에 출력한다. 관리자는 원하는 사용자를 선택하여 사용자의 정보, 봉사활동 내역, 피드백 정보를 확인할 수 있다. 또한 사용자의 이름 검색을 통해 원하는 사용자를 조회할 수 있다.</w:t>
            </w:r>
          </w:p>
        </w:tc>
      </w:tr>
      <w:tr w:rsidR="00497855" w14:paraId="7E9D0083" w14:textId="77777777" w:rsidTr="00497855">
        <w:tc>
          <w:tcPr>
            <w:tcW w:w="2115" w:type="dxa"/>
            <w:shd w:val="clear" w:color="auto" w:fill="auto"/>
            <w:tcMar>
              <w:top w:w="100" w:type="dxa"/>
              <w:left w:w="100" w:type="dxa"/>
              <w:bottom w:w="100" w:type="dxa"/>
              <w:right w:w="100" w:type="dxa"/>
            </w:tcMar>
          </w:tcPr>
          <w:p w14:paraId="4D8148CE" w14:textId="77777777" w:rsidR="00497855" w:rsidRDefault="00497855" w:rsidP="00497855">
            <w:pPr>
              <w:widowControl w:val="0"/>
              <w:pBdr>
                <w:top w:val="nil"/>
                <w:left w:val="nil"/>
                <w:bottom w:val="nil"/>
                <w:right w:val="nil"/>
                <w:between w:val="nil"/>
              </w:pBdr>
              <w:spacing w:line="360" w:lineRule="auto"/>
              <w:jc w:val="center"/>
              <w:rPr>
                <w:rFonts w:ascii="맑은 고딕" w:eastAsia="맑은 고딕" w:hAnsi="맑은 고딕" w:cs="맑은 고딕"/>
              </w:rPr>
            </w:pPr>
            <w:r>
              <w:rPr>
                <w:rFonts w:ascii="맑은 고딕" w:eastAsia="맑은 고딕" w:hAnsi="맑은 고딕" w:cs="맑은 고딕"/>
              </w:rPr>
              <w:t>피드백을 바탕으로 사용자 관리하기</w:t>
            </w:r>
          </w:p>
        </w:tc>
        <w:tc>
          <w:tcPr>
            <w:tcW w:w="6885" w:type="dxa"/>
            <w:shd w:val="clear" w:color="auto" w:fill="auto"/>
            <w:tcMar>
              <w:top w:w="100" w:type="dxa"/>
              <w:left w:w="100" w:type="dxa"/>
              <w:bottom w:w="100" w:type="dxa"/>
              <w:right w:w="100" w:type="dxa"/>
            </w:tcMar>
          </w:tcPr>
          <w:p w14:paraId="73D2F20E" w14:textId="77777777" w:rsidR="00497855" w:rsidRDefault="00497855" w:rsidP="00497855">
            <w:pPr>
              <w:widowControl w:val="0"/>
              <w:pBdr>
                <w:top w:val="nil"/>
                <w:left w:val="nil"/>
                <w:bottom w:val="nil"/>
                <w:right w:val="nil"/>
                <w:between w:val="nil"/>
              </w:pBdr>
              <w:spacing w:line="360" w:lineRule="auto"/>
              <w:rPr>
                <w:rFonts w:ascii="맑은 고딕" w:eastAsia="맑은 고딕" w:hAnsi="맑은 고딕" w:cs="맑은 고딕"/>
              </w:rPr>
            </w:pPr>
            <w:r>
              <w:rPr>
                <w:rFonts w:ascii="맑은 고딕" w:eastAsia="맑은 고딕" w:hAnsi="맑은 고딕" w:cs="맑은 고딕"/>
              </w:rPr>
              <w:t>관리자가 피드백 관리 페이지에 접근하면 데이터 베이스에서 완료된 봉사활동에 대해 “HELPER”와 “HELPEE”의 피드백들을 가져와 화면에 출력한다. 관리자는 해당 페이지에서 각각의 피드백을 확인하여 평가가 좋지 않은 사용자에 대하여 사용 중지 처리를 할 수 있다.</w:t>
            </w:r>
          </w:p>
        </w:tc>
      </w:tr>
      <w:tr w:rsidR="00497855" w14:paraId="0A563833" w14:textId="77777777" w:rsidTr="00497855">
        <w:tc>
          <w:tcPr>
            <w:tcW w:w="2115" w:type="dxa"/>
            <w:shd w:val="clear" w:color="auto" w:fill="auto"/>
            <w:tcMar>
              <w:top w:w="100" w:type="dxa"/>
              <w:left w:w="100" w:type="dxa"/>
              <w:bottom w:w="100" w:type="dxa"/>
              <w:right w:w="100" w:type="dxa"/>
            </w:tcMar>
          </w:tcPr>
          <w:p w14:paraId="6829A47D" w14:textId="77777777" w:rsidR="00497855" w:rsidRDefault="00497855" w:rsidP="00497855">
            <w:pPr>
              <w:widowControl w:val="0"/>
              <w:pBdr>
                <w:top w:val="nil"/>
                <w:left w:val="nil"/>
                <w:bottom w:val="nil"/>
                <w:right w:val="nil"/>
                <w:between w:val="nil"/>
              </w:pBdr>
              <w:spacing w:line="360" w:lineRule="auto"/>
              <w:jc w:val="center"/>
              <w:rPr>
                <w:rFonts w:ascii="맑은 고딕" w:eastAsia="맑은 고딕" w:hAnsi="맑은 고딕" w:cs="맑은 고딕"/>
              </w:rPr>
            </w:pPr>
            <w:r>
              <w:rPr>
                <w:rFonts w:ascii="맑은 고딕" w:eastAsia="맑은 고딕" w:hAnsi="맑은 고딕" w:cs="맑은 고딕"/>
              </w:rPr>
              <w:t>봉사 시간 승인하기</w:t>
            </w:r>
          </w:p>
        </w:tc>
        <w:tc>
          <w:tcPr>
            <w:tcW w:w="6885" w:type="dxa"/>
            <w:shd w:val="clear" w:color="auto" w:fill="auto"/>
            <w:tcMar>
              <w:top w:w="100" w:type="dxa"/>
              <w:left w:w="100" w:type="dxa"/>
              <w:bottom w:w="100" w:type="dxa"/>
              <w:right w:w="100" w:type="dxa"/>
            </w:tcMar>
          </w:tcPr>
          <w:p w14:paraId="209835D7" w14:textId="77777777" w:rsidR="00497855" w:rsidRDefault="00497855" w:rsidP="00497855">
            <w:pPr>
              <w:widowControl w:val="0"/>
              <w:pBdr>
                <w:top w:val="nil"/>
                <w:left w:val="nil"/>
                <w:bottom w:val="nil"/>
                <w:right w:val="nil"/>
                <w:between w:val="nil"/>
              </w:pBdr>
              <w:spacing w:line="360" w:lineRule="auto"/>
              <w:rPr>
                <w:rFonts w:ascii="맑은 고딕" w:eastAsia="맑은 고딕" w:hAnsi="맑은 고딕" w:cs="맑은 고딕"/>
              </w:rPr>
            </w:pPr>
            <w:r>
              <w:rPr>
                <w:rFonts w:ascii="맑은 고딕" w:eastAsia="맑은 고딕" w:hAnsi="맑은 고딕" w:cs="맑은 고딕"/>
              </w:rPr>
              <w:t>관리자가 봉사 시간 승인 페이지에 접근하면 데이터베이스로부터 “봉사 시간 승인 대기 리스트”를 받아와 화면에 출력한다. 관리자는 해당 페이지에서 종료된 봉사에 대해 봉사 시간을 승인할 수 있다. 승인 정보는 데이터베이스에 저장된다.</w:t>
            </w:r>
          </w:p>
        </w:tc>
      </w:tr>
    </w:tbl>
    <w:p w14:paraId="28B6ADC2" w14:textId="77777777" w:rsidR="00497855" w:rsidRDefault="00497855" w:rsidP="00497855">
      <w:pPr>
        <w:spacing w:line="360" w:lineRule="auto"/>
        <w:jc w:val="both"/>
        <w:rPr>
          <w:rFonts w:ascii="맑은 고딕" w:eastAsia="맑은 고딕" w:hAnsi="맑은 고딕" w:cs="맑은 고딕"/>
          <w:sz w:val="24"/>
          <w:szCs w:val="24"/>
        </w:rPr>
      </w:pPr>
    </w:p>
    <w:p w14:paraId="0334ABEB" w14:textId="77777777" w:rsidR="00497855" w:rsidRDefault="00497855" w:rsidP="00497855">
      <w:pPr>
        <w:spacing w:line="360" w:lineRule="auto"/>
        <w:jc w:val="both"/>
        <w:rPr>
          <w:rFonts w:ascii="맑은 고딕" w:eastAsia="맑은 고딕" w:hAnsi="맑은 고딕" w:cs="맑은 고딕"/>
          <w:sz w:val="24"/>
          <w:szCs w:val="24"/>
        </w:rPr>
      </w:pPr>
    </w:p>
    <w:p w14:paraId="6BCFCEA1" w14:textId="77777777" w:rsidR="00497855" w:rsidRDefault="00497855">
      <w:pPr>
        <w:keepNext/>
        <w:spacing w:line="360" w:lineRule="auto"/>
        <w:jc w:val="center"/>
        <w:rPr>
          <w:ins w:id="1884" w:author="고광표" w:date="2018-04-17T03:31:00Z"/>
        </w:rPr>
        <w:pPrChange w:id="1885" w:author="고광표" w:date="2018-04-17T03:31:00Z">
          <w:pPr>
            <w:spacing w:line="360" w:lineRule="auto"/>
            <w:jc w:val="center"/>
          </w:pPr>
        </w:pPrChange>
      </w:pPr>
      <w:r>
        <w:rPr>
          <w:rFonts w:ascii="맑은 고딕" w:eastAsia="맑은 고딕" w:hAnsi="맑은 고딕" w:cs="맑은 고딕"/>
          <w:noProof/>
        </w:rPr>
        <w:lastRenderedPageBreak/>
        <w:drawing>
          <wp:inline distT="114300" distB="114300" distL="114300" distR="114300" wp14:anchorId="25448510" wp14:editId="50B18DCE">
            <wp:extent cx="2052638" cy="3102824"/>
            <wp:effectExtent l="0" t="0" r="0" b="0"/>
            <wp:docPr id="35"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7"/>
                    <a:srcRect/>
                    <a:stretch>
                      <a:fillRect/>
                    </a:stretch>
                  </pic:blipFill>
                  <pic:spPr>
                    <a:xfrm>
                      <a:off x="0" y="0"/>
                      <a:ext cx="2052638" cy="3102824"/>
                    </a:xfrm>
                    <a:prstGeom prst="rect">
                      <a:avLst/>
                    </a:prstGeom>
                    <a:ln/>
                  </pic:spPr>
                </pic:pic>
              </a:graphicData>
            </a:graphic>
          </wp:inline>
        </w:drawing>
      </w:r>
    </w:p>
    <w:p w14:paraId="16B411F1" w14:textId="77E28F90" w:rsidR="00497855" w:rsidDel="00497855" w:rsidRDefault="00497855">
      <w:pPr>
        <w:pStyle w:val="aa"/>
        <w:jc w:val="center"/>
        <w:rPr>
          <w:del w:id="1886" w:author="고광표" w:date="2018-04-17T03:31:00Z"/>
          <w:rFonts w:ascii="맑은 고딕" w:eastAsia="맑은 고딕" w:hAnsi="맑은 고딕" w:cs="맑은 고딕"/>
        </w:rPr>
        <w:pPrChange w:id="1887" w:author="고광표" w:date="2018-04-17T03:31:00Z">
          <w:pPr>
            <w:spacing w:line="360" w:lineRule="auto"/>
            <w:jc w:val="center"/>
          </w:pPr>
        </w:pPrChange>
      </w:pPr>
      <w:bookmarkStart w:id="1888" w:name="_Toc512193207"/>
      <w:ins w:id="1889" w:author="고광표" w:date="2018-04-17T03:31:00Z">
        <w:r>
          <w:t xml:space="preserve">그림 </w:t>
        </w:r>
        <w:r>
          <w:rPr>
            <w:b w:val="0"/>
            <w:bCs w:val="0"/>
          </w:rPr>
          <w:fldChar w:fldCharType="begin"/>
        </w:r>
        <w:r>
          <w:instrText xml:space="preserve"> SEQ 그림 \* ARABIC </w:instrText>
        </w:r>
      </w:ins>
      <w:r>
        <w:rPr>
          <w:b w:val="0"/>
          <w:bCs w:val="0"/>
        </w:rPr>
        <w:fldChar w:fldCharType="separate"/>
      </w:r>
      <w:ins w:id="1890" w:author="고광표" w:date="2018-04-19T19:08:00Z">
        <w:r w:rsidR="004E1911">
          <w:rPr>
            <w:noProof/>
          </w:rPr>
          <w:t>8</w:t>
        </w:r>
      </w:ins>
      <w:ins w:id="1891" w:author="고광표" w:date="2018-04-17T03:31:00Z">
        <w:r>
          <w:rPr>
            <w:b w:val="0"/>
            <w:bCs w:val="0"/>
          </w:rPr>
          <w:fldChar w:fldCharType="end"/>
        </w:r>
        <w:r>
          <w:t xml:space="preserve">. </w:t>
        </w:r>
        <w:r>
          <w:rPr>
            <w:rFonts w:hint="eastAsia"/>
          </w:rPr>
          <w:t>초기 화면</w:t>
        </w:r>
      </w:ins>
      <w:bookmarkEnd w:id="1888"/>
    </w:p>
    <w:p w14:paraId="15210D8B" w14:textId="6C5B6551" w:rsidR="00497855" w:rsidRDefault="00497855">
      <w:pPr>
        <w:pStyle w:val="aa"/>
        <w:jc w:val="center"/>
        <w:rPr>
          <w:rFonts w:ascii="맑은 고딕" w:eastAsia="맑은 고딕" w:hAnsi="맑은 고딕" w:cs="맑은 고딕"/>
        </w:rPr>
        <w:pPrChange w:id="1892" w:author="고광표" w:date="2018-04-17T03:31:00Z">
          <w:pPr>
            <w:spacing w:line="360" w:lineRule="auto"/>
            <w:jc w:val="center"/>
          </w:pPr>
        </w:pPrChange>
      </w:pPr>
      <w:del w:id="1893" w:author="고광표" w:date="2018-04-17T03:31:00Z">
        <w:r w:rsidDel="00497855">
          <w:rPr>
            <w:rFonts w:ascii="맑은 고딕" w:eastAsia="맑은 고딕" w:hAnsi="맑은 고딕" w:cs="맑은 고딕"/>
          </w:rPr>
          <w:delText>그림 4:  초기 화면</w:delText>
        </w:r>
      </w:del>
    </w:p>
    <w:p w14:paraId="30114073" w14:textId="3C659666" w:rsidR="00497855" w:rsidRDefault="00497855" w:rsidP="00497855">
      <w:pPr>
        <w:spacing w:line="360" w:lineRule="auto"/>
        <w:rPr>
          <w:rFonts w:ascii="맑은 고딕" w:eastAsia="맑은 고딕" w:hAnsi="맑은 고딕" w:cs="맑은 고딕"/>
        </w:rPr>
      </w:pPr>
      <w:r>
        <w:rPr>
          <w:rFonts w:ascii="맑은 고딕" w:eastAsia="맑은 고딕" w:hAnsi="맑은 고딕" w:cs="맑은 고딕"/>
        </w:rPr>
        <w:t xml:space="preserve">그림 </w:t>
      </w:r>
      <w:ins w:id="1894" w:author="고광표" w:date="2018-04-17T03:31:00Z">
        <w:r>
          <w:rPr>
            <w:rFonts w:ascii="맑은 고딕" w:eastAsia="맑은 고딕" w:hAnsi="맑은 고딕" w:cs="맑은 고딕" w:hint="eastAsia"/>
          </w:rPr>
          <w:t>8은</w:t>
        </w:r>
      </w:ins>
      <w:del w:id="1895" w:author="고광표" w:date="2018-04-17T03:31:00Z">
        <w:r w:rsidDel="00497855">
          <w:rPr>
            <w:rFonts w:ascii="맑은 고딕" w:eastAsia="맑은 고딕" w:hAnsi="맑은 고딕" w:cs="맑은 고딕"/>
          </w:rPr>
          <w:delText>4는</w:delText>
        </w:r>
      </w:del>
      <w:r>
        <w:rPr>
          <w:rFonts w:ascii="맑은 고딕" w:eastAsia="맑은 고딕" w:hAnsi="맑은 고딕" w:cs="맑은 고딕"/>
        </w:rPr>
        <w:t xml:space="preserve"> 본 어플리케이션의 초기 화면, “HELPER”/”HELPEE”선택하기 Feature이다. 유저는 Helpee나 Helper를 선택하여 본 서비스를 사용할 수 있다. Helpee는 도움을 받고자 하는 유저이며 Helper는 자원봉사자로 사용하고자 하는 유저이다.</w:t>
      </w:r>
    </w:p>
    <w:p w14:paraId="20E24309" w14:textId="77777777" w:rsidR="00497855" w:rsidRDefault="00497855" w:rsidP="00497855">
      <w:pPr>
        <w:spacing w:line="360" w:lineRule="auto"/>
        <w:jc w:val="center"/>
        <w:rPr>
          <w:rFonts w:ascii="맑은 고딕" w:eastAsia="맑은 고딕" w:hAnsi="맑은 고딕" w:cs="맑은 고딕"/>
        </w:rPr>
      </w:pPr>
    </w:p>
    <w:p w14:paraId="43846884" w14:textId="77777777" w:rsidR="00497855" w:rsidRDefault="00497855">
      <w:pPr>
        <w:keepNext/>
        <w:spacing w:line="360" w:lineRule="auto"/>
        <w:jc w:val="center"/>
        <w:rPr>
          <w:ins w:id="1896" w:author="고광표" w:date="2018-04-17T03:31:00Z"/>
        </w:rPr>
        <w:pPrChange w:id="1897" w:author="고광표" w:date="2018-04-17T03:31:00Z">
          <w:pPr>
            <w:spacing w:line="360" w:lineRule="auto"/>
            <w:jc w:val="center"/>
          </w:pPr>
        </w:pPrChange>
      </w:pPr>
      <w:r>
        <w:rPr>
          <w:rFonts w:ascii="맑은 고딕" w:eastAsia="맑은 고딕" w:hAnsi="맑은 고딕" w:cs="맑은 고딕"/>
          <w:noProof/>
        </w:rPr>
        <w:drawing>
          <wp:inline distT="114300" distB="114300" distL="114300" distR="114300" wp14:anchorId="4699ED41" wp14:editId="1A2FB327">
            <wp:extent cx="1957388" cy="3146455"/>
            <wp:effectExtent l="0" t="0" r="0" b="0"/>
            <wp:docPr id="15"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18"/>
                    <a:srcRect/>
                    <a:stretch>
                      <a:fillRect/>
                    </a:stretch>
                  </pic:blipFill>
                  <pic:spPr>
                    <a:xfrm>
                      <a:off x="0" y="0"/>
                      <a:ext cx="1957388" cy="3146455"/>
                    </a:xfrm>
                    <a:prstGeom prst="rect">
                      <a:avLst/>
                    </a:prstGeom>
                    <a:ln/>
                  </pic:spPr>
                </pic:pic>
              </a:graphicData>
            </a:graphic>
          </wp:inline>
        </w:drawing>
      </w:r>
    </w:p>
    <w:p w14:paraId="23328025" w14:textId="7F6A4CE0" w:rsidR="00497855" w:rsidDel="00497855" w:rsidRDefault="00497855">
      <w:pPr>
        <w:pStyle w:val="aa"/>
        <w:jc w:val="center"/>
        <w:rPr>
          <w:del w:id="1898" w:author="고광표" w:date="2018-04-17T03:31:00Z"/>
          <w:rFonts w:ascii="맑은 고딕" w:eastAsia="맑은 고딕" w:hAnsi="맑은 고딕" w:cs="맑은 고딕"/>
        </w:rPr>
        <w:pPrChange w:id="1899" w:author="고광표" w:date="2018-04-17T03:31:00Z">
          <w:pPr>
            <w:spacing w:line="360" w:lineRule="auto"/>
            <w:jc w:val="center"/>
          </w:pPr>
        </w:pPrChange>
      </w:pPr>
      <w:bookmarkStart w:id="1900" w:name="_Toc512193208"/>
      <w:ins w:id="1901" w:author="고광표" w:date="2018-04-17T03:31:00Z">
        <w:r>
          <w:t xml:space="preserve">그림 </w:t>
        </w:r>
        <w:r>
          <w:rPr>
            <w:b w:val="0"/>
            <w:bCs w:val="0"/>
          </w:rPr>
          <w:fldChar w:fldCharType="begin"/>
        </w:r>
        <w:r>
          <w:instrText xml:space="preserve"> SEQ 그림 \* ARABIC </w:instrText>
        </w:r>
      </w:ins>
      <w:r>
        <w:rPr>
          <w:b w:val="0"/>
          <w:bCs w:val="0"/>
        </w:rPr>
        <w:fldChar w:fldCharType="separate"/>
      </w:r>
      <w:ins w:id="1902" w:author="고광표" w:date="2018-04-19T19:08:00Z">
        <w:r w:rsidR="004E1911">
          <w:rPr>
            <w:noProof/>
          </w:rPr>
          <w:t>9</w:t>
        </w:r>
      </w:ins>
      <w:ins w:id="1903" w:author="고광표" w:date="2018-04-17T03:31:00Z">
        <w:r>
          <w:rPr>
            <w:b w:val="0"/>
            <w:bCs w:val="0"/>
          </w:rPr>
          <w:fldChar w:fldCharType="end"/>
        </w:r>
        <w:r>
          <w:t xml:space="preserve">. </w:t>
        </w:r>
        <w:r>
          <w:rPr>
            <w:rFonts w:hint="eastAsia"/>
          </w:rPr>
          <w:t>Helpee 메인 페이지</w:t>
        </w:r>
      </w:ins>
      <w:bookmarkEnd w:id="1900"/>
    </w:p>
    <w:p w14:paraId="636AD70B" w14:textId="17B1B2A5" w:rsidR="00497855" w:rsidRDefault="00497855">
      <w:pPr>
        <w:pStyle w:val="aa"/>
        <w:jc w:val="center"/>
        <w:rPr>
          <w:rFonts w:ascii="맑은 고딕" w:eastAsia="맑은 고딕" w:hAnsi="맑은 고딕" w:cs="맑은 고딕"/>
        </w:rPr>
        <w:pPrChange w:id="1904" w:author="고광표" w:date="2018-04-17T03:31:00Z">
          <w:pPr>
            <w:spacing w:line="360" w:lineRule="auto"/>
            <w:jc w:val="center"/>
          </w:pPr>
        </w:pPrChange>
      </w:pPr>
      <w:del w:id="1905" w:author="고광표" w:date="2018-04-17T03:31:00Z">
        <w:r w:rsidDel="00497855">
          <w:rPr>
            <w:rFonts w:ascii="맑은 고딕" w:eastAsia="맑은 고딕" w:hAnsi="맑은 고딕" w:cs="맑은 고딕"/>
          </w:rPr>
          <w:delText>그림 5: Helpee 메인 페이지</w:delText>
        </w:r>
      </w:del>
    </w:p>
    <w:p w14:paraId="14C8A567" w14:textId="217E56C4"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lastRenderedPageBreak/>
        <w:t>유저가 Helpee로 선택했을 때 그림</w:t>
      </w:r>
      <w:ins w:id="1906" w:author="고광표" w:date="2018-04-17T03:31:00Z">
        <w:r>
          <w:rPr>
            <w:rFonts w:ascii="맑은 고딕" w:eastAsia="맑은 고딕" w:hAnsi="맑은 고딕" w:cs="맑은 고딕"/>
          </w:rPr>
          <w:t>9</w:t>
        </w:r>
      </w:ins>
      <w:del w:id="1907" w:author="고광표" w:date="2018-04-17T03:31:00Z">
        <w:r w:rsidDel="00497855">
          <w:rPr>
            <w:rFonts w:ascii="맑은 고딕" w:eastAsia="맑은 고딕" w:hAnsi="맑은 고딕" w:cs="맑은 고딕"/>
          </w:rPr>
          <w:delText xml:space="preserve"> 5</w:delText>
        </w:r>
      </w:del>
      <w:r>
        <w:rPr>
          <w:rFonts w:ascii="맑은 고딕" w:eastAsia="맑은 고딕" w:hAnsi="맑은 고딕" w:cs="맑은 고딕"/>
        </w:rPr>
        <w:t xml:space="preserve">와 같은 페이지로 넘어간다. 그림 </w:t>
      </w:r>
      <w:ins w:id="1908" w:author="고광표" w:date="2018-04-17T03:31:00Z">
        <w:r>
          <w:rPr>
            <w:rFonts w:ascii="맑은 고딕" w:eastAsia="맑은 고딕" w:hAnsi="맑은 고딕" w:cs="맑은 고딕"/>
          </w:rPr>
          <w:t>9</w:t>
        </w:r>
      </w:ins>
      <w:del w:id="1909" w:author="고광표" w:date="2018-04-17T03:31:00Z">
        <w:r w:rsidDel="00497855">
          <w:rPr>
            <w:rFonts w:ascii="맑은 고딕" w:eastAsia="맑은 고딕" w:hAnsi="맑은 고딕" w:cs="맑은 고딕"/>
          </w:rPr>
          <w:delText>5</w:delText>
        </w:r>
      </w:del>
      <w:r>
        <w:rPr>
          <w:rFonts w:ascii="맑은 고딕" w:eastAsia="맑은 고딕" w:hAnsi="맑은 고딕" w:cs="맑은 고딕"/>
        </w:rPr>
        <w:t>는 Helpee의 메인 페이지인 현재 상태 화면 출력 Feature이다. Helpee의 메인 페이지에는 “봉사 신청하기” 버튼과 현재 신청한 봉사 리스트를 보여준다. 봉사 리스트에는 봉사의 정보, 봉사 매칭 여부와 시작 버튼이 있다. Helpee가 새로운 봉사를 신청하고 싶으면 “봉사 신청하기” 버튼을 누른다.</w:t>
      </w:r>
    </w:p>
    <w:p w14:paraId="707E232D" w14:textId="77777777" w:rsidR="00497855" w:rsidRDefault="00497855" w:rsidP="00497855">
      <w:pPr>
        <w:spacing w:line="360" w:lineRule="auto"/>
        <w:jc w:val="both"/>
        <w:rPr>
          <w:rFonts w:ascii="맑은 고딕" w:eastAsia="맑은 고딕" w:hAnsi="맑은 고딕" w:cs="맑은 고딕"/>
        </w:rPr>
      </w:pPr>
    </w:p>
    <w:p w14:paraId="7F236ADE" w14:textId="77777777" w:rsidR="00497855" w:rsidRDefault="00497855">
      <w:pPr>
        <w:keepNext/>
        <w:spacing w:line="360" w:lineRule="auto"/>
        <w:jc w:val="center"/>
        <w:rPr>
          <w:ins w:id="1910" w:author="고광표" w:date="2018-04-17T03:32:00Z"/>
        </w:rPr>
        <w:pPrChange w:id="1911" w:author="고광표" w:date="2018-04-17T03:32:00Z">
          <w:pPr>
            <w:spacing w:line="360" w:lineRule="auto"/>
            <w:jc w:val="center"/>
          </w:pPr>
        </w:pPrChange>
      </w:pPr>
      <w:r>
        <w:rPr>
          <w:rFonts w:ascii="맑은 고딕" w:eastAsia="맑은 고딕" w:hAnsi="맑은 고딕" w:cs="맑은 고딕"/>
          <w:noProof/>
        </w:rPr>
        <w:drawing>
          <wp:inline distT="114300" distB="114300" distL="114300" distR="114300" wp14:anchorId="32F89F28" wp14:editId="06FEA005">
            <wp:extent cx="1914525" cy="3105150"/>
            <wp:effectExtent l="0" t="0" r="0" b="0"/>
            <wp:docPr id="39"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9"/>
                    <a:srcRect l="13787" t="2359" r="52823" b="1474"/>
                    <a:stretch>
                      <a:fillRect/>
                    </a:stretch>
                  </pic:blipFill>
                  <pic:spPr>
                    <a:xfrm>
                      <a:off x="0" y="0"/>
                      <a:ext cx="1914525" cy="3105150"/>
                    </a:xfrm>
                    <a:prstGeom prst="rect">
                      <a:avLst/>
                    </a:prstGeom>
                    <a:ln/>
                  </pic:spPr>
                </pic:pic>
              </a:graphicData>
            </a:graphic>
          </wp:inline>
        </w:drawing>
      </w:r>
    </w:p>
    <w:p w14:paraId="32186F7B" w14:textId="2691ED9C" w:rsidR="00497855" w:rsidDel="00497855" w:rsidRDefault="00497855">
      <w:pPr>
        <w:pStyle w:val="aa"/>
        <w:jc w:val="center"/>
        <w:rPr>
          <w:del w:id="1912" w:author="고광표" w:date="2018-04-17T03:32:00Z"/>
          <w:rFonts w:ascii="맑은 고딕" w:eastAsia="맑은 고딕" w:hAnsi="맑은 고딕" w:cs="맑은 고딕"/>
        </w:rPr>
        <w:pPrChange w:id="1913" w:author="고광표" w:date="2018-04-17T03:32:00Z">
          <w:pPr>
            <w:spacing w:line="360" w:lineRule="auto"/>
            <w:jc w:val="center"/>
          </w:pPr>
        </w:pPrChange>
      </w:pPr>
      <w:bookmarkStart w:id="1914" w:name="_Toc512193209"/>
      <w:ins w:id="1915" w:author="고광표" w:date="2018-04-17T03:32:00Z">
        <w:r>
          <w:t xml:space="preserve">그림 </w:t>
        </w:r>
        <w:r>
          <w:rPr>
            <w:b w:val="0"/>
            <w:bCs w:val="0"/>
          </w:rPr>
          <w:fldChar w:fldCharType="begin"/>
        </w:r>
        <w:r>
          <w:instrText xml:space="preserve"> SEQ 그림 \* ARABIC </w:instrText>
        </w:r>
      </w:ins>
      <w:r>
        <w:rPr>
          <w:b w:val="0"/>
          <w:bCs w:val="0"/>
        </w:rPr>
        <w:fldChar w:fldCharType="separate"/>
      </w:r>
      <w:ins w:id="1916" w:author="고광표" w:date="2018-04-19T19:08:00Z">
        <w:r w:rsidR="004E1911">
          <w:rPr>
            <w:noProof/>
          </w:rPr>
          <w:t>10</w:t>
        </w:r>
      </w:ins>
      <w:ins w:id="1917" w:author="고광표" w:date="2018-04-17T03:32:00Z">
        <w:r>
          <w:rPr>
            <w:b w:val="0"/>
            <w:bCs w:val="0"/>
          </w:rPr>
          <w:fldChar w:fldCharType="end"/>
        </w:r>
        <w:r>
          <w:t xml:space="preserve">. </w:t>
        </w:r>
        <w:r>
          <w:rPr>
            <w:rFonts w:hint="eastAsia"/>
          </w:rPr>
          <w:t>Hel</w:t>
        </w:r>
        <w:r>
          <w:t xml:space="preserve">pee </w:t>
        </w:r>
        <w:r>
          <w:rPr>
            <w:rFonts w:hint="eastAsia"/>
          </w:rPr>
          <w:t>봉사 신청 페이지</w:t>
        </w:r>
      </w:ins>
      <w:bookmarkEnd w:id="1914"/>
    </w:p>
    <w:p w14:paraId="6E799E84" w14:textId="3675B910" w:rsidR="00497855" w:rsidRDefault="00497855">
      <w:pPr>
        <w:pStyle w:val="aa"/>
        <w:jc w:val="center"/>
        <w:rPr>
          <w:rFonts w:ascii="맑은 고딕" w:eastAsia="맑은 고딕" w:hAnsi="맑은 고딕" w:cs="맑은 고딕"/>
        </w:rPr>
        <w:pPrChange w:id="1918" w:author="고광표" w:date="2018-04-17T03:32:00Z">
          <w:pPr>
            <w:spacing w:line="360" w:lineRule="auto"/>
            <w:jc w:val="center"/>
          </w:pPr>
        </w:pPrChange>
      </w:pPr>
      <w:del w:id="1919" w:author="고광표" w:date="2018-04-17T03:32:00Z">
        <w:r w:rsidDel="00497855">
          <w:rPr>
            <w:rFonts w:ascii="맑은 고딕" w:eastAsia="맑은 고딕" w:hAnsi="맑은 고딕" w:cs="맑은 고딕"/>
          </w:rPr>
          <w:delText>그림 6: Helpee 봉사 신청 페이지</w:delText>
        </w:r>
      </w:del>
    </w:p>
    <w:p w14:paraId="4AC3302E" w14:textId="5A84372D" w:rsidR="00497855" w:rsidRDefault="00497855" w:rsidP="00497855">
      <w:pPr>
        <w:spacing w:line="360" w:lineRule="auto"/>
        <w:rPr>
          <w:rFonts w:ascii="맑은 고딕" w:eastAsia="맑은 고딕" w:hAnsi="맑은 고딕" w:cs="맑은 고딕"/>
        </w:rPr>
      </w:pPr>
      <w:r>
        <w:rPr>
          <w:rFonts w:ascii="맑은 고딕" w:eastAsia="맑은 고딕" w:hAnsi="맑은 고딕" w:cs="맑은 고딕"/>
        </w:rPr>
        <w:t xml:space="preserve">그림 </w:t>
      </w:r>
      <w:ins w:id="1920" w:author="고광표" w:date="2018-04-17T03:32:00Z">
        <w:r>
          <w:rPr>
            <w:rFonts w:ascii="맑은 고딕" w:eastAsia="맑은 고딕" w:hAnsi="맑은 고딕" w:cs="맑은 고딕"/>
          </w:rPr>
          <w:t>10</w:t>
        </w:r>
      </w:ins>
      <w:del w:id="1921" w:author="고광표" w:date="2018-04-17T03:32:00Z">
        <w:r w:rsidDel="00497855">
          <w:rPr>
            <w:rFonts w:ascii="맑은 고딕" w:eastAsia="맑은 고딕" w:hAnsi="맑은 고딕" w:cs="맑은 고딕"/>
          </w:rPr>
          <w:delText>6</w:delText>
        </w:r>
      </w:del>
      <w:r>
        <w:rPr>
          <w:rFonts w:ascii="맑은 고딕" w:eastAsia="맑은 고딕" w:hAnsi="맑은 고딕" w:cs="맑은 고딕"/>
        </w:rPr>
        <w:t xml:space="preserve">은 그림 </w:t>
      </w:r>
      <w:ins w:id="1922" w:author="고광표" w:date="2018-04-17T03:32:00Z">
        <w:r>
          <w:rPr>
            <w:rFonts w:ascii="맑은 고딕" w:eastAsia="맑은 고딕" w:hAnsi="맑은 고딕" w:cs="맑은 고딕"/>
          </w:rPr>
          <w:t>9</w:t>
        </w:r>
      </w:ins>
      <w:del w:id="1923" w:author="고광표" w:date="2018-04-17T03:32:00Z">
        <w:r w:rsidDel="00497855">
          <w:rPr>
            <w:rFonts w:ascii="맑은 고딕" w:eastAsia="맑은 고딕" w:hAnsi="맑은 고딕" w:cs="맑은 고딕"/>
          </w:rPr>
          <w:delText>5</w:delText>
        </w:r>
      </w:del>
      <w:r>
        <w:rPr>
          <w:rFonts w:ascii="맑은 고딕" w:eastAsia="맑은 고딕" w:hAnsi="맑은 고딕" w:cs="맑은 고딕"/>
        </w:rPr>
        <w:t xml:space="preserve">의 페이지에서 “봉사 신청하기” 버튼을 눌렀을 때 봉사의 정보를 적는 페이지인 도움 요청하기 Feature이다. 봉사의 위치, 시간, 봉사의 종류 등을 적고 봉사를 신청할 수 있다. “도움 신청” 버튼을 누르면 이 정보의 봉사를 Helper가 조회, 신청할 수 있다. </w:t>
      </w:r>
    </w:p>
    <w:p w14:paraId="3D1C22DD" w14:textId="77777777" w:rsidR="00497855" w:rsidRDefault="00497855" w:rsidP="00497855">
      <w:pPr>
        <w:spacing w:line="360" w:lineRule="auto"/>
        <w:jc w:val="both"/>
        <w:rPr>
          <w:rFonts w:ascii="맑은 고딕" w:eastAsia="맑은 고딕" w:hAnsi="맑은 고딕" w:cs="맑은 고딕"/>
        </w:rPr>
      </w:pPr>
    </w:p>
    <w:p w14:paraId="7D8B05B1" w14:textId="77777777" w:rsidR="00497855" w:rsidRDefault="00497855">
      <w:pPr>
        <w:keepNext/>
        <w:spacing w:line="360" w:lineRule="auto"/>
        <w:jc w:val="center"/>
        <w:rPr>
          <w:ins w:id="1924" w:author="고광표" w:date="2018-04-17T03:32:00Z"/>
        </w:rPr>
        <w:pPrChange w:id="1925" w:author="고광표" w:date="2018-04-17T03:32:00Z">
          <w:pPr>
            <w:spacing w:line="360" w:lineRule="auto"/>
            <w:jc w:val="center"/>
          </w:pPr>
        </w:pPrChange>
      </w:pPr>
      <w:r>
        <w:rPr>
          <w:rFonts w:ascii="맑은 고딕" w:eastAsia="맑은 고딕" w:hAnsi="맑은 고딕" w:cs="맑은 고딕"/>
          <w:noProof/>
        </w:rPr>
        <w:lastRenderedPageBreak/>
        <w:drawing>
          <wp:inline distT="114300" distB="114300" distL="114300" distR="114300" wp14:anchorId="714D952A" wp14:editId="486052AF">
            <wp:extent cx="1943100" cy="3228975"/>
            <wp:effectExtent l="0" t="0" r="0" b="0"/>
            <wp:docPr id="38"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0"/>
                    <a:srcRect l="13787" r="52325"/>
                    <a:stretch>
                      <a:fillRect/>
                    </a:stretch>
                  </pic:blipFill>
                  <pic:spPr>
                    <a:xfrm>
                      <a:off x="0" y="0"/>
                      <a:ext cx="1943100" cy="3228975"/>
                    </a:xfrm>
                    <a:prstGeom prst="rect">
                      <a:avLst/>
                    </a:prstGeom>
                    <a:ln/>
                  </pic:spPr>
                </pic:pic>
              </a:graphicData>
            </a:graphic>
          </wp:inline>
        </w:drawing>
      </w:r>
    </w:p>
    <w:p w14:paraId="7B723D11" w14:textId="0637A464" w:rsidR="00497855" w:rsidRDefault="00497855">
      <w:pPr>
        <w:pStyle w:val="aa"/>
        <w:jc w:val="center"/>
        <w:rPr>
          <w:rFonts w:ascii="맑은 고딕" w:eastAsia="맑은 고딕" w:hAnsi="맑은 고딕" w:cs="맑은 고딕"/>
        </w:rPr>
        <w:pPrChange w:id="1926" w:author="고광표" w:date="2018-04-17T03:32:00Z">
          <w:pPr>
            <w:spacing w:line="360" w:lineRule="auto"/>
            <w:jc w:val="center"/>
          </w:pPr>
        </w:pPrChange>
      </w:pPr>
      <w:bookmarkStart w:id="1927" w:name="_Toc512193210"/>
      <w:ins w:id="1928" w:author="고광표" w:date="2018-04-17T03:32:00Z">
        <w:r>
          <w:t xml:space="preserve">그림 </w:t>
        </w:r>
        <w:r>
          <w:fldChar w:fldCharType="begin"/>
        </w:r>
        <w:r>
          <w:instrText xml:space="preserve"> SEQ 그림 \* ARABIC </w:instrText>
        </w:r>
      </w:ins>
      <w:r>
        <w:fldChar w:fldCharType="separate"/>
      </w:r>
      <w:ins w:id="1929" w:author="고광표" w:date="2018-04-19T19:08:00Z">
        <w:r w:rsidR="004E1911">
          <w:rPr>
            <w:noProof/>
          </w:rPr>
          <w:t>11</w:t>
        </w:r>
      </w:ins>
      <w:ins w:id="1930" w:author="고광표" w:date="2018-04-17T03:32:00Z">
        <w:r>
          <w:fldChar w:fldCharType="end"/>
        </w:r>
        <w:r>
          <w:t xml:space="preserve">. </w:t>
        </w:r>
        <w:r>
          <w:rPr>
            <w:rFonts w:hint="eastAsia"/>
          </w:rPr>
          <w:t>Help</w:t>
        </w:r>
        <w:r>
          <w:t>ee</w:t>
        </w:r>
        <w:r>
          <w:rPr>
            <w:rFonts w:hint="eastAsia"/>
          </w:rPr>
          <w:t>가 봉사 2 신청 후 메인 페이지</w:t>
        </w:r>
      </w:ins>
      <w:bookmarkEnd w:id="1927"/>
    </w:p>
    <w:p w14:paraId="689DABA3" w14:textId="01901134" w:rsidR="00497855" w:rsidDel="00497855" w:rsidRDefault="00497855" w:rsidP="00497855">
      <w:pPr>
        <w:spacing w:line="360" w:lineRule="auto"/>
        <w:jc w:val="center"/>
        <w:rPr>
          <w:del w:id="1931" w:author="고광표" w:date="2018-04-17T03:32:00Z"/>
          <w:rFonts w:ascii="맑은 고딕" w:eastAsia="맑은 고딕" w:hAnsi="맑은 고딕" w:cs="맑은 고딕"/>
        </w:rPr>
      </w:pPr>
      <w:del w:id="1932" w:author="고광표" w:date="2018-04-17T03:32:00Z">
        <w:r w:rsidDel="00497855">
          <w:rPr>
            <w:rFonts w:ascii="맑은 고딕" w:eastAsia="맑은 고딕" w:hAnsi="맑은 고딕" w:cs="맑은 고딕"/>
          </w:rPr>
          <w:delText>그림 7: Helpee가 봉사2 신청 후 메인 페이지</w:delText>
        </w:r>
      </w:del>
    </w:p>
    <w:p w14:paraId="03CE6CCD" w14:textId="7BF5B9FB"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 xml:space="preserve">Helpee가 “도움 신청” 버튼을 눌렀을 때 봉사 리스트에 새로운 봉사가 “매칭 대기중”이라는 상태로 생성된 것을 그림 </w:t>
      </w:r>
      <w:ins w:id="1933" w:author="고광표" w:date="2018-04-17T03:32:00Z">
        <w:r>
          <w:rPr>
            <w:rFonts w:ascii="맑은 고딕" w:eastAsia="맑은 고딕" w:hAnsi="맑은 고딕" w:cs="맑은 고딕"/>
          </w:rPr>
          <w:t>11</w:t>
        </w:r>
        <w:r>
          <w:rPr>
            <w:rFonts w:ascii="맑은 고딕" w:eastAsia="맑은 고딕" w:hAnsi="맑은 고딕" w:cs="맑은 고딕" w:hint="eastAsia"/>
          </w:rPr>
          <w:t>에</w:t>
        </w:r>
      </w:ins>
      <w:del w:id="1934" w:author="고광표" w:date="2018-04-17T03:32:00Z">
        <w:r w:rsidDel="00497855">
          <w:rPr>
            <w:rFonts w:ascii="맑은 고딕" w:eastAsia="맑은 고딕" w:hAnsi="맑은 고딕" w:cs="맑은 고딕"/>
          </w:rPr>
          <w:delText>7에</w:delText>
        </w:r>
      </w:del>
      <w:r>
        <w:rPr>
          <w:rFonts w:ascii="맑은 고딕" w:eastAsia="맑은 고딕" w:hAnsi="맑은 고딕" w:cs="맑은 고딕"/>
        </w:rPr>
        <w:t xml:space="preserve">서 볼 수 있다. </w:t>
      </w:r>
    </w:p>
    <w:p w14:paraId="2130AD1F" w14:textId="77777777" w:rsidR="00497855" w:rsidRPr="00497855" w:rsidRDefault="00497855" w:rsidP="00497855">
      <w:pPr>
        <w:spacing w:line="360" w:lineRule="auto"/>
        <w:jc w:val="both"/>
        <w:rPr>
          <w:rFonts w:ascii="맑은 고딕" w:eastAsia="맑은 고딕" w:hAnsi="맑은 고딕" w:cs="맑은 고딕"/>
        </w:rPr>
      </w:pPr>
    </w:p>
    <w:p w14:paraId="7A18D52D" w14:textId="77777777" w:rsidR="00497855" w:rsidRDefault="00497855">
      <w:pPr>
        <w:keepNext/>
        <w:spacing w:line="360" w:lineRule="auto"/>
        <w:jc w:val="center"/>
        <w:rPr>
          <w:ins w:id="1935" w:author="고광표" w:date="2018-04-17T03:33:00Z"/>
        </w:rPr>
        <w:pPrChange w:id="1936" w:author="고광표" w:date="2018-04-17T03:33:00Z">
          <w:pPr>
            <w:spacing w:line="360" w:lineRule="auto"/>
            <w:jc w:val="center"/>
          </w:pPr>
        </w:pPrChange>
      </w:pPr>
      <w:r>
        <w:rPr>
          <w:rFonts w:ascii="맑은 고딕" w:eastAsia="맑은 고딕" w:hAnsi="맑은 고딕" w:cs="맑은 고딕"/>
          <w:noProof/>
        </w:rPr>
        <w:drawing>
          <wp:inline distT="114300" distB="114300" distL="114300" distR="114300" wp14:anchorId="3250E91A" wp14:editId="650B6901">
            <wp:extent cx="1933575" cy="3076575"/>
            <wp:effectExtent l="0" t="0" r="0" b="0"/>
            <wp:docPr id="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l="50332" t="3244" r="15946" b="1474"/>
                    <a:stretch>
                      <a:fillRect/>
                    </a:stretch>
                  </pic:blipFill>
                  <pic:spPr>
                    <a:xfrm>
                      <a:off x="0" y="0"/>
                      <a:ext cx="1933575" cy="3076575"/>
                    </a:xfrm>
                    <a:prstGeom prst="rect">
                      <a:avLst/>
                    </a:prstGeom>
                    <a:ln/>
                  </pic:spPr>
                </pic:pic>
              </a:graphicData>
            </a:graphic>
          </wp:inline>
        </w:drawing>
      </w:r>
    </w:p>
    <w:p w14:paraId="636E3E06" w14:textId="10E4E2B0" w:rsidR="00497855" w:rsidRDefault="00497855">
      <w:pPr>
        <w:pStyle w:val="aa"/>
        <w:jc w:val="center"/>
        <w:rPr>
          <w:rFonts w:ascii="맑은 고딕" w:eastAsia="맑은 고딕" w:hAnsi="맑은 고딕" w:cs="맑은 고딕"/>
        </w:rPr>
        <w:pPrChange w:id="1937" w:author="고광표" w:date="2018-04-17T03:33:00Z">
          <w:pPr>
            <w:spacing w:line="360" w:lineRule="auto"/>
            <w:jc w:val="center"/>
          </w:pPr>
        </w:pPrChange>
      </w:pPr>
      <w:bookmarkStart w:id="1938" w:name="_Toc512193211"/>
      <w:ins w:id="1939" w:author="고광표" w:date="2018-04-17T03:33:00Z">
        <w:r>
          <w:t xml:space="preserve">그림 </w:t>
        </w:r>
        <w:r>
          <w:fldChar w:fldCharType="begin"/>
        </w:r>
        <w:r>
          <w:instrText xml:space="preserve"> SEQ 그림 \* ARABIC </w:instrText>
        </w:r>
      </w:ins>
      <w:r>
        <w:fldChar w:fldCharType="separate"/>
      </w:r>
      <w:ins w:id="1940" w:author="고광표" w:date="2018-04-19T19:08:00Z">
        <w:r w:rsidR="004E1911">
          <w:rPr>
            <w:noProof/>
          </w:rPr>
          <w:t>12</w:t>
        </w:r>
      </w:ins>
      <w:ins w:id="1941" w:author="고광표" w:date="2018-04-17T03:33:00Z">
        <w:r>
          <w:fldChar w:fldCharType="end"/>
        </w:r>
        <w:r>
          <w:t xml:space="preserve">. </w:t>
        </w:r>
        <w:r>
          <w:rPr>
            <w:rFonts w:hint="eastAsia"/>
          </w:rPr>
          <w:t xml:space="preserve">봉사 신청 후 근처 </w:t>
        </w:r>
        <w:r>
          <w:t xml:space="preserve">Helper </w:t>
        </w:r>
        <w:r>
          <w:rPr>
            <w:rFonts w:hint="eastAsia"/>
          </w:rPr>
          <w:t>알림</w:t>
        </w:r>
      </w:ins>
      <w:bookmarkEnd w:id="1938"/>
    </w:p>
    <w:p w14:paraId="174E5C20" w14:textId="3A462CC4" w:rsidR="00497855" w:rsidDel="00497855" w:rsidRDefault="00497855" w:rsidP="00497855">
      <w:pPr>
        <w:spacing w:line="360" w:lineRule="auto"/>
        <w:jc w:val="center"/>
        <w:rPr>
          <w:del w:id="1942" w:author="고광표" w:date="2018-04-17T03:33:00Z"/>
          <w:rFonts w:ascii="맑은 고딕" w:eastAsia="맑은 고딕" w:hAnsi="맑은 고딕" w:cs="맑은 고딕"/>
        </w:rPr>
      </w:pPr>
      <w:del w:id="1943" w:author="고광표" w:date="2018-04-17T03:33:00Z">
        <w:r w:rsidDel="00497855">
          <w:rPr>
            <w:rFonts w:ascii="맑은 고딕" w:eastAsia="맑은 고딕" w:hAnsi="맑은 고딕" w:cs="맑은 고딕"/>
          </w:rPr>
          <w:delText>그림 8: 봉사 신청 후 근처 Helper 알림</w:delText>
        </w:r>
      </w:del>
    </w:p>
    <w:p w14:paraId="3430F957" w14:textId="4A076798" w:rsidR="00497855" w:rsidDel="00784F04" w:rsidRDefault="00497855" w:rsidP="00497855">
      <w:pPr>
        <w:spacing w:line="360" w:lineRule="auto"/>
        <w:jc w:val="both"/>
        <w:rPr>
          <w:del w:id="1944" w:author="고광표" w:date="2018-04-17T04:24:00Z"/>
          <w:rFonts w:ascii="맑은 고딕" w:eastAsia="맑은 고딕" w:hAnsi="맑은 고딕" w:cs="맑은 고딕"/>
        </w:rPr>
      </w:pPr>
      <w:del w:id="1945" w:author="고광표" w:date="2018-04-17T03:33:00Z">
        <w:r w:rsidDel="00497855">
          <w:rPr>
            <w:rFonts w:ascii="맑은 고딕" w:eastAsia="맑은 고딕" w:hAnsi="맑은 고딕" w:cs="맑은 고딕"/>
          </w:rPr>
          <w:delText xml:space="preserve"> </w:delText>
        </w:r>
      </w:del>
      <w:r>
        <w:rPr>
          <w:rFonts w:ascii="맑은 고딕" w:eastAsia="맑은 고딕" w:hAnsi="맑은 고딕" w:cs="맑은 고딕"/>
        </w:rPr>
        <w:t xml:space="preserve">그림 </w:t>
      </w:r>
      <w:ins w:id="1946" w:author="고광표" w:date="2018-04-17T03:33:00Z">
        <w:r>
          <w:rPr>
            <w:rFonts w:ascii="맑은 고딕" w:eastAsia="맑은 고딕" w:hAnsi="맑은 고딕" w:cs="맑은 고딕"/>
          </w:rPr>
          <w:t>12</w:t>
        </w:r>
      </w:ins>
      <w:del w:id="1947" w:author="고광표" w:date="2018-04-17T03:33:00Z">
        <w:r w:rsidDel="00497855">
          <w:rPr>
            <w:rFonts w:ascii="맑은 고딕" w:eastAsia="맑은 고딕" w:hAnsi="맑은 고딕" w:cs="맑은 고딕"/>
          </w:rPr>
          <w:delText>8</w:delText>
        </w:r>
      </w:del>
      <w:r>
        <w:rPr>
          <w:rFonts w:ascii="맑은 고딕" w:eastAsia="맑은 고딕" w:hAnsi="맑은 고딕" w:cs="맑은 고딕"/>
        </w:rPr>
        <w:t>은 근처 봉사 실시간 알림 받기 Feature이다. 근처의 Helpee가 신청한 봉사에 대해 Helper는 알림을 받을 수 있다.</w:t>
      </w:r>
    </w:p>
    <w:p w14:paraId="55DA3D8B" w14:textId="77777777" w:rsidR="00497855" w:rsidRDefault="00497855" w:rsidP="00497855">
      <w:pPr>
        <w:spacing w:line="360" w:lineRule="auto"/>
        <w:jc w:val="both"/>
        <w:rPr>
          <w:rFonts w:ascii="맑은 고딕" w:eastAsia="맑은 고딕" w:hAnsi="맑은 고딕" w:cs="맑은 고딕"/>
        </w:rPr>
      </w:pPr>
    </w:p>
    <w:p w14:paraId="5F2DF727" w14:textId="77777777" w:rsidR="00497855" w:rsidRDefault="00497855">
      <w:pPr>
        <w:keepNext/>
        <w:spacing w:line="360" w:lineRule="auto"/>
        <w:jc w:val="center"/>
        <w:rPr>
          <w:ins w:id="1948" w:author="고광표" w:date="2018-04-17T03:33:00Z"/>
        </w:rPr>
        <w:pPrChange w:id="1949" w:author="고광표" w:date="2018-04-17T03:33:00Z">
          <w:pPr>
            <w:spacing w:line="360" w:lineRule="auto"/>
            <w:jc w:val="center"/>
          </w:pPr>
        </w:pPrChange>
      </w:pPr>
      <w:r>
        <w:rPr>
          <w:rFonts w:ascii="맑은 고딕" w:eastAsia="맑은 고딕" w:hAnsi="맑은 고딕" w:cs="맑은 고딕"/>
          <w:noProof/>
        </w:rPr>
        <w:lastRenderedPageBreak/>
        <w:drawing>
          <wp:inline distT="114300" distB="114300" distL="114300" distR="114300" wp14:anchorId="01C82E0C" wp14:editId="779B3E4D">
            <wp:extent cx="2028825" cy="3228975"/>
            <wp:effectExtent l="0" t="0" r="0" b="0"/>
            <wp:docPr id="1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2"/>
                    <a:srcRect l="12624" r="51993"/>
                    <a:stretch>
                      <a:fillRect/>
                    </a:stretch>
                  </pic:blipFill>
                  <pic:spPr>
                    <a:xfrm>
                      <a:off x="0" y="0"/>
                      <a:ext cx="2028825" cy="3228975"/>
                    </a:xfrm>
                    <a:prstGeom prst="rect">
                      <a:avLst/>
                    </a:prstGeom>
                    <a:ln/>
                  </pic:spPr>
                </pic:pic>
              </a:graphicData>
            </a:graphic>
          </wp:inline>
        </w:drawing>
      </w:r>
    </w:p>
    <w:p w14:paraId="3077ED84" w14:textId="437AE306" w:rsidR="00497855" w:rsidDel="00497855" w:rsidRDefault="00497855">
      <w:pPr>
        <w:pStyle w:val="aa"/>
        <w:jc w:val="center"/>
        <w:rPr>
          <w:del w:id="1950" w:author="고광표" w:date="2018-04-17T03:33:00Z"/>
          <w:rFonts w:ascii="맑은 고딕" w:eastAsia="맑은 고딕" w:hAnsi="맑은 고딕" w:cs="맑은 고딕"/>
        </w:rPr>
        <w:pPrChange w:id="1951" w:author="고광표" w:date="2018-04-17T03:33:00Z">
          <w:pPr>
            <w:spacing w:line="360" w:lineRule="auto"/>
            <w:jc w:val="center"/>
          </w:pPr>
        </w:pPrChange>
      </w:pPr>
      <w:bookmarkStart w:id="1952" w:name="_Toc512193212"/>
      <w:ins w:id="1953" w:author="고광표" w:date="2018-04-17T03:33:00Z">
        <w:r>
          <w:t xml:space="preserve">그림 </w:t>
        </w:r>
        <w:r>
          <w:rPr>
            <w:b w:val="0"/>
            <w:bCs w:val="0"/>
          </w:rPr>
          <w:fldChar w:fldCharType="begin"/>
        </w:r>
        <w:r>
          <w:instrText xml:space="preserve"> SEQ 그림 \* ARABIC </w:instrText>
        </w:r>
      </w:ins>
      <w:r>
        <w:rPr>
          <w:b w:val="0"/>
          <w:bCs w:val="0"/>
        </w:rPr>
        <w:fldChar w:fldCharType="separate"/>
      </w:r>
      <w:ins w:id="1954" w:author="고광표" w:date="2018-04-19T19:08:00Z">
        <w:r w:rsidR="004E1911">
          <w:rPr>
            <w:noProof/>
          </w:rPr>
          <w:t>13</w:t>
        </w:r>
      </w:ins>
      <w:ins w:id="1955" w:author="고광표" w:date="2018-04-17T03:33:00Z">
        <w:r>
          <w:rPr>
            <w:b w:val="0"/>
            <w:bCs w:val="0"/>
          </w:rPr>
          <w:fldChar w:fldCharType="end"/>
        </w:r>
        <w:r>
          <w:t xml:space="preserve">. Helper </w:t>
        </w:r>
        <w:r>
          <w:rPr>
            <w:rFonts w:hint="eastAsia"/>
          </w:rPr>
          <w:t>메인 페이지</w:t>
        </w:r>
      </w:ins>
      <w:bookmarkEnd w:id="1952"/>
    </w:p>
    <w:p w14:paraId="03DFA9A3" w14:textId="6ABE3840" w:rsidR="00497855" w:rsidRDefault="00497855">
      <w:pPr>
        <w:pStyle w:val="aa"/>
        <w:jc w:val="center"/>
        <w:rPr>
          <w:rFonts w:ascii="맑은 고딕" w:eastAsia="맑은 고딕" w:hAnsi="맑은 고딕" w:cs="맑은 고딕"/>
        </w:rPr>
        <w:pPrChange w:id="1956" w:author="고광표" w:date="2018-04-17T03:33:00Z">
          <w:pPr>
            <w:spacing w:line="360" w:lineRule="auto"/>
            <w:jc w:val="center"/>
          </w:pPr>
        </w:pPrChange>
      </w:pPr>
      <w:del w:id="1957" w:author="고광표" w:date="2018-04-17T03:33:00Z">
        <w:r w:rsidDel="00497855">
          <w:rPr>
            <w:rFonts w:ascii="맑은 고딕" w:eastAsia="맑은 고딕" w:hAnsi="맑은 고딕" w:cs="맑은 고딕"/>
          </w:rPr>
          <w:delText>그림 9: Helper 메인 페이지</w:delText>
        </w:r>
      </w:del>
    </w:p>
    <w:p w14:paraId="367B8D09" w14:textId="57DDF84F" w:rsidR="00497855" w:rsidRDefault="00497855" w:rsidP="00497855">
      <w:pPr>
        <w:spacing w:line="360" w:lineRule="auto"/>
        <w:rPr>
          <w:rFonts w:ascii="맑은 고딕" w:eastAsia="맑은 고딕" w:hAnsi="맑은 고딕" w:cs="맑은 고딕"/>
        </w:rPr>
      </w:pPr>
      <w:r>
        <w:rPr>
          <w:rFonts w:ascii="맑은 고딕" w:eastAsia="맑은 고딕" w:hAnsi="맑은 고딕" w:cs="맑은 고딕"/>
        </w:rPr>
        <w:t xml:space="preserve"> 그림 </w:t>
      </w:r>
      <w:ins w:id="1958" w:author="고광표" w:date="2018-04-17T03:34:00Z">
        <w:r w:rsidR="00167622">
          <w:rPr>
            <w:rFonts w:ascii="맑은 고딕" w:eastAsia="맑은 고딕" w:hAnsi="맑은 고딕" w:cs="맑은 고딕"/>
          </w:rPr>
          <w:t>13</w:t>
        </w:r>
        <w:r w:rsidR="00167622">
          <w:rPr>
            <w:rFonts w:ascii="맑은 고딕" w:eastAsia="맑은 고딕" w:hAnsi="맑은 고딕" w:cs="맑은 고딕" w:hint="eastAsia"/>
          </w:rPr>
          <w:t>은</w:t>
        </w:r>
      </w:ins>
      <w:del w:id="1959" w:author="고광표" w:date="2018-04-17T03:34:00Z">
        <w:r w:rsidDel="00167622">
          <w:rPr>
            <w:rFonts w:ascii="맑은 고딕" w:eastAsia="맑은 고딕" w:hAnsi="맑은 고딕" w:cs="맑은 고딕"/>
          </w:rPr>
          <w:delText>9는</w:delText>
        </w:r>
      </w:del>
      <w:r>
        <w:rPr>
          <w:rFonts w:ascii="맑은 고딕" w:eastAsia="맑은 고딕" w:hAnsi="맑은 고딕" w:cs="맑은 고딕"/>
        </w:rPr>
        <w:t xml:space="preserve"> 그림 </w:t>
      </w:r>
      <w:ins w:id="1960" w:author="고광표" w:date="2018-04-17T03:34:00Z">
        <w:r w:rsidR="00167622">
          <w:rPr>
            <w:rFonts w:ascii="맑은 고딕" w:eastAsia="맑은 고딕" w:hAnsi="맑은 고딕" w:cs="맑은 고딕"/>
          </w:rPr>
          <w:t>8</w:t>
        </w:r>
      </w:ins>
      <w:del w:id="1961" w:author="고광표" w:date="2018-04-17T03:34:00Z">
        <w:r w:rsidDel="00167622">
          <w:rPr>
            <w:rFonts w:ascii="맑은 고딕" w:eastAsia="맑은 고딕" w:hAnsi="맑은 고딕" w:cs="맑은 고딕"/>
          </w:rPr>
          <w:delText>4</w:delText>
        </w:r>
      </w:del>
      <w:r>
        <w:rPr>
          <w:rFonts w:ascii="맑은 고딕" w:eastAsia="맑은 고딕" w:hAnsi="맑은 고딕" w:cs="맑은 고딕"/>
        </w:rPr>
        <w:t xml:space="preserve">의  “HELPER”/”HELPEE”선택하기 Feature에서 Helper로 선택했을 때 넘어가는 Helper의 현재 상태 화면 출력 Feature이다. “주변 봉사 검색” 과 “맞춤 봉사 검색” 버튼이 있으며 현재 자원한 봉사의 리스트와 근처 봉사를 조회할 수 있는 버튼이 있다. </w:t>
      </w:r>
    </w:p>
    <w:p w14:paraId="433FCEEC" w14:textId="77777777" w:rsidR="00167622" w:rsidRDefault="00497855">
      <w:pPr>
        <w:keepNext/>
        <w:spacing w:line="360" w:lineRule="auto"/>
        <w:jc w:val="center"/>
        <w:rPr>
          <w:ins w:id="1962" w:author="고광표" w:date="2018-04-17T03:34:00Z"/>
        </w:rPr>
        <w:pPrChange w:id="1963" w:author="고광표" w:date="2018-04-17T03:34:00Z">
          <w:pPr>
            <w:spacing w:line="360" w:lineRule="auto"/>
            <w:jc w:val="center"/>
          </w:pPr>
        </w:pPrChange>
      </w:pPr>
      <w:r>
        <w:rPr>
          <w:rFonts w:ascii="맑은 고딕" w:eastAsia="맑은 고딕" w:hAnsi="맑은 고딕" w:cs="맑은 고딕"/>
          <w:noProof/>
        </w:rPr>
        <w:drawing>
          <wp:inline distT="114300" distB="114300" distL="114300" distR="114300" wp14:anchorId="19B1F5CE" wp14:editId="5B2FA48B">
            <wp:extent cx="1924050" cy="3086100"/>
            <wp:effectExtent l="0" t="0" r="0" b="0"/>
            <wp:docPr id="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3"/>
                    <a:srcRect l="50664" t="2654" r="15780" b="1769"/>
                    <a:stretch>
                      <a:fillRect/>
                    </a:stretch>
                  </pic:blipFill>
                  <pic:spPr>
                    <a:xfrm>
                      <a:off x="0" y="0"/>
                      <a:ext cx="1924050" cy="3086100"/>
                    </a:xfrm>
                    <a:prstGeom prst="rect">
                      <a:avLst/>
                    </a:prstGeom>
                    <a:ln/>
                  </pic:spPr>
                </pic:pic>
              </a:graphicData>
            </a:graphic>
          </wp:inline>
        </w:drawing>
      </w:r>
    </w:p>
    <w:p w14:paraId="3CDE5C4D" w14:textId="30657FA9" w:rsidR="00497855" w:rsidRDefault="00167622">
      <w:pPr>
        <w:pStyle w:val="aa"/>
        <w:jc w:val="center"/>
        <w:rPr>
          <w:rFonts w:ascii="맑은 고딕" w:eastAsia="맑은 고딕" w:hAnsi="맑은 고딕" w:cs="맑은 고딕"/>
        </w:rPr>
        <w:pPrChange w:id="1964" w:author="고광표" w:date="2018-04-17T03:34:00Z">
          <w:pPr>
            <w:spacing w:line="360" w:lineRule="auto"/>
            <w:jc w:val="center"/>
          </w:pPr>
        </w:pPrChange>
      </w:pPr>
      <w:bookmarkStart w:id="1965" w:name="_Toc512193213"/>
      <w:ins w:id="1966" w:author="고광표" w:date="2018-04-17T03:34:00Z">
        <w:r>
          <w:t xml:space="preserve">그림 </w:t>
        </w:r>
        <w:r>
          <w:fldChar w:fldCharType="begin"/>
        </w:r>
        <w:r>
          <w:instrText xml:space="preserve"> SEQ 그림 \* ARABIC </w:instrText>
        </w:r>
      </w:ins>
      <w:r>
        <w:fldChar w:fldCharType="separate"/>
      </w:r>
      <w:ins w:id="1967" w:author="고광표" w:date="2018-04-19T19:08:00Z">
        <w:r w:rsidR="004E1911">
          <w:rPr>
            <w:noProof/>
          </w:rPr>
          <w:t>14</w:t>
        </w:r>
      </w:ins>
      <w:ins w:id="1968" w:author="고광표" w:date="2018-04-17T03:34:00Z">
        <w:r>
          <w:fldChar w:fldCharType="end"/>
        </w:r>
        <w:r>
          <w:t xml:space="preserve">. </w:t>
        </w:r>
        <w:r>
          <w:rPr>
            <w:rFonts w:hint="eastAsia"/>
          </w:rPr>
          <w:t>He</w:t>
        </w:r>
        <w:r>
          <w:t xml:space="preserve">lper </w:t>
        </w:r>
        <w:r>
          <w:rPr>
            <w:rFonts w:hint="eastAsia"/>
          </w:rPr>
          <w:t>주변 봉사 검색 페이지</w:t>
        </w:r>
      </w:ins>
      <w:bookmarkEnd w:id="1965"/>
    </w:p>
    <w:p w14:paraId="3987BB22" w14:textId="4D4DC632" w:rsidR="00497855" w:rsidDel="00167622" w:rsidRDefault="00497855" w:rsidP="00497855">
      <w:pPr>
        <w:spacing w:line="360" w:lineRule="auto"/>
        <w:jc w:val="center"/>
        <w:rPr>
          <w:del w:id="1969" w:author="고광표" w:date="2018-04-17T03:34:00Z"/>
          <w:rFonts w:ascii="맑은 고딕" w:eastAsia="맑은 고딕" w:hAnsi="맑은 고딕" w:cs="맑은 고딕"/>
        </w:rPr>
      </w:pPr>
      <w:del w:id="1970" w:author="고광표" w:date="2018-04-17T03:34:00Z">
        <w:r w:rsidDel="00167622">
          <w:rPr>
            <w:rFonts w:ascii="맑은 고딕" w:eastAsia="맑은 고딕" w:hAnsi="맑은 고딕" w:cs="맑은 고딕"/>
          </w:rPr>
          <w:lastRenderedPageBreak/>
          <w:delText>그림 10: Helper 주변 봉사 검색 페이지</w:delText>
        </w:r>
      </w:del>
    </w:p>
    <w:p w14:paraId="2722D3EE" w14:textId="3BB9404F" w:rsidR="00497855" w:rsidRDefault="00497855" w:rsidP="00497855">
      <w:pPr>
        <w:spacing w:line="360" w:lineRule="auto"/>
        <w:rPr>
          <w:rFonts w:ascii="맑은 고딕" w:eastAsia="맑은 고딕" w:hAnsi="맑은 고딕" w:cs="맑은 고딕"/>
        </w:rPr>
      </w:pPr>
      <w:del w:id="1971" w:author="고광표" w:date="2018-04-17T03:34:00Z">
        <w:r w:rsidDel="00167622">
          <w:rPr>
            <w:rFonts w:ascii="맑은 고딕" w:eastAsia="맑은 고딕" w:hAnsi="맑은 고딕" w:cs="맑은 고딕"/>
          </w:rPr>
          <w:delText xml:space="preserve"> </w:delText>
        </w:r>
      </w:del>
      <w:r>
        <w:rPr>
          <w:rFonts w:ascii="맑은 고딕" w:eastAsia="맑은 고딕" w:hAnsi="맑은 고딕" w:cs="맑은 고딕"/>
        </w:rPr>
        <w:t>그림 1</w:t>
      </w:r>
      <w:ins w:id="1972" w:author="고광표" w:date="2018-04-17T03:34:00Z">
        <w:r w:rsidR="00167622">
          <w:rPr>
            <w:rFonts w:ascii="맑은 고딕" w:eastAsia="맑은 고딕" w:hAnsi="맑은 고딕" w:cs="맑은 고딕"/>
          </w:rPr>
          <w:t>4</w:t>
        </w:r>
      </w:ins>
      <w:del w:id="1973" w:author="고광표" w:date="2018-04-17T03:34:00Z">
        <w:r w:rsidDel="00167622">
          <w:rPr>
            <w:rFonts w:ascii="맑은 고딕" w:eastAsia="맑은 고딕" w:hAnsi="맑은 고딕" w:cs="맑은 고딕"/>
          </w:rPr>
          <w:delText>0</w:delText>
        </w:r>
      </w:del>
      <w:r>
        <w:rPr>
          <w:rFonts w:ascii="맑은 고딕" w:eastAsia="맑은 고딕" w:hAnsi="맑은 고딕" w:cs="맑은 고딕"/>
        </w:rPr>
        <w:t>은 Helper의 현재 상태 화면 출력 Feature에서 “주변 봉사 검색” 버튼을 눌렀을 때 나오는 위치 검색 하기 Feature이다. “내 위치는?” 버튼을 누르면 자신의 위치 근처의 봉사들을 지도에서 조회할 수 있다.</w:t>
      </w:r>
    </w:p>
    <w:p w14:paraId="7E291D5C" w14:textId="77777777" w:rsidR="00497855" w:rsidRDefault="00497855" w:rsidP="00497855">
      <w:pPr>
        <w:spacing w:line="360" w:lineRule="auto"/>
        <w:jc w:val="both"/>
        <w:rPr>
          <w:rFonts w:ascii="맑은 고딕" w:eastAsia="맑은 고딕" w:hAnsi="맑은 고딕" w:cs="맑은 고딕"/>
        </w:rPr>
      </w:pPr>
    </w:p>
    <w:p w14:paraId="4EA0EC78" w14:textId="77777777" w:rsidR="00167622" w:rsidRDefault="00497855">
      <w:pPr>
        <w:keepNext/>
        <w:spacing w:line="360" w:lineRule="auto"/>
        <w:jc w:val="center"/>
        <w:rPr>
          <w:ins w:id="1974" w:author="고광표" w:date="2018-04-17T03:35:00Z"/>
        </w:rPr>
        <w:pPrChange w:id="1975" w:author="고광표" w:date="2018-04-17T03:35:00Z">
          <w:pPr>
            <w:spacing w:line="360" w:lineRule="auto"/>
            <w:jc w:val="center"/>
          </w:pPr>
        </w:pPrChange>
      </w:pPr>
      <w:r>
        <w:rPr>
          <w:rFonts w:ascii="맑은 고딕" w:eastAsia="맑은 고딕" w:hAnsi="맑은 고딕" w:cs="맑은 고딕"/>
          <w:noProof/>
        </w:rPr>
        <w:drawing>
          <wp:inline distT="114300" distB="114300" distL="114300" distR="114300" wp14:anchorId="4DC857FD" wp14:editId="19E4698B">
            <wp:extent cx="1933575" cy="3076575"/>
            <wp:effectExtent l="0" t="0" r="0" b="0"/>
            <wp:docPr id="26"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4"/>
                    <a:srcRect l="50498" t="3244" r="15780" b="1474"/>
                    <a:stretch>
                      <a:fillRect/>
                    </a:stretch>
                  </pic:blipFill>
                  <pic:spPr>
                    <a:xfrm>
                      <a:off x="0" y="0"/>
                      <a:ext cx="1933575" cy="3076575"/>
                    </a:xfrm>
                    <a:prstGeom prst="rect">
                      <a:avLst/>
                    </a:prstGeom>
                    <a:ln/>
                  </pic:spPr>
                </pic:pic>
              </a:graphicData>
            </a:graphic>
          </wp:inline>
        </w:drawing>
      </w:r>
    </w:p>
    <w:p w14:paraId="0A5852B4" w14:textId="0B0CE6B1" w:rsidR="00497855" w:rsidRDefault="00167622">
      <w:pPr>
        <w:pStyle w:val="aa"/>
        <w:jc w:val="center"/>
        <w:rPr>
          <w:rFonts w:ascii="맑은 고딕" w:eastAsia="맑은 고딕" w:hAnsi="맑은 고딕" w:cs="맑은 고딕"/>
        </w:rPr>
        <w:pPrChange w:id="1976" w:author="고광표" w:date="2018-04-17T03:35:00Z">
          <w:pPr>
            <w:spacing w:line="360" w:lineRule="auto"/>
            <w:jc w:val="center"/>
          </w:pPr>
        </w:pPrChange>
      </w:pPr>
      <w:bookmarkStart w:id="1977" w:name="_Toc512193214"/>
      <w:ins w:id="1978" w:author="고광표" w:date="2018-04-17T03:35:00Z">
        <w:r>
          <w:t xml:space="preserve">그림 </w:t>
        </w:r>
        <w:r>
          <w:fldChar w:fldCharType="begin"/>
        </w:r>
        <w:r>
          <w:instrText xml:space="preserve"> SEQ 그림 \* ARABIC </w:instrText>
        </w:r>
      </w:ins>
      <w:r>
        <w:fldChar w:fldCharType="separate"/>
      </w:r>
      <w:ins w:id="1979" w:author="고광표" w:date="2018-04-19T19:08:00Z">
        <w:r w:rsidR="004E1911">
          <w:rPr>
            <w:noProof/>
          </w:rPr>
          <w:t>15</w:t>
        </w:r>
      </w:ins>
      <w:ins w:id="1980" w:author="고광표" w:date="2018-04-17T03:35:00Z">
        <w:r>
          <w:fldChar w:fldCharType="end"/>
        </w:r>
        <w:r>
          <w:t xml:space="preserve">. </w:t>
        </w:r>
        <w:r>
          <w:rPr>
            <w:rFonts w:hint="eastAsia"/>
          </w:rPr>
          <w:t>Help</w:t>
        </w:r>
        <w:r>
          <w:t xml:space="preserve">er </w:t>
        </w:r>
        <w:r>
          <w:rPr>
            <w:rFonts w:hint="eastAsia"/>
          </w:rPr>
          <w:t>근처 봉사 조회</w:t>
        </w:r>
      </w:ins>
      <w:bookmarkEnd w:id="1977"/>
    </w:p>
    <w:p w14:paraId="796975AA" w14:textId="6E0A6045" w:rsidR="00497855" w:rsidDel="00167622" w:rsidRDefault="00497855" w:rsidP="00497855">
      <w:pPr>
        <w:spacing w:line="360" w:lineRule="auto"/>
        <w:jc w:val="center"/>
        <w:rPr>
          <w:del w:id="1981" w:author="고광표" w:date="2018-04-17T03:35:00Z"/>
          <w:rFonts w:ascii="맑은 고딕" w:eastAsia="맑은 고딕" w:hAnsi="맑은 고딕" w:cs="맑은 고딕"/>
        </w:rPr>
      </w:pPr>
      <w:del w:id="1982" w:author="고광표" w:date="2018-04-17T03:35:00Z">
        <w:r w:rsidDel="00167622">
          <w:rPr>
            <w:rFonts w:ascii="맑은 고딕" w:eastAsia="맑은 고딕" w:hAnsi="맑은 고딕" w:cs="맑은 고딕"/>
          </w:rPr>
          <w:delText>그림 11: Helper 근처 봉사 조회</w:delText>
        </w:r>
      </w:del>
    </w:p>
    <w:p w14:paraId="5DD3F663" w14:textId="303D5015" w:rsidR="00497855" w:rsidRDefault="00497855" w:rsidP="00497855">
      <w:pPr>
        <w:spacing w:line="360" w:lineRule="auto"/>
        <w:jc w:val="both"/>
        <w:rPr>
          <w:rFonts w:ascii="맑은 고딕" w:eastAsia="맑은 고딕" w:hAnsi="맑은 고딕" w:cs="맑은 고딕"/>
        </w:rPr>
      </w:pPr>
      <w:del w:id="1983" w:author="고광표" w:date="2018-04-17T03:35:00Z">
        <w:r w:rsidDel="00167622">
          <w:rPr>
            <w:rFonts w:ascii="맑은 고딕" w:eastAsia="맑은 고딕" w:hAnsi="맑은 고딕" w:cs="맑은 고딕"/>
          </w:rPr>
          <w:delText xml:space="preserve"> </w:delText>
        </w:r>
      </w:del>
      <w:r>
        <w:rPr>
          <w:rFonts w:ascii="맑은 고딕" w:eastAsia="맑은 고딕" w:hAnsi="맑은 고딕" w:cs="맑은 고딕"/>
        </w:rPr>
        <w:t xml:space="preserve">위치 검색 하기 Feature에서 “내 위치는” 버튼을 눌렀을 때 그림 </w:t>
      </w:r>
      <w:ins w:id="1984" w:author="고광표" w:date="2018-04-17T03:35:00Z">
        <w:r w:rsidR="00167622">
          <w:rPr>
            <w:rFonts w:ascii="맑은 고딕" w:eastAsia="맑은 고딕" w:hAnsi="맑은 고딕" w:cs="맑은 고딕"/>
          </w:rPr>
          <w:t>15</w:t>
        </w:r>
      </w:ins>
      <w:del w:id="1985" w:author="고광표" w:date="2018-04-17T03:35:00Z">
        <w:r w:rsidDel="00167622">
          <w:rPr>
            <w:rFonts w:ascii="맑은 고딕" w:eastAsia="맑은 고딕" w:hAnsi="맑은 고딕" w:cs="맑은 고딕"/>
          </w:rPr>
          <w:delText>11</w:delText>
        </w:r>
      </w:del>
      <w:ins w:id="1986" w:author="고광표" w:date="2018-04-17T03:35:00Z">
        <w:r w:rsidR="00167622">
          <w:rPr>
            <w:rFonts w:ascii="맑은 고딕" w:eastAsia="맑은 고딕" w:hAnsi="맑은 고딕" w:cs="맑은 고딕" w:hint="eastAsia"/>
          </w:rPr>
          <w:t>와</w:t>
        </w:r>
      </w:ins>
      <w:del w:id="1987" w:author="고광표" w:date="2018-04-17T03:35:00Z">
        <w:r w:rsidDel="00167622">
          <w:rPr>
            <w:rFonts w:ascii="맑은 고딕" w:eastAsia="맑은 고딕" w:hAnsi="맑은 고딕" w:cs="맑은 고딕"/>
          </w:rPr>
          <w:delText>과</w:delText>
        </w:r>
      </w:del>
      <w:r>
        <w:rPr>
          <w:rFonts w:ascii="맑은 고딕" w:eastAsia="맑은 고딕" w:hAnsi="맑은 고딕" w:cs="맑은 고딕"/>
        </w:rPr>
        <w:t xml:space="preserve"> 같이 자신의 위치 근처의 봉사들을 지도에서 보여준다. </w:t>
      </w:r>
    </w:p>
    <w:p w14:paraId="27A02914"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 xml:space="preserve"> </w:t>
      </w:r>
    </w:p>
    <w:p w14:paraId="49D15443" w14:textId="77777777" w:rsidR="00167622" w:rsidRDefault="00497855">
      <w:pPr>
        <w:keepNext/>
        <w:spacing w:line="360" w:lineRule="auto"/>
        <w:jc w:val="center"/>
        <w:rPr>
          <w:ins w:id="1988" w:author="고광표" w:date="2018-04-17T03:35:00Z"/>
        </w:rPr>
        <w:pPrChange w:id="1989" w:author="고광표" w:date="2018-04-17T03:35:00Z">
          <w:pPr>
            <w:spacing w:line="360" w:lineRule="auto"/>
            <w:jc w:val="center"/>
          </w:pPr>
        </w:pPrChange>
      </w:pPr>
      <w:r>
        <w:rPr>
          <w:rFonts w:ascii="맑은 고딕" w:eastAsia="맑은 고딕" w:hAnsi="맑은 고딕" w:cs="맑은 고딕"/>
          <w:noProof/>
        </w:rPr>
        <w:lastRenderedPageBreak/>
        <w:drawing>
          <wp:inline distT="114300" distB="114300" distL="114300" distR="114300" wp14:anchorId="6AB1AACC" wp14:editId="3CF241E1">
            <wp:extent cx="1924050" cy="3086100"/>
            <wp:effectExtent l="0" t="0" r="0" b="0"/>
            <wp:docPr id="31"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5"/>
                    <a:srcRect l="50664" t="2654" r="15780" b="1769"/>
                    <a:stretch>
                      <a:fillRect/>
                    </a:stretch>
                  </pic:blipFill>
                  <pic:spPr>
                    <a:xfrm>
                      <a:off x="0" y="0"/>
                      <a:ext cx="1924050" cy="3086100"/>
                    </a:xfrm>
                    <a:prstGeom prst="rect">
                      <a:avLst/>
                    </a:prstGeom>
                    <a:ln/>
                  </pic:spPr>
                </pic:pic>
              </a:graphicData>
            </a:graphic>
          </wp:inline>
        </w:drawing>
      </w:r>
    </w:p>
    <w:p w14:paraId="4654BA6F" w14:textId="44177784" w:rsidR="00497855" w:rsidDel="00167622" w:rsidRDefault="00167622">
      <w:pPr>
        <w:pStyle w:val="aa"/>
        <w:jc w:val="center"/>
        <w:rPr>
          <w:del w:id="1990" w:author="고광표" w:date="2018-04-17T03:35:00Z"/>
          <w:rFonts w:ascii="맑은 고딕" w:eastAsia="맑은 고딕" w:hAnsi="맑은 고딕" w:cs="맑은 고딕"/>
        </w:rPr>
        <w:pPrChange w:id="1991" w:author="고광표" w:date="2018-04-17T03:35:00Z">
          <w:pPr>
            <w:spacing w:line="360" w:lineRule="auto"/>
            <w:jc w:val="center"/>
          </w:pPr>
        </w:pPrChange>
      </w:pPr>
      <w:bookmarkStart w:id="1992" w:name="_Toc512193215"/>
      <w:ins w:id="1993" w:author="고광표" w:date="2018-04-17T03:35:00Z">
        <w:r>
          <w:t xml:space="preserve">그림 </w:t>
        </w:r>
        <w:r>
          <w:rPr>
            <w:b w:val="0"/>
            <w:bCs w:val="0"/>
          </w:rPr>
          <w:fldChar w:fldCharType="begin"/>
        </w:r>
        <w:r>
          <w:instrText xml:space="preserve"> SEQ 그림 \* ARABIC </w:instrText>
        </w:r>
      </w:ins>
      <w:r>
        <w:rPr>
          <w:b w:val="0"/>
          <w:bCs w:val="0"/>
        </w:rPr>
        <w:fldChar w:fldCharType="separate"/>
      </w:r>
      <w:ins w:id="1994" w:author="고광표" w:date="2018-04-19T19:08:00Z">
        <w:r w:rsidR="004E1911">
          <w:rPr>
            <w:noProof/>
          </w:rPr>
          <w:t>16</w:t>
        </w:r>
      </w:ins>
      <w:ins w:id="1995" w:author="고광표" w:date="2018-04-17T03:35:00Z">
        <w:r>
          <w:rPr>
            <w:b w:val="0"/>
            <w:bCs w:val="0"/>
          </w:rPr>
          <w:fldChar w:fldCharType="end"/>
        </w:r>
        <w:r>
          <w:t xml:space="preserve">. </w:t>
        </w:r>
        <w:r>
          <w:rPr>
            <w:rFonts w:hint="eastAsia"/>
          </w:rPr>
          <w:t>Help</w:t>
        </w:r>
        <w:r>
          <w:t xml:space="preserve">er </w:t>
        </w:r>
        <w:r>
          <w:rPr>
            <w:rFonts w:hint="eastAsia"/>
          </w:rPr>
          <w:t>봉사 신청</w:t>
        </w:r>
      </w:ins>
      <w:bookmarkEnd w:id="1992"/>
    </w:p>
    <w:p w14:paraId="3B8109D1" w14:textId="210D3D60" w:rsidR="00497855" w:rsidRDefault="00497855">
      <w:pPr>
        <w:pStyle w:val="aa"/>
        <w:jc w:val="center"/>
        <w:rPr>
          <w:rFonts w:ascii="맑은 고딕" w:eastAsia="맑은 고딕" w:hAnsi="맑은 고딕" w:cs="맑은 고딕"/>
        </w:rPr>
        <w:pPrChange w:id="1996" w:author="고광표" w:date="2018-04-17T03:35:00Z">
          <w:pPr>
            <w:spacing w:line="360" w:lineRule="auto"/>
            <w:jc w:val="center"/>
          </w:pPr>
        </w:pPrChange>
      </w:pPr>
      <w:del w:id="1997" w:author="고광표" w:date="2018-04-17T03:35:00Z">
        <w:r w:rsidDel="00167622">
          <w:rPr>
            <w:rFonts w:ascii="맑은 고딕" w:eastAsia="맑은 고딕" w:hAnsi="맑은 고딕" w:cs="맑은 고딕"/>
          </w:rPr>
          <w:delText>그림 12: Helper 봉사 신청</w:delText>
        </w:r>
      </w:del>
    </w:p>
    <w:p w14:paraId="60627A6E" w14:textId="5EDAA3AF" w:rsidR="00497855" w:rsidRDefault="00497855" w:rsidP="00497855">
      <w:pPr>
        <w:spacing w:line="360" w:lineRule="auto"/>
        <w:rPr>
          <w:rFonts w:ascii="맑은 고딕" w:eastAsia="맑은 고딕" w:hAnsi="맑은 고딕" w:cs="맑은 고딕"/>
        </w:rPr>
      </w:pPr>
      <w:r>
        <w:rPr>
          <w:rFonts w:ascii="맑은 고딕" w:eastAsia="맑은 고딕" w:hAnsi="맑은 고딕" w:cs="맑은 고딕"/>
        </w:rPr>
        <w:t xml:space="preserve"> 그림 1</w:t>
      </w:r>
      <w:ins w:id="1998" w:author="고광표" w:date="2018-04-17T03:35:00Z">
        <w:r w:rsidR="00167622">
          <w:rPr>
            <w:rFonts w:ascii="맑은 고딕" w:eastAsia="맑은 고딕" w:hAnsi="맑은 고딕" w:cs="맑은 고딕"/>
          </w:rPr>
          <w:t>6</w:t>
        </w:r>
        <w:r w:rsidR="00167622">
          <w:rPr>
            <w:rFonts w:ascii="맑은 고딕" w:eastAsia="맑은 고딕" w:hAnsi="맑은 고딕" w:cs="맑은 고딕" w:hint="eastAsia"/>
          </w:rPr>
          <w:t>은</w:t>
        </w:r>
      </w:ins>
      <w:del w:id="1999" w:author="고광표" w:date="2018-04-17T03:35:00Z">
        <w:r w:rsidDel="00167622">
          <w:rPr>
            <w:rFonts w:ascii="맑은 고딕" w:eastAsia="맑은 고딕" w:hAnsi="맑은 고딕" w:cs="맑은 고딕"/>
          </w:rPr>
          <w:delText>2는</w:delText>
        </w:r>
      </w:del>
      <w:r>
        <w:rPr>
          <w:rFonts w:ascii="맑은 고딕" w:eastAsia="맑은 고딕" w:hAnsi="맑은 고딕" w:cs="맑은 고딕"/>
        </w:rPr>
        <w:t xml:space="preserve"> Helper가 지도에서 자신이 원하는 봉사를 눌러을 때 나오는 봉사 자원 하기 및 서약 동의 하기 Feature이다. “신청하기” 버튼을 누르면 봉사 주의 사항 및 서약서 화면이 출력되고 Helpee에게 수락 알림이 간다. </w:t>
      </w:r>
    </w:p>
    <w:p w14:paraId="3CFFB031" w14:textId="77777777" w:rsidR="00497855" w:rsidRDefault="00497855" w:rsidP="00497855">
      <w:pPr>
        <w:spacing w:line="360" w:lineRule="auto"/>
        <w:jc w:val="both"/>
        <w:rPr>
          <w:rFonts w:ascii="맑은 고딕" w:eastAsia="맑은 고딕" w:hAnsi="맑은 고딕" w:cs="맑은 고딕"/>
        </w:rPr>
      </w:pPr>
    </w:p>
    <w:p w14:paraId="73E993F6" w14:textId="77777777" w:rsidR="00167622" w:rsidRDefault="00497855">
      <w:pPr>
        <w:keepNext/>
        <w:spacing w:line="360" w:lineRule="auto"/>
        <w:jc w:val="center"/>
        <w:rPr>
          <w:ins w:id="2000" w:author="고광표" w:date="2018-04-17T03:35:00Z"/>
        </w:rPr>
        <w:pPrChange w:id="2001" w:author="고광표" w:date="2018-04-17T03:35:00Z">
          <w:pPr>
            <w:spacing w:line="360" w:lineRule="auto"/>
            <w:jc w:val="center"/>
          </w:pPr>
        </w:pPrChange>
      </w:pPr>
      <w:r>
        <w:rPr>
          <w:rFonts w:ascii="맑은 고딕" w:eastAsia="맑은 고딕" w:hAnsi="맑은 고딕" w:cs="맑은 고딕"/>
          <w:noProof/>
        </w:rPr>
        <w:drawing>
          <wp:inline distT="114300" distB="114300" distL="114300" distR="114300" wp14:anchorId="34D6328D" wp14:editId="185E0E96">
            <wp:extent cx="1933575" cy="3228975"/>
            <wp:effectExtent l="0" t="0" r="0" b="0"/>
            <wp:docPr id="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6"/>
                    <a:srcRect l="50166" r="16112"/>
                    <a:stretch>
                      <a:fillRect/>
                    </a:stretch>
                  </pic:blipFill>
                  <pic:spPr>
                    <a:xfrm>
                      <a:off x="0" y="0"/>
                      <a:ext cx="1933575" cy="3228975"/>
                    </a:xfrm>
                    <a:prstGeom prst="rect">
                      <a:avLst/>
                    </a:prstGeom>
                    <a:ln/>
                  </pic:spPr>
                </pic:pic>
              </a:graphicData>
            </a:graphic>
          </wp:inline>
        </w:drawing>
      </w:r>
    </w:p>
    <w:p w14:paraId="381726A9" w14:textId="66CDFC48" w:rsidR="00497855" w:rsidRDefault="00167622">
      <w:pPr>
        <w:pStyle w:val="aa"/>
        <w:jc w:val="center"/>
        <w:rPr>
          <w:rFonts w:ascii="맑은 고딕" w:eastAsia="맑은 고딕" w:hAnsi="맑은 고딕" w:cs="맑은 고딕"/>
        </w:rPr>
        <w:pPrChange w:id="2002" w:author="고광표" w:date="2018-04-17T03:35:00Z">
          <w:pPr>
            <w:spacing w:line="360" w:lineRule="auto"/>
            <w:jc w:val="center"/>
          </w:pPr>
        </w:pPrChange>
      </w:pPr>
      <w:bookmarkStart w:id="2003" w:name="_Toc512193216"/>
      <w:ins w:id="2004" w:author="고광표" w:date="2018-04-17T03:35:00Z">
        <w:r>
          <w:t xml:space="preserve">그림 </w:t>
        </w:r>
        <w:r>
          <w:fldChar w:fldCharType="begin"/>
        </w:r>
        <w:r>
          <w:instrText xml:space="preserve"> SEQ 그림 \* ARABIC </w:instrText>
        </w:r>
      </w:ins>
      <w:r>
        <w:fldChar w:fldCharType="separate"/>
      </w:r>
      <w:ins w:id="2005" w:author="고광표" w:date="2018-04-19T19:08:00Z">
        <w:r w:rsidR="004E1911">
          <w:rPr>
            <w:noProof/>
          </w:rPr>
          <w:t>17</w:t>
        </w:r>
      </w:ins>
      <w:ins w:id="2006" w:author="고광표" w:date="2018-04-17T03:35:00Z">
        <w:r>
          <w:fldChar w:fldCharType="end"/>
        </w:r>
        <w:r>
          <w:t xml:space="preserve">. </w:t>
        </w:r>
        <w:r>
          <w:rPr>
            <w:rFonts w:hint="eastAsia"/>
          </w:rPr>
          <w:t>He</w:t>
        </w:r>
        <w:r>
          <w:t xml:space="preserve">lper </w:t>
        </w:r>
      </w:ins>
      <w:ins w:id="2007" w:author="고광표" w:date="2018-04-17T03:36:00Z">
        <w:r>
          <w:rPr>
            <w:rFonts w:hint="eastAsia"/>
          </w:rPr>
          <w:t>맞춤 봉사 검색 페이지</w:t>
        </w:r>
      </w:ins>
      <w:bookmarkEnd w:id="2003"/>
    </w:p>
    <w:p w14:paraId="6B32F995" w14:textId="014DD744" w:rsidR="00497855" w:rsidDel="00167622" w:rsidRDefault="00497855" w:rsidP="00497855">
      <w:pPr>
        <w:spacing w:line="360" w:lineRule="auto"/>
        <w:jc w:val="center"/>
        <w:rPr>
          <w:del w:id="2008" w:author="고광표" w:date="2018-04-17T03:36:00Z"/>
          <w:rFonts w:ascii="맑은 고딕" w:eastAsia="맑은 고딕" w:hAnsi="맑은 고딕" w:cs="맑은 고딕"/>
        </w:rPr>
      </w:pPr>
      <w:del w:id="2009" w:author="고광표" w:date="2018-04-17T03:36:00Z">
        <w:r w:rsidDel="00167622">
          <w:rPr>
            <w:rFonts w:ascii="맑은 고딕" w:eastAsia="맑은 고딕" w:hAnsi="맑은 고딕" w:cs="맑은 고딕"/>
          </w:rPr>
          <w:lastRenderedPageBreak/>
          <w:delText>그림 13: Helper 맞춤 봉사 검색 페이지</w:delText>
        </w:r>
      </w:del>
    </w:p>
    <w:p w14:paraId="1D9DC151" w14:textId="53943C53" w:rsidR="00497855" w:rsidDel="00784F04" w:rsidRDefault="00497855" w:rsidP="00497855">
      <w:pPr>
        <w:spacing w:line="360" w:lineRule="auto"/>
        <w:jc w:val="both"/>
        <w:rPr>
          <w:del w:id="2010" w:author="고광표" w:date="2018-04-17T04:24:00Z"/>
          <w:rFonts w:ascii="맑은 고딕" w:eastAsia="맑은 고딕" w:hAnsi="맑은 고딕" w:cs="맑은 고딕"/>
        </w:rPr>
      </w:pPr>
      <w:del w:id="2011" w:author="고광표" w:date="2018-04-17T03:36:00Z">
        <w:r w:rsidDel="00167622">
          <w:rPr>
            <w:rFonts w:ascii="맑은 고딕" w:eastAsia="맑은 고딕" w:hAnsi="맑은 고딕" w:cs="맑은 고딕"/>
          </w:rPr>
          <w:delText xml:space="preserve"> </w:delText>
        </w:r>
      </w:del>
      <w:r>
        <w:rPr>
          <w:rFonts w:ascii="맑은 고딕" w:eastAsia="맑은 고딕" w:hAnsi="맑은 고딕" w:cs="맑은 고딕"/>
        </w:rPr>
        <w:t>그림 1</w:t>
      </w:r>
      <w:ins w:id="2012" w:author="고광표" w:date="2018-04-17T03:36:00Z">
        <w:r w:rsidR="00167622">
          <w:rPr>
            <w:rFonts w:ascii="맑은 고딕" w:eastAsia="맑은 고딕" w:hAnsi="맑은 고딕" w:cs="맑은 고딕" w:hint="eastAsia"/>
          </w:rPr>
          <w:t>7은</w:t>
        </w:r>
      </w:ins>
      <w:del w:id="2013" w:author="고광표" w:date="2018-04-17T03:36:00Z">
        <w:r w:rsidDel="00167622">
          <w:rPr>
            <w:rFonts w:ascii="맑은 고딕" w:eastAsia="맑은 고딕" w:hAnsi="맑은 고딕" w:cs="맑은 고딕"/>
          </w:rPr>
          <w:delText>3는</w:delText>
        </w:r>
      </w:del>
      <w:r>
        <w:rPr>
          <w:rFonts w:ascii="맑은 고딕" w:eastAsia="맑은 고딕" w:hAnsi="맑은 고딕" w:cs="맑은 고딕"/>
        </w:rPr>
        <w:t xml:space="preserve"> 맞춤 검색 하기 Feature이다. 이 페이지에서는 Helper가 자신이 원하는 시간, 위치, 봉사 종류, 대상 별로 봉사를 검색할 수 있다. “봉사 검색” 버튼을 누르면 자신이 선택한 특징의 봉사 리스트를 조회할 수 있다.</w:t>
      </w:r>
    </w:p>
    <w:p w14:paraId="480E0163" w14:textId="77777777" w:rsidR="00497855" w:rsidRDefault="00497855" w:rsidP="00497855">
      <w:pPr>
        <w:spacing w:line="360" w:lineRule="auto"/>
        <w:jc w:val="both"/>
        <w:rPr>
          <w:rFonts w:ascii="맑은 고딕" w:eastAsia="맑은 고딕" w:hAnsi="맑은 고딕" w:cs="맑은 고딕"/>
        </w:rPr>
      </w:pPr>
    </w:p>
    <w:p w14:paraId="420E2E2B" w14:textId="77777777" w:rsidR="00167622" w:rsidRDefault="00497855">
      <w:pPr>
        <w:keepNext/>
        <w:spacing w:line="360" w:lineRule="auto"/>
        <w:jc w:val="center"/>
        <w:rPr>
          <w:ins w:id="2014" w:author="고광표" w:date="2018-04-17T03:36:00Z"/>
        </w:rPr>
        <w:pPrChange w:id="2015" w:author="고광표" w:date="2018-04-17T03:36:00Z">
          <w:pPr>
            <w:spacing w:line="360" w:lineRule="auto"/>
            <w:jc w:val="center"/>
          </w:pPr>
        </w:pPrChange>
      </w:pPr>
      <w:r>
        <w:rPr>
          <w:rFonts w:ascii="맑은 고딕" w:eastAsia="맑은 고딕" w:hAnsi="맑은 고딕" w:cs="맑은 고딕"/>
          <w:noProof/>
        </w:rPr>
        <w:drawing>
          <wp:inline distT="114300" distB="114300" distL="114300" distR="114300" wp14:anchorId="6B624F48" wp14:editId="35885F3D">
            <wp:extent cx="1962150" cy="322897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l="49833" r="15946"/>
                    <a:stretch>
                      <a:fillRect/>
                    </a:stretch>
                  </pic:blipFill>
                  <pic:spPr>
                    <a:xfrm>
                      <a:off x="0" y="0"/>
                      <a:ext cx="1962150" cy="3228975"/>
                    </a:xfrm>
                    <a:prstGeom prst="rect">
                      <a:avLst/>
                    </a:prstGeom>
                    <a:ln/>
                  </pic:spPr>
                </pic:pic>
              </a:graphicData>
            </a:graphic>
          </wp:inline>
        </w:drawing>
      </w:r>
    </w:p>
    <w:p w14:paraId="5C581F4F" w14:textId="0FDC5465" w:rsidR="00497855" w:rsidRDefault="00167622">
      <w:pPr>
        <w:pStyle w:val="aa"/>
        <w:jc w:val="center"/>
        <w:rPr>
          <w:rFonts w:ascii="맑은 고딕" w:eastAsia="맑은 고딕" w:hAnsi="맑은 고딕" w:cs="맑은 고딕"/>
        </w:rPr>
        <w:pPrChange w:id="2016" w:author="고광표" w:date="2018-04-17T03:36:00Z">
          <w:pPr>
            <w:spacing w:line="360" w:lineRule="auto"/>
            <w:jc w:val="center"/>
          </w:pPr>
        </w:pPrChange>
      </w:pPr>
      <w:bookmarkStart w:id="2017" w:name="_Toc512193217"/>
      <w:ins w:id="2018" w:author="고광표" w:date="2018-04-17T03:36:00Z">
        <w:r>
          <w:t xml:space="preserve">그림 </w:t>
        </w:r>
        <w:r>
          <w:fldChar w:fldCharType="begin"/>
        </w:r>
        <w:r>
          <w:instrText xml:space="preserve"> SEQ 그림 \* ARABIC </w:instrText>
        </w:r>
      </w:ins>
      <w:r>
        <w:fldChar w:fldCharType="separate"/>
      </w:r>
      <w:ins w:id="2019" w:author="고광표" w:date="2018-04-19T19:08:00Z">
        <w:r w:rsidR="004E1911">
          <w:rPr>
            <w:noProof/>
          </w:rPr>
          <w:t>18</w:t>
        </w:r>
      </w:ins>
      <w:ins w:id="2020" w:author="고광표" w:date="2018-04-17T03:36:00Z">
        <w:r>
          <w:fldChar w:fldCharType="end"/>
        </w:r>
        <w:r>
          <w:t xml:space="preserve">. Helper </w:t>
        </w:r>
        <w:r>
          <w:rPr>
            <w:rFonts w:hint="eastAsia"/>
          </w:rPr>
          <w:t>맞춤 봉사 리스트 페이지</w:t>
        </w:r>
      </w:ins>
      <w:bookmarkEnd w:id="2017"/>
    </w:p>
    <w:p w14:paraId="3BB60C91" w14:textId="7121FF28" w:rsidR="00497855" w:rsidDel="00167622" w:rsidRDefault="00497855" w:rsidP="00497855">
      <w:pPr>
        <w:spacing w:line="360" w:lineRule="auto"/>
        <w:jc w:val="center"/>
        <w:rPr>
          <w:del w:id="2021" w:author="고광표" w:date="2018-04-17T03:36:00Z"/>
          <w:rFonts w:ascii="맑은 고딕" w:eastAsia="맑은 고딕" w:hAnsi="맑은 고딕" w:cs="맑은 고딕"/>
        </w:rPr>
      </w:pPr>
      <w:del w:id="2022" w:author="고광표" w:date="2018-04-17T03:36:00Z">
        <w:r w:rsidDel="00167622">
          <w:rPr>
            <w:rFonts w:ascii="맑은 고딕" w:eastAsia="맑은 고딕" w:hAnsi="맑은 고딕" w:cs="맑은 고딕"/>
          </w:rPr>
          <w:delText>그림 14: Helper 맞춤 봉사 리스트 페이지</w:delText>
        </w:r>
      </w:del>
    </w:p>
    <w:p w14:paraId="520CDB9C" w14:textId="40468B68" w:rsidR="00497855" w:rsidRDefault="00497855" w:rsidP="00497855">
      <w:pPr>
        <w:spacing w:line="360" w:lineRule="auto"/>
        <w:jc w:val="both"/>
        <w:rPr>
          <w:rFonts w:ascii="맑은 고딕" w:eastAsia="맑은 고딕" w:hAnsi="맑은 고딕" w:cs="맑은 고딕"/>
        </w:rPr>
      </w:pPr>
      <w:del w:id="2023" w:author="고광표" w:date="2018-04-17T03:36:00Z">
        <w:r w:rsidDel="00167622">
          <w:rPr>
            <w:rFonts w:ascii="맑은 고딕" w:eastAsia="맑은 고딕" w:hAnsi="맑은 고딕" w:cs="맑은 고딕"/>
          </w:rPr>
          <w:delText xml:space="preserve"> </w:delText>
        </w:r>
      </w:del>
      <w:r>
        <w:rPr>
          <w:rFonts w:ascii="맑은 고딕" w:eastAsia="맑은 고딕" w:hAnsi="맑은 고딕" w:cs="맑은 고딕"/>
        </w:rPr>
        <w:t>그림 1</w:t>
      </w:r>
      <w:ins w:id="2024" w:author="고광표" w:date="2018-04-17T03:36:00Z">
        <w:r w:rsidR="00167622">
          <w:rPr>
            <w:rFonts w:ascii="맑은 고딕" w:eastAsia="맑은 고딕" w:hAnsi="맑은 고딕" w:cs="맑은 고딕"/>
          </w:rPr>
          <w:t>8</w:t>
        </w:r>
      </w:ins>
      <w:del w:id="2025" w:author="고광표" w:date="2018-04-17T03:36:00Z">
        <w:r w:rsidDel="00167622">
          <w:rPr>
            <w:rFonts w:ascii="맑은 고딕" w:eastAsia="맑은 고딕" w:hAnsi="맑은 고딕" w:cs="맑은 고딕"/>
          </w:rPr>
          <w:delText>3</w:delText>
        </w:r>
      </w:del>
      <w:r>
        <w:rPr>
          <w:rFonts w:ascii="맑은 고딕" w:eastAsia="맑은 고딕" w:hAnsi="맑은 고딕" w:cs="맑은 고딕"/>
        </w:rPr>
        <w:t xml:space="preserve">의 맞춤 검색 하기 Feature에서 시간, 위치 등을 입력한 후 “봉사 검색” 버튼을 누르면 그에 맞는 봉사들의 리스트를 볼 수 있으며 Helper는 자신이 원하는 봉사를 “신청하기” 버튼으로 자원 할 수 있다. </w:t>
      </w:r>
    </w:p>
    <w:p w14:paraId="5251CDB5" w14:textId="77777777" w:rsidR="00497855" w:rsidRDefault="00497855" w:rsidP="00497855">
      <w:pPr>
        <w:spacing w:line="360" w:lineRule="auto"/>
        <w:jc w:val="both"/>
        <w:rPr>
          <w:rFonts w:ascii="맑은 고딕" w:eastAsia="맑은 고딕" w:hAnsi="맑은 고딕" w:cs="맑은 고딕"/>
        </w:rPr>
      </w:pPr>
    </w:p>
    <w:p w14:paraId="06A29981" w14:textId="77777777" w:rsidR="00167622" w:rsidRDefault="00497855">
      <w:pPr>
        <w:keepNext/>
        <w:spacing w:line="360" w:lineRule="auto"/>
        <w:jc w:val="center"/>
        <w:rPr>
          <w:ins w:id="2026" w:author="고광표" w:date="2018-04-17T03:37:00Z"/>
        </w:rPr>
        <w:pPrChange w:id="2027" w:author="고광표" w:date="2018-04-17T03:37:00Z">
          <w:pPr>
            <w:spacing w:line="360" w:lineRule="auto"/>
            <w:jc w:val="center"/>
          </w:pPr>
        </w:pPrChange>
      </w:pPr>
      <w:r>
        <w:rPr>
          <w:rFonts w:ascii="맑은 고딕" w:eastAsia="맑은 고딕" w:hAnsi="맑은 고딕" w:cs="맑은 고딕"/>
          <w:noProof/>
        </w:rPr>
        <w:lastRenderedPageBreak/>
        <w:drawing>
          <wp:inline distT="114300" distB="114300" distL="114300" distR="114300" wp14:anchorId="4BBA7828" wp14:editId="4BA07DEF">
            <wp:extent cx="1885950" cy="3095625"/>
            <wp:effectExtent l="0" t="0" r="0" b="0"/>
            <wp:docPr id="23"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5"/>
                    <a:srcRect l="13953" t="2359" r="53156" b="1769"/>
                    <a:stretch>
                      <a:fillRect/>
                    </a:stretch>
                  </pic:blipFill>
                  <pic:spPr>
                    <a:xfrm>
                      <a:off x="0" y="0"/>
                      <a:ext cx="1885950" cy="3095625"/>
                    </a:xfrm>
                    <a:prstGeom prst="rect">
                      <a:avLst/>
                    </a:prstGeom>
                    <a:ln/>
                  </pic:spPr>
                </pic:pic>
              </a:graphicData>
            </a:graphic>
          </wp:inline>
        </w:drawing>
      </w:r>
    </w:p>
    <w:p w14:paraId="274D7105" w14:textId="40386C81" w:rsidR="00497855" w:rsidDel="00167622" w:rsidRDefault="00167622">
      <w:pPr>
        <w:pStyle w:val="aa"/>
        <w:jc w:val="center"/>
        <w:rPr>
          <w:del w:id="2028" w:author="고광표" w:date="2018-04-17T03:37:00Z"/>
          <w:rFonts w:ascii="맑은 고딕" w:eastAsia="맑은 고딕" w:hAnsi="맑은 고딕" w:cs="맑은 고딕"/>
        </w:rPr>
        <w:pPrChange w:id="2029" w:author="고광표" w:date="2018-04-17T03:37:00Z">
          <w:pPr>
            <w:spacing w:line="360" w:lineRule="auto"/>
            <w:jc w:val="center"/>
          </w:pPr>
        </w:pPrChange>
      </w:pPr>
      <w:bookmarkStart w:id="2030" w:name="_Toc512193218"/>
      <w:ins w:id="2031" w:author="고광표" w:date="2018-04-17T03:37:00Z">
        <w:r>
          <w:t xml:space="preserve">그림 </w:t>
        </w:r>
        <w:r>
          <w:rPr>
            <w:b w:val="0"/>
            <w:bCs w:val="0"/>
          </w:rPr>
          <w:fldChar w:fldCharType="begin"/>
        </w:r>
        <w:r>
          <w:instrText xml:space="preserve"> SEQ 그림 \* ARABIC </w:instrText>
        </w:r>
      </w:ins>
      <w:r>
        <w:rPr>
          <w:b w:val="0"/>
          <w:bCs w:val="0"/>
        </w:rPr>
        <w:fldChar w:fldCharType="separate"/>
      </w:r>
      <w:ins w:id="2032" w:author="고광표" w:date="2018-04-19T19:08:00Z">
        <w:r w:rsidR="004E1911">
          <w:rPr>
            <w:noProof/>
          </w:rPr>
          <w:t>19</w:t>
        </w:r>
      </w:ins>
      <w:ins w:id="2033" w:author="고광표" w:date="2018-04-17T03:37:00Z">
        <w:r>
          <w:rPr>
            <w:b w:val="0"/>
            <w:bCs w:val="0"/>
          </w:rPr>
          <w:fldChar w:fldCharType="end"/>
        </w:r>
        <w:r>
          <w:t xml:space="preserve">. </w:t>
        </w:r>
        <w:r>
          <w:rPr>
            <w:rFonts w:hint="eastAsia"/>
          </w:rPr>
          <w:t>He</w:t>
        </w:r>
        <w:r>
          <w:t xml:space="preserve">lpee </w:t>
        </w:r>
        <w:r>
          <w:rPr>
            <w:rFonts w:hint="eastAsia"/>
          </w:rPr>
          <w:t>봉사 수락 알림</w:t>
        </w:r>
      </w:ins>
      <w:bookmarkEnd w:id="2030"/>
    </w:p>
    <w:p w14:paraId="60F5A59B" w14:textId="1795ABB1" w:rsidR="00497855" w:rsidRDefault="00497855">
      <w:pPr>
        <w:pStyle w:val="aa"/>
        <w:jc w:val="center"/>
        <w:rPr>
          <w:rFonts w:ascii="맑은 고딕" w:eastAsia="맑은 고딕" w:hAnsi="맑은 고딕" w:cs="맑은 고딕"/>
        </w:rPr>
        <w:pPrChange w:id="2034" w:author="고광표" w:date="2018-04-17T03:37:00Z">
          <w:pPr>
            <w:spacing w:line="360" w:lineRule="auto"/>
            <w:jc w:val="center"/>
          </w:pPr>
        </w:pPrChange>
      </w:pPr>
      <w:del w:id="2035" w:author="고광표" w:date="2018-04-17T03:37:00Z">
        <w:r w:rsidDel="00167622">
          <w:rPr>
            <w:rFonts w:ascii="맑은 고딕" w:eastAsia="맑은 고딕" w:hAnsi="맑은 고딕" w:cs="맑은 고딕"/>
          </w:rPr>
          <w:delText>그림 15: Helpee 봉사 수락 알림</w:delText>
        </w:r>
      </w:del>
    </w:p>
    <w:p w14:paraId="4ADF0E83" w14:textId="63E85EC5"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 xml:space="preserve"> Helper가 맞춤 검색하기 Feature 또는 위치 검색하기 Feature로 봉사를 자원하면 그림 1</w:t>
      </w:r>
      <w:ins w:id="2036" w:author="고광표" w:date="2018-04-17T03:37:00Z">
        <w:r w:rsidR="00167622">
          <w:rPr>
            <w:rFonts w:ascii="맑은 고딕" w:eastAsia="맑은 고딕" w:hAnsi="맑은 고딕" w:cs="맑은 고딕"/>
          </w:rPr>
          <w:t>9</w:t>
        </w:r>
      </w:ins>
      <w:del w:id="2037" w:author="고광표" w:date="2018-04-17T03:37:00Z">
        <w:r w:rsidDel="00167622">
          <w:rPr>
            <w:rFonts w:ascii="맑은 고딕" w:eastAsia="맑은 고딕" w:hAnsi="맑은 고딕" w:cs="맑은 고딕"/>
          </w:rPr>
          <w:delText>5</w:delText>
        </w:r>
      </w:del>
      <w:r>
        <w:rPr>
          <w:rFonts w:ascii="맑은 고딕" w:eastAsia="맑은 고딕" w:hAnsi="맑은 고딕" w:cs="맑은 고딕"/>
        </w:rPr>
        <w:t xml:space="preserve">처럼 자원봉사자 자원 알림 받기 Feature에 해당하는 Helpee에게 봉사 수락 알림이 간다.  </w:t>
      </w:r>
    </w:p>
    <w:p w14:paraId="6A3CA44F" w14:textId="77777777" w:rsidR="00497855" w:rsidRDefault="00497855" w:rsidP="00497855">
      <w:pPr>
        <w:spacing w:line="360" w:lineRule="auto"/>
        <w:jc w:val="both"/>
        <w:rPr>
          <w:rFonts w:ascii="맑은 고딕" w:eastAsia="맑은 고딕" w:hAnsi="맑은 고딕" w:cs="맑은 고딕"/>
        </w:rPr>
      </w:pPr>
    </w:p>
    <w:p w14:paraId="636027AE" w14:textId="77777777" w:rsidR="00167622" w:rsidRDefault="00497855">
      <w:pPr>
        <w:keepNext/>
        <w:spacing w:line="360" w:lineRule="auto"/>
        <w:jc w:val="center"/>
        <w:rPr>
          <w:ins w:id="2038" w:author="고광표" w:date="2018-04-17T03:37:00Z"/>
        </w:rPr>
        <w:pPrChange w:id="2039" w:author="고광표" w:date="2018-04-17T03:37:00Z">
          <w:pPr>
            <w:spacing w:line="360" w:lineRule="auto"/>
            <w:jc w:val="center"/>
          </w:pPr>
        </w:pPrChange>
      </w:pPr>
      <w:r>
        <w:rPr>
          <w:rFonts w:ascii="맑은 고딕" w:eastAsia="맑은 고딕" w:hAnsi="맑은 고딕" w:cs="맑은 고딕"/>
          <w:noProof/>
        </w:rPr>
        <w:drawing>
          <wp:inline distT="114300" distB="114300" distL="114300" distR="114300" wp14:anchorId="670C06C6" wp14:editId="536CC8AC">
            <wp:extent cx="1971675" cy="3228975"/>
            <wp:effectExtent l="0" t="0" r="0" b="0"/>
            <wp:docPr id="1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8"/>
                    <a:srcRect l="13289" r="52325"/>
                    <a:stretch>
                      <a:fillRect/>
                    </a:stretch>
                  </pic:blipFill>
                  <pic:spPr>
                    <a:xfrm>
                      <a:off x="0" y="0"/>
                      <a:ext cx="1971675" cy="3228975"/>
                    </a:xfrm>
                    <a:prstGeom prst="rect">
                      <a:avLst/>
                    </a:prstGeom>
                    <a:ln/>
                  </pic:spPr>
                </pic:pic>
              </a:graphicData>
            </a:graphic>
          </wp:inline>
        </w:drawing>
      </w:r>
    </w:p>
    <w:p w14:paraId="33785A0B" w14:textId="7B168196" w:rsidR="00497855" w:rsidDel="00167622" w:rsidRDefault="00167622">
      <w:pPr>
        <w:pStyle w:val="aa"/>
        <w:jc w:val="center"/>
        <w:rPr>
          <w:del w:id="2040" w:author="고광표" w:date="2018-04-17T03:37:00Z"/>
          <w:rFonts w:ascii="맑은 고딕" w:eastAsia="맑은 고딕" w:hAnsi="맑은 고딕" w:cs="맑은 고딕"/>
        </w:rPr>
        <w:pPrChange w:id="2041" w:author="고광표" w:date="2018-04-17T03:37:00Z">
          <w:pPr>
            <w:spacing w:line="360" w:lineRule="auto"/>
            <w:jc w:val="center"/>
          </w:pPr>
        </w:pPrChange>
      </w:pPr>
      <w:bookmarkStart w:id="2042" w:name="_Toc512193219"/>
      <w:ins w:id="2043" w:author="고광표" w:date="2018-04-17T03:37:00Z">
        <w:r>
          <w:t xml:space="preserve">그림 </w:t>
        </w:r>
        <w:r>
          <w:rPr>
            <w:b w:val="0"/>
            <w:bCs w:val="0"/>
          </w:rPr>
          <w:fldChar w:fldCharType="begin"/>
        </w:r>
        <w:r>
          <w:instrText xml:space="preserve"> SEQ 그림 \* ARABIC </w:instrText>
        </w:r>
      </w:ins>
      <w:r>
        <w:rPr>
          <w:b w:val="0"/>
          <w:bCs w:val="0"/>
        </w:rPr>
        <w:fldChar w:fldCharType="separate"/>
      </w:r>
      <w:ins w:id="2044" w:author="고광표" w:date="2018-04-19T19:08:00Z">
        <w:r w:rsidR="004E1911">
          <w:rPr>
            <w:noProof/>
          </w:rPr>
          <w:t>20</w:t>
        </w:r>
      </w:ins>
      <w:ins w:id="2045" w:author="고광표" w:date="2018-04-17T03:37:00Z">
        <w:r>
          <w:rPr>
            <w:b w:val="0"/>
            <w:bCs w:val="0"/>
          </w:rPr>
          <w:fldChar w:fldCharType="end"/>
        </w:r>
        <w:r>
          <w:t xml:space="preserve">. </w:t>
        </w:r>
        <w:r>
          <w:rPr>
            <w:rFonts w:hint="eastAsia"/>
          </w:rPr>
          <w:t>He</w:t>
        </w:r>
        <w:r>
          <w:t>lper</w:t>
        </w:r>
        <w:r>
          <w:rPr>
            <w:rFonts w:hint="eastAsia"/>
          </w:rPr>
          <w:t xml:space="preserve">가 봉사 지원한 후 </w:t>
        </w:r>
        <w:r>
          <w:t xml:space="preserve">Helpee </w:t>
        </w:r>
        <w:r>
          <w:rPr>
            <w:rFonts w:hint="eastAsia"/>
          </w:rPr>
          <w:t>메인 페이지</w:t>
        </w:r>
      </w:ins>
      <w:bookmarkEnd w:id="2042"/>
    </w:p>
    <w:p w14:paraId="2B232EB1" w14:textId="5C1AEF97" w:rsidR="00497855" w:rsidRDefault="00497855">
      <w:pPr>
        <w:pStyle w:val="aa"/>
        <w:jc w:val="center"/>
        <w:rPr>
          <w:rFonts w:ascii="맑은 고딕" w:eastAsia="맑은 고딕" w:hAnsi="맑은 고딕" w:cs="맑은 고딕"/>
        </w:rPr>
        <w:pPrChange w:id="2046" w:author="고광표" w:date="2018-04-17T03:37:00Z">
          <w:pPr>
            <w:spacing w:line="360" w:lineRule="auto"/>
            <w:jc w:val="center"/>
          </w:pPr>
        </w:pPrChange>
      </w:pPr>
      <w:del w:id="2047" w:author="고광표" w:date="2018-04-17T03:37:00Z">
        <w:r w:rsidDel="00167622">
          <w:rPr>
            <w:rFonts w:ascii="맑은 고딕" w:eastAsia="맑은 고딕" w:hAnsi="맑은 고딕" w:cs="맑은 고딕"/>
          </w:rPr>
          <w:delText>그림 16: Helper가 봉사 자원한 후 Helpee 메인 페이지</w:delText>
        </w:r>
      </w:del>
    </w:p>
    <w:p w14:paraId="7FC2F5D8" w14:textId="4223BBCA" w:rsidR="00497855" w:rsidDel="00784F04" w:rsidRDefault="00497855" w:rsidP="00497855">
      <w:pPr>
        <w:spacing w:line="360" w:lineRule="auto"/>
        <w:rPr>
          <w:del w:id="2048" w:author="고광표" w:date="2018-04-17T04:24:00Z"/>
          <w:rFonts w:ascii="맑은 고딕" w:eastAsia="맑은 고딕" w:hAnsi="맑은 고딕" w:cs="맑은 고딕"/>
        </w:rPr>
      </w:pPr>
      <w:r>
        <w:rPr>
          <w:rFonts w:ascii="맑은 고딕" w:eastAsia="맑은 고딕" w:hAnsi="맑은 고딕" w:cs="맑은 고딕"/>
        </w:rPr>
        <w:t xml:space="preserve"> Helper가 Helpee가 등록한 봉사를 자원하면 Helpee의 메인 페이지에는 그림 </w:t>
      </w:r>
      <w:ins w:id="2049" w:author="고광표" w:date="2018-04-17T03:37:00Z">
        <w:r w:rsidR="00167622">
          <w:rPr>
            <w:rFonts w:ascii="맑은 고딕" w:eastAsia="맑은 고딕" w:hAnsi="맑은 고딕" w:cs="맑은 고딕"/>
          </w:rPr>
          <w:t>20</w:t>
        </w:r>
      </w:ins>
      <w:del w:id="2050" w:author="고광표" w:date="2018-04-17T03:37:00Z">
        <w:r w:rsidDel="00167622">
          <w:rPr>
            <w:rFonts w:ascii="맑은 고딕" w:eastAsia="맑은 고딕" w:hAnsi="맑은 고딕" w:cs="맑은 고딕"/>
          </w:rPr>
          <w:delText>16</w:delText>
        </w:r>
      </w:del>
      <w:r>
        <w:rPr>
          <w:rFonts w:ascii="맑은 고딕" w:eastAsia="맑은 고딕" w:hAnsi="맑은 고딕" w:cs="맑은 고딕"/>
        </w:rPr>
        <w:t>과 같이 “봉사를 신청한 지원자가 있습니다”라는 알림이 생긴다.</w:t>
      </w:r>
    </w:p>
    <w:p w14:paraId="755E4C7D" w14:textId="77777777" w:rsidR="00497855" w:rsidRDefault="00497855" w:rsidP="00497855">
      <w:pPr>
        <w:spacing w:line="360" w:lineRule="auto"/>
        <w:rPr>
          <w:rFonts w:ascii="맑은 고딕" w:eastAsia="맑은 고딕" w:hAnsi="맑은 고딕" w:cs="맑은 고딕"/>
        </w:rPr>
      </w:pPr>
    </w:p>
    <w:p w14:paraId="6B3525BC" w14:textId="77777777" w:rsidR="00167622" w:rsidRDefault="00497855">
      <w:pPr>
        <w:keepNext/>
        <w:spacing w:line="360" w:lineRule="auto"/>
        <w:jc w:val="center"/>
        <w:rPr>
          <w:ins w:id="2051" w:author="고광표" w:date="2018-04-17T03:37:00Z"/>
        </w:rPr>
        <w:pPrChange w:id="2052" w:author="고광표" w:date="2018-04-17T03:37:00Z">
          <w:pPr>
            <w:spacing w:line="360" w:lineRule="auto"/>
            <w:jc w:val="center"/>
          </w:pPr>
        </w:pPrChange>
      </w:pPr>
      <w:r>
        <w:rPr>
          <w:rFonts w:ascii="맑은 고딕" w:eastAsia="맑은 고딕" w:hAnsi="맑은 고딕" w:cs="맑은 고딕"/>
          <w:noProof/>
        </w:rPr>
        <w:lastRenderedPageBreak/>
        <w:drawing>
          <wp:inline distT="114300" distB="114300" distL="114300" distR="114300" wp14:anchorId="0F5B5A29" wp14:editId="3E9E8B0C">
            <wp:extent cx="1914525" cy="3095625"/>
            <wp:effectExtent l="0" t="0" r="0" b="0"/>
            <wp:docPr id="1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9"/>
                    <a:srcRect l="13953" t="2359" r="52657" b="1769"/>
                    <a:stretch>
                      <a:fillRect/>
                    </a:stretch>
                  </pic:blipFill>
                  <pic:spPr>
                    <a:xfrm>
                      <a:off x="0" y="0"/>
                      <a:ext cx="1914525" cy="3095625"/>
                    </a:xfrm>
                    <a:prstGeom prst="rect">
                      <a:avLst/>
                    </a:prstGeom>
                    <a:ln/>
                  </pic:spPr>
                </pic:pic>
              </a:graphicData>
            </a:graphic>
          </wp:inline>
        </w:drawing>
      </w:r>
    </w:p>
    <w:p w14:paraId="3DA93C57" w14:textId="557D84FA" w:rsidR="00497855" w:rsidDel="00167622" w:rsidRDefault="00167622">
      <w:pPr>
        <w:pStyle w:val="aa"/>
        <w:jc w:val="center"/>
        <w:rPr>
          <w:del w:id="2053" w:author="고광표" w:date="2018-04-17T03:37:00Z"/>
          <w:rFonts w:ascii="맑은 고딕" w:eastAsia="맑은 고딕" w:hAnsi="맑은 고딕" w:cs="맑은 고딕"/>
        </w:rPr>
        <w:pPrChange w:id="2054" w:author="고광표" w:date="2018-04-17T03:37:00Z">
          <w:pPr>
            <w:spacing w:line="360" w:lineRule="auto"/>
            <w:jc w:val="center"/>
          </w:pPr>
        </w:pPrChange>
      </w:pPr>
      <w:bookmarkStart w:id="2055" w:name="_Toc512193220"/>
      <w:ins w:id="2056" w:author="고광표" w:date="2018-04-17T03:37:00Z">
        <w:r>
          <w:t xml:space="preserve">그림 </w:t>
        </w:r>
        <w:r>
          <w:rPr>
            <w:b w:val="0"/>
            <w:bCs w:val="0"/>
          </w:rPr>
          <w:fldChar w:fldCharType="begin"/>
        </w:r>
        <w:r>
          <w:instrText xml:space="preserve"> SEQ 그림 \* ARABIC </w:instrText>
        </w:r>
      </w:ins>
      <w:r>
        <w:rPr>
          <w:b w:val="0"/>
          <w:bCs w:val="0"/>
        </w:rPr>
        <w:fldChar w:fldCharType="separate"/>
      </w:r>
      <w:ins w:id="2057" w:author="고광표" w:date="2018-04-19T19:08:00Z">
        <w:r w:rsidR="004E1911">
          <w:rPr>
            <w:noProof/>
          </w:rPr>
          <w:t>21</w:t>
        </w:r>
      </w:ins>
      <w:ins w:id="2058" w:author="고광표" w:date="2018-04-17T03:37:00Z">
        <w:r>
          <w:rPr>
            <w:b w:val="0"/>
            <w:bCs w:val="0"/>
          </w:rPr>
          <w:fldChar w:fldCharType="end"/>
        </w:r>
        <w:r>
          <w:t xml:space="preserve">. Helpee </w:t>
        </w:r>
        <w:r>
          <w:rPr>
            <w:rFonts w:hint="eastAsia"/>
          </w:rPr>
          <w:t>봉사 수락 페이지</w:t>
        </w:r>
      </w:ins>
      <w:bookmarkEnd w:id="2055"/>
    </w:p>
    <w:p w14:paraId="207CA2DC" w14:textId="65D24804" w:rsidR="00497855" w:rsidRDefault="00497855">
      <w:pPr>
        <w:pStyle w:val="aa"/>
        <w:jc w:val="center"/>
        <w:rPr>
          <w:rFonts w:ascii="맑은 고딕" w:eastAsia="맑은 고딕" w:hAnsi="맑은 고딕" w:cs="맑은 고딕"/>
        </w:rPr>
        <w:pPrChange w:id="2059" w:author="고광표" w:date="2018-04-17T03:37:00Z">
          <w:pPr>
            <w:spacing w:line="360" w:lineRule="auto"/>
            <w:jc w:val="center"/>
          </w:pPr>
        </w:pPrChange>
      </w:pPr>
      <w:del w:id="2060" w:author="고광표" w:date="2018-04-17T03:37:00Z">
        <w:r w:rsidDel="00167622">
          <w:rPr>
            <w:rFonts w:ascii="맑은 고딕" w:eastAsia="맑은 고딕" w:hAnsi="맑은 고딕" w:cs="맑은 고딕"/>
          </w:rPr>
          <w:delText>그림 17: Helpee 봉사 수락 페이지</w:delText>
        </w:r>
      </w:del>
    </w:p>
    <w:p w14:paraId="68808FCF" w14:textId="5A0F9E3B"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 xml:space="preserve"> 그림 </w:t>
      </w:r>
      <w:ins w:id="2061" w:author="고광표" w:date="2018-04-17T03:38:00Z">
        <w:r w:rsidR="00167622">
          <w:rPr>
            <w:rFonts w:ascii="맑은 고딕" w:eastAsia="맑은 고딕" w:hAnsi="맑은 고딕" w:cs="맑은 고딕"/>
          </w:rPr>
          <w:t>21</w:t>
        </w:r>
      </w:ins>
      <w:del w:id="2062" w:author="고광표" w:date="2018-04-17T03:38:00Z">
        <w:r w:rsidDel="00167622">
          <w:rPr>
            <w:rFonts w:ascii="맑은 고딕" w:eastAsia="맑은 고딕" w:hAnsi="맑은 고딕" w:cs="맑은 고딕"/>
          </w:rPr>
          <w:delText>17</w:delText>
        </w:r>
      </w:del>
      <w:r>
        <w:rPr>
          <w:rFonts w:ascii="맑은 고딕" w:eastAsia="맑은 고딕" w:hAnsi="맑은 고딕" w:cs="맑은 고딕"/>
        </w:rPr>
        <w:t>은 Helpee가 Helper의 봉사 자원을 수락하는 자원봉사자 봉사 자원 승낙하기 Feature이다. HELPEE는 자신이 등록한 봉사에 자원한 자원봉사자들의 리스트 중 한 사람을 선택하여 봉사 자원을 승낙할 수 있다.</w:t>
      </w:r>
    </w:p>
    <w:p w14:paraId="2719F9C1" w14:textId="77777777" w:rsidR="00497855" w:rsidRDefault="00497855" w:rsidP="00497855">
      <w:pPr>
        <w:spacing w:line="360" w:lineRule="auto"/>
        <w:jc w:val="both"/>
        <w:rPr>
          <w:rFonts w:ascii="맑은 고딕" w:eastAsia="맑은 고딕" w:hAnsi="맑은 고딕" w:cs="맑은 고딕"/>
          <w:sz w:val="24"/>
          <w:szCs w:val="24"/>
        </w:rPr>
      </w:pPr>
    </w:p>
    <w:p w14:paraId="2F5BD584" w14:textId="77777777" w:rsidR="00167622" w:rsidRDefault="00497855">
      <w:pPr>
        <w:keepNext/>
        <w:spacing w:line="360" w:lineRule="auto"/>
        <w:jc w:val="center"/>
        <w:rPr>
          <w:ins w:id="2063" w:author="고광표" w:date="2018-04-17T03:38:00Z"/>
        </w:rPr>
        <w:pPrChange w:id="2064" w:author="고광표" w:date="2018-04-17T03:38:00Z">
          <w:pPr>
            <w:spacing w:line="360" w:lineRule="auto"/>
            <w:jc w:val="center"/>
          </w:pPr>
        </w:pPrChange>
      </w:pPr>
      <w:r>
        <w:rPr>
          <w:rFonts w:ascii="맑은 고딕" w:eastAsia="맑은 고딕" w:hAnsi="맑은 고딕" w:cs="맑은 고딕"/>
          <w:noProof/>
        </w:rPr>
        <w:drawing>
          <wp:inline distT="114300" distB="114300" distL="114300" distR="114300" wp14:anchorId="63490F05" wp14:editId="04D20D7C">
            <wp:extent cx="1933575" cy="3105150"/>
            <wp:effectExtent l="0" t="0" r="0" b="0"/>
            <wp:docPr id="28"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30"/>
                    <a:srcRect l="50332" t="2359" r="15946" b="1474"/>
                    <a:stretch>
                      <a:fillRect/>
                    </a:stretch>
                  </pic:blipFill>
                  <pic:spPr>
                    <a:xfrm>
                      <a:off x="0" y="0"/>
                      <a:ext cx="1933575" cy="3105150"/>
                    </a:xfrm>
                    <a:prstGeom prst="rect">
                      <a:avLst/>
                    </a:prstGeom>
                    <a:ln/>
                  </pic:spPr>
                </pic:pic>
              </a:graphicData>
            </a:graphic>
          </wp:inline>
        </w:drawing>
      </w:r>
    </w:p>
    <w:p w14:paraId="2A8F16C3" w14:textId="137968B1" w:rsidR="00497855" w:rsidDel="00167622" w:rsidRDefault="00167622">
      <w:pPr>
        <w:pStyle w:val="aa"/>
        <w:jc w:val="center"/>
        <w:rPr>
          <w:del w:id="2065" w:author="고광표" w:date="2018-04-17T03:38:00Z"/>
          <w:rFonts w:ascii="맑은 고딕" w:eastAsia="맑은 고딕" w:hAnsi="맑은 고딕" w:cs="맑은 고딕"/>
        </w:rPr>
        <w:pPrChange w:id="2066" w:author="고광표" w:date="2018-04-17T03:38:00Z">
          <w:pPr>
            <w:spacing w:line="360" w:lineRule="auto"/>
            <w:jc w:val="center"/>
          </w:pPr>
        </w:pPrChange>
      </w:pPr>
      <w:bookmarkStart w:id="2067" w:name="_Toc512193221"/>
      <w:ins w:id="2068" w:author="고광표" w:date="2018-04-17T03:38:00Z">
        <w:r>
          <w:t xml:space="preserve">그림 </w:t>
        </w:r>
        <w:r>
          <w:rPr>
            <w:b w:val="0"/>
            <w:bCs w:val="0"/>
          </w:rPr>
          <w:fldChar w:fldCharType="begin"/>
        </w:r>
        <w:r>
          <w:instrText xml:space="preserve"> SEQ 그림 \* ARABIC </w:instrText>
        </w:r>
      </w:ins>
      <w:r>
        <w:rPr>
          <w:b w:val="0"/>
          <w:bCs w:val="0"/>
        </w:rPr>
        <w:fldChar w:fldCharType="separate"/>
      </w:r>
      <w:ins w:id="2069" w:author="고광표" w:date="2018-04-19T19:08:00Z">
        <w:r w:rsidR="004E1911">
          <w:rPr>
            <w:noProof/>
          </w:rPr>
          <w:t>22</w:t>
        </w:r>
      </w:ins>
      <w:ins w:id="2070" w:author="고광표" w:date="2018-04-17T03:38:00Z">
        <w:r>
          <w:rPr>
            <w:b w:val="0"/>
            <w:bCs w:val="0"/>
          </w:rPr>
          <w:fldChar w:fldCharType="end"/>
        </w:r>
        <w:r>
          <w:t xml:space="preserve">. Helper </w:t>
        </w:r>
        <w:r>
          <w:rPr>
            <w:rFonts w:hint="eastAsia"/>
          </w:rPr>
          <w:t>매칭 완료 알림</w:t>
        </w:r>
      </w:ins>
      <w:bookmarkEnd w:id="2067"/>
    </w:p>
    <w:p w14:paraId="4E6912C7" w14:textId="740F6831" w:rsidR="00497855" w:rsidRDefault="00497855">
      <w:pPr>
        <w:pStyle w:val="aa"/>
        <w:jc w:val="center"/>
        <w:rPr>
          <w:rFonts w:ascii="맑은 고딕" w:eastAsia="맑은 고딕" w:hAnsi="맑은 고딕" w:cs="맑은 고딕"/>
        </w:rPr>
        <w:pPrChange w:id="2071" w:author="고광표" w:date="2018-04-17T03:38:00Z">
          <w:pPr>
            <w:spacing w:line="360" w:lineRule="auto"/>
            <w:jc w:val="center"/>
          </w:pPr>
        </w:pPrChange>
      </w:pPr>
      <w:del w:id="2072" w:author="고광표" w:date="2018-04-17T03:38:00Z">
        <w:r w:rsidDel="00167622">
          <w:rPr>
            <w:rFonts w:ascii="맑은 고딕" w:eastAsia="맑은 고딕" w:hAnsi="맑은 고딕" w:cs="맑은 고딕"/>
          </w:rPr>
          <w:delText>그림 18: Helper 매칭 완료 알림</w:delText>
        </w:r>
      </w:del>
    </w:p>
    <w:p w14:paraId="30023143" w14:textId="02549D1A"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lastRenderedPageBreak/>
        <w:t xml:space="preserve"> 자원봉사자 봉사 자원 승락하기 Feature에서 Helpee가 Helper의 봉사 자원을 수락하면 Helper에게 봉사 매칭이 완료되었다는 알림이 가는 봉사 매칭 완료 알림 받기 Feature가 그림 </w:t>
      </w:r>
      <w:ins w:id="2073" w:author="고광표" w:date="2018-04-17T03:38:00Z">
        <w:r w:rsidR="00167622">
          <w:rPr>
            <w:rFonts w:ascii="맑은 고딕" w:eastAsia="맑은 고딕" w:hAnsi="맑은 고딕" w:cs="맑은 고딕"/>
          </w:rPr>
          <w:t>22</w:t>
        </w:r>
      </w:ins>
      <w:del w:id="2074" w:author="고광표" w:date="2018-04-17T03:38:00Z">
        <w:r w:rsidDel="00167622">
          <w:rPr>
            <w:rFonts w:ascii="맑은 고딕" w:eastAsia="맑은 고딕" w:hAnsi="맑은 고딕" w:cs="맑은 고딕"/>
          </w:rPr>
          <w:delText>18</w:delText>
        </w:r>
      </w:del>
      <w:r>
        <w:rPr>
          <w:rFonts w:ascii="맑은 고딕" w:eastAsia="맑은 고딕" w:hAnsi="맑은 고딕" w:cs="맑은 고딕"/>
        </w:rPr>
        <w:t>과 같이 수행된다.</w:t>
      </w:r>
    </w:p>
    <w:p w14:paraId="5F28B06E" w14:textId="77777777" w:rsidR="00497855" w:rsidRPr="00167622" w:rsidRDefault="00497855" w:rsidP="00497855">
      <w:pPr>
        <w:spacing w:line="360" w:lineRule="auto"/>
        <w:jc w:val="both"/>
        <w:rPr>
          <w:rFonts w:ascii="맑은 고딕" w:eastAsia="맑은 고딕" w:hAnsi="맑은 고딕" w:cs="맑은 고딕"/>
          <w:sz w:val="24"/>
          <w:szCs w:val="24"/>
        </w:rPr>
      </w:pPr>
    </w:p>
    <w:p w14:paraId="38126B06" w14:textId="77777777" w:rsidR="00167622" w:rsidRDefault="00497855">
      <w:pPr>
        <w:keepNext/>
        <w:spacing w:line="360" w:lineRule="auto"/>
        <w:jc w:val="center"/>
        <w:rPr>
          <w:ins w:id="2075" w:author="고광표" w:date="2018-04-17T03:38:00Z"/>
        </w:rPr>
        <w:pPrChange w:id="2076" w:author="고광표" w:date="2018-04-17T03:38:00Z">
          <w:pPr>
            <w:spacing w:line="360" w:lineRule="auto"/>
            <w:jc w:val="center"/>
          </w:pPr>
        </w:pPrChange>
      </w:pPr>
      <w:r>
        <w:rPr>
          <w:rFonts w:ascii="맑은 고딕" w:eastAsia="맑은 고딕" w:hAnsi="맑은 고딕" w:cs="맑은 고딕"/>
          <w:noProof/>
        </w:rPr>
        <w:drawing>
          <wp:inline distT="114300" distB="114300" distL="114300" distR="114300" wp14:anchorId="095BF949" wp14:editId="28771194">
            <wp:extent cx="1924050" cy="3095625"/>
            <wp:effectExtent l="0" t="0" r="0" b="0"/>
            <wp:docPr id="1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1"/>
                    <a:srcRect l="13621" t="2654" r="52823" b="1474"/>
                    <a:stretch>
                      <a:fillRect/>
                    </a:stretch>
                  </pic:blipFill>
                  <pic:spPr>
                    <a:xfrm>
                      <a:off x="0" y="0"/>
                      <a:ext cx="1924050" cy="3095625"/>
                    </a:xfrm>
                    <a:prstGeom prst="rect">
                      <a:avLst/>
                    </a:prstGeom>
                    <a:ln/>
                  </pic:spPr>
                </pic:pic>
              </a:graphicData>
            </a:graphic>
          </wp:inline>
        </w:drawing>
      </w:r>
    </w:p>
    <w:p w14:paraId="370544AD" w14:textId="720063C2" w:rsidR="00497855" w:rsidDel="00167622" w:rsidRDefault="00167622">
      <w:pPr>
        <w:pStyle w:val="aa"/>
        <w:jc w:val="center"/>
        <w:rPr>
          <w:del w:id="2077" w:author="고광표" w:date="2018-04-17T03:38:00Z"/>
          <w:rFonts w:ascii="맑은 고딕" w:eastAsia="맑은 고딕" w:hAnsi="맑은 고딕" w:cs="맑은 고딕"/>
        </w:rPr>
        <w:pPrChange w:id="2078" w:author="고광표" w:date="2018-04-17T03:38:00Z">
          <w:pPr>
            <w:spacing w:line="360" w:lineRule="auto"/>
            <w:jc w:val="center"/>
          </w:pPr>
        </w:pPrChange>
      </w:pPr>
      <w:bookmarkStart w:id="2079" w:name="_Toc512193222"/>
      <w:ins w:id="2080" w:author="고광표" w:date="2018-04-17T03:38:00Z">
        <w:r>
          <w:t xml:space="preserve">그림 </w:t>
        </w:r>
        <w:r>
          <w:rPr>
            <w:b w:val="0"/>
            <w:bCs w:val="0"/>
          </w:rPr>
          <w:fldChar w:fldCharType="begin"/>
        </w:r>
        <w:r>
          <w:instrText xml:space="preserve"> SEQ 그림 \* ARABIC </w:instrText>
        </w:r>
      </w:ins>
      <w:r>
        <w:rPr>
          <w:b w:val="0"/>
          <w:bCs w:val="0"/>
        </w:rPr>
        <w:fldChar w:fldCharType="separate"/>
      </w:r>
      <w:ins w:id="2081" w:author="고광표" w:date="2018-04-19T19:08:00Z">
        <w:r w:rsidR="004E1911">
          <w:rPr>
            <w:noProof/>
          </w:rPr>
          <w:t>23</w:t>
        </w:r>
      </w:ins>
      <w:ins w:id="2082" w:author="고광표" w:date="2018-04-17T03:38:00Z">
        <w:r>
          <w:rPr>
            <w:b w:val="0"/>
            <w:bCs w:val="0"/>
          </w:rPr>
          <w:fldChar w:fldCharType="end"/>
        </w:r>
        <w:r>
          <w:t>. Helper</w:t>
        </w:r>
        <w:r>
          <w:rPr>
            <w:rFonts w:hint="eastAsia"/>
          </w:rPr>
          <w:t>의 매칭 완료 후 메인 페이지</w:t>
        </w:r>
      </w:ins>
      <w:bookmarkEnd w:id="2079"/>
    </w:p>
    <w:p w14:paraId="60287D15" w14:textId="359B4579" w:rsidR="00497855" w:rsidRDefault="00497855">
      <w:pPr>
        <w:pStyle w:val="aa"/>
        <w:jc w:val="center"/>
        <w:rPr>
          <w:rFonts w:ascii="맑은 고딕" w:eastAsia="맑은 고딕" w:hAnsi="맑은 고딕" w:cs="맑은 고딕"/>
        </w:rPr>
        <w:pPrChange w:id="2083" w:author="고광표" w:date="2018-04-17T03:38:00Z">
          <w:pPr>
            <w:spacing w:line="360" w:lineRule="auto"/>
            <w:jc w:val="center"/>
          </w:pPr>
        </w:pPrChange>
      </w:pPr>
      <w:del w:id="2084" w:author="고광표" w:date="2018-04-17T03:38:00Z">
        <w:r w:rsidDel="00167622">
          <w:rPr>
            <w:rFonts w:ascii="맑은 고딕" w:eastAsia="맑은 고딕" w:hAnsi="맑은 고딕" w:cs="맑은 고딕"/>
          </w:rPr>
          <w:delText>그림 19: Helper의 매칭 완료 후 메인 페이지</w:delText>
        </w:r>
      </w:del>
    </w:p>
    <w:p w14:paraId="0C537F79" w14:textId="4280202B"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 xml:space="preserve">  Helpee가 Helper의 봉사 자원을 수락하면 그림 </w:t>
      </w:r>
      <w:ins w:id="2085" w:author="고광표" w:date="2018-04-17T03:38:00Z">
        <w:r w:rsidR="00167622">
          <w:rPr>
            <w:rFonts w:ascii="맑은 고딕" w:eastAsia="맑은 고딕" w:hAnsi="맑은 고딕" w:cs="맑은 고딕"/>
          </w:rPr>
          <w:t>23</w:t>
        </w:r>
      </w:ins>
      <w:del w:id="2086" w:author="고광표" w:date="2018-04-17T03:38:00Z">
        <w:r w:rsidDel="00167622">
          <w:rPr>
            <w:rFonts w:ascii="맑은 고딕" w:eastAsia="맑은 고딕" w:hAnsi="맑은 고딕" w:cs="맑은 고딕"/>
          </w:rPr>
          <w:delText>19</w:delText>
        </w:r>
      </w:del>
      <w:r>
        <w:rPr>
          <w:rFonts w:ascii="맑은 고딕" w:eastAsia="맑은 고딕" w:hAnsi="맑은 고딕" w:cs="맑은 고딕"/>
        </w:rPr>
        <w:t xml:space="preserve">와 같이 매칭 정보가 “매칭 대기 중”에서 “매칭완료”로 변경된다. </w:t>
      </w:r>
    </w:p>
    <w:p w14:paraId="7A4E0D8F" w14:textId="77777777" w:rsidR="00497855" w:rsidRDefault="00497855" w:rsidP="00497855">
      <w:pPr>
        <w:spacing w:line="360" w:lineRule="auto"/>
        <w:jc w:val="both"/>
        <w:rPr>
          <w:rFonts w:ascii="맑은 고딕" w:eastAsia="맑은 고딕" w:hAnsi="맑은 고딕" w:cs="맑은 고딕"/>
          <w:sz w:val="24"/>
          <w:szCs w:val="24"/>
        </w:rPr>
      </w:pPr>
    </w:p>
    <w:p w14:paraId="0EA3D526" w14:textId="77777777" w:rsidR="00167622" w:rsidRDefault="00497855">
      <w:pPr>
        <w:keepNext/>
        <w:spacing w:line="360" w:lineRule="auto"/>
        <w:jc w:val="center"/>
        <w:rPr>
          <w:ins w:id="2087" w:author="고광표" w:date="2018-04-17T03:38:00Z"/>
        </w:rPr>
        <w:pPrChange w:id="2088" w:author="고광표" w:date="2018-04-17T03:38:00Z">
          <w:pPr>
            <w:spacing w:line="360" w:lineRule="auto"/>
            <w:jc w:val="center"/>
          </w:pPr>
        </w:pPrChange>
      </w:pPr>
      <w:r>
        <w:rPr>
          <w:rFonts w:ascii="맑은 고딕" w:eastAsia="맑은 고딕" w:hAnsi="맑은 고딕" w:cs="맑은 고딕"/>
          <w:noProof/>
        </w:rPr>
        <w:lastRenderedPageBreak/>
        <w:drawing>
          <wp:inline distT="114300" distB="114300" distL="114300" distR="114300" wp14:anchorId="7AEA2D1C" wp14:editId="04D17CEB">
            <wp:extent cx="4057650" cy="3143250"/>
            <wp:effectExtent l="0" t="0" r="0" b="0"/>
            <wp:docPr id="1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2"/>
                    <a:srcRect l="13455" t="2654" r="15780"/>
                    <a:stretch>
                      <a:fillRect/>
                    </a:stretch>
                  </pic:blipFill>
                  <pic:spPr>
                    <a:xfrm>
                      <a:off x="0" y="0"/>
                      <a:ext cx="4057650" cy="3143250"/>
                    </a:xfrm>
                    <a:prstGeom prst="rect">
                      <a:avLst/>
                    </a:prstGeom>
                    <a:ln/>
                  </pic:spPr>
                </pic:pic>
              </a:graphicData>
            </a:graphic>
          </wp:inline>
        </w:drawing>
      </w:r>
    </w:p>
    <w:p w14:paraId="1F6B2787" w14:textId="30A5C4D7" w:rsidR="00497855" w:rsidDel="00167622" w:rsidRDefault="00167622">
      <w:pPr>
        <w:pStyle w:val="aa"/>
        <w:jc w:val="center"/>
        <w:rPr>
          <w:del w:id="2089" w:author="고광표" w:date="2018-04-17T03:39:00Z"/>
          <w:rFonts w:ascii="맑은 고딕" w:eastAsia="맑은 고딕" w:hAnsi="맑은 고딕" w:cs="맑은 고딕"/>
        </w:rPr>
        <w:pPrChange w:id="2090" w:author="고광표" w:date="2018-04-17T03:39:00Z">
          <w:pPr>
            <w:spacing w:line="360" w:lineRule="auto"/>
            <w:jc w:val="center"/>
          </w:pPr>
        </w:pPrChange>
      </w:pPr>
      <w:bookmarkStart w:id="2091" w:name="_Toc512193223"/>
      <w:ins w:id="2092" w:author="고광표" w:date="2018-04-17T03:38:00Z">
        <w:r>
          <w:t xml:space="preserve">그림 </w:t>
        </w:r>
        <w:r>
          <w:rPr>
            <w:b w:val="0"/>
            <w:bCs w:val="0"/>
          </w:rPr>
          <w:fldChar w:fldCharType="begin"/>
        </w:r>
        <w:r>
          <w:instrText xml:space="preserve"> SEQ 그림 \* ARABIC </w:instrText>
        </w:r>
      </w:ins>
      <w:r>
        <w:rPr>
          <w:b w:val="0"/>
          <w:bCs w:val="0"/>
        </w:rPr>
        <w:fldChar w:fldCharType="separate"/>
      </w:r>
      <w:ins w:id="2093" w:author="고광표" w:date="2018-04-19T19:08:00Z">
        <w:r w:rsidR="004E1911">
          <w:rPr>
            <w:noProof/>
          </w:rPr>
          <w:t>24</w:t>
        </w:r>
      </w:ins>
      <w:ins w:id="2094" w:author="고광표" w:date="2018-04-17T03:38:00Z">
        <w:r>
          <w:rPr>
            <w:b w:val="0"/>
            <w:bCs w:val="0"/>
          </w:rPr>
          <w:fldChar w:fldCharType="end"/>
        </w:r>
        <w:r>
          <w:t>. Helper</w:t>
        </w:r>
        <w:r>
          <w:rPr>
            <w:rFonts w:hint="eastAsia"/>
          </w:rPr>
          <w:t xml:space="preserve">와 </w:t>
        </w:r>
        <w:r>
          <w:t>He</w:t>
        </w:r>
      </w:ins>
      <w:ins w:id="2095" w:author="고광표" w:date="2018-04-17T03:39:00Z">
        <w:r>
          <w:t xml:space="preserve">lpee </w:t>
        </w:r>
        <w:r>
          <w:rPr>
            <w:rFonts w:hint="eastAsia"/>
          </w:rPr>
          <w:t>봉사 시작 인증 페이지</w:t>
        </w:r>
      </w:ins>
      <w:bookmarkEnd w:id="2091"/>
    </w:p>
    <w:p w14:paraId="6CD83431" w14:textId="16B7F139" w:rsidR="00497855" w:rsidRDefault="00497855">
      <w:pPr>
        <w:pStyle w:val="aa"/>
        <w:jc w:val="center"/>
        <w:rPr>
          <w:rFonts w:ascii="맑은 고딕" w:eastAsia="맑은 고딕" w:hAnsi="맑은 고딕" w:cs="맑은 고딕"/>
        </w:rPr>
        <w:pPrChange w:id="2096" w:author="고광표" w:date="2018-04-17T03:39:00Z">
          <w:pPr>
            <w:spacing w:line="360" w:lineRule="auto"/>
            <w:jc w:val="center"/>
          </w:pPr>
        </w:pPrChange>
      </w:pPr>
      <w:del w:id="2097" w:author="고광표" w:date="2018-04-17T03:39:00Z">
        <w:r w:rsidDel="00167622">
          <w:rPr>
            <w:rFonts w:ascii="맑은 고딕" w:eastAsia="맑은 고딕" w:hAnsi="맑은 고딕" w:cs="맑은 고딕"/>
          </w:rPr>
          <w:delText>그림 20: Helper와 Helpee 봉사 시작 인증 페이지</w:delText>
        </w:r>
      </w:del>
    </w:p>
    <w:p w14:paraId="3D5726F3" w14:textId="1A690F9F"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 xml:space="preserve"> Helper와 Helpee가 약속한 시간에 약속 장소에서 만나 봉사를 시작하기 위해 메인 페이지에서 “시작하기” 버튼을 누르면 봉사 시작 하기 Feature로 넘어간다. 먼저 그림 2</w:t>
      </w:r>
      <w:ins w:id="2098" w:author="고광표" w:date="2018-04-17T03:39:00Z">
        <w:r w:rsidR="00167622">
          <w:rPr>
            <w:rFonts w:ascii="맑은 고딕" w:eastAsia="맑은 고딕" w:hAnsi="맑은 고딕" w:cs="맑은 고딕"/>
          </w:rPr>
          <w:t>4</w:t>
        </w:r>
      </w:ins>
      <w:del w:id="2099" w:author="고광표" w:date="2018-04-17T03:39:00Z">
        <w:r w:rsidDel="00167622">
          <w:rPr>
            <w:rFonts w:ascii="맑은 고딕" w:eastAsia="맑은 고딕" w:hAnsi="맑은 고딕" w:cs="맑은 고딕"/>
          </w:rPr>
          <w:delText>0</w:delText>
        </w:r>
      </w:del>
      <w:ins w:id="2100" w:author="고광표" w:date="2018-04-17T03:39:00Z">
        <w:r w:rsidR="00167622">
          <w:rPr>
            <w:rFonts w:ascii="맑은 고딕" w:eastAsia="맑은 고딕" w:hAnsi="맑은 고딕" w:cs="맑은 고딕" w:hint="eastAsia"/>
          </w:rPr>
          <w:t>와</w:t>
        </w:r>
      </w:ins>
      <w:del w:id="2101" w:author="고광표" w:date="2018-04-17T03:39:00Z">
        <w:r w:rsidDel="00167622">
          <w:rPr>
            <w:rFonts w:ascii="맑은 고딕" w:eastAsia="맑은 고딕" w:hAnsi="맑은 고딕" w:cs="맑은 고딕"/>
          </w:rPr>
          <w:delText>과</w:delText>
        </w:r>
      </w:del>
      <w:r>
        <w:rPr>
          <w:rFonts w:ascii="맑은 고딕" w:eastAsia="맑은 고딕" w:hAnsi="맑은 고딕" w:cs="맑은 고딕"/>
        </w:rPr>
        <w:t xml:space="preserve"> 같은 인증 페이지가 나온다. 이 페이지에는 </w:t>
      </w:r>
      <w:del w:id="2102" w:author="고광표" w:date="2018-04-17T03:38:00Z">
        <w:r w:rsidDel="00167622">
          <w:rPr>
            <w:rFonts w:ascii="맑은 고딕" w:eastAsia="맑은 고딕" w:hAnsi="맑은 고딕" w:cs="맑은 고딕"/>
          </w:rPr>
          <w:delText xml:space="preserve"> </w:delText>
        </w:r>
      </w:del>
      <w:r>
        <w:rPr>
          <w:rFonts w:ascii="맑은 고딕" w:eastAsia="맑은 고딕" w:hAnsi="맑은 고딕" w:cs="맑은 고딕"/>
        </w:rPr>
        <w:t>버튼이 눌리면 서버에서 랜덤으로 인증용 4자리 숫자를 각 사용자의 화면에 출력하고 “HELPER”와 “HELPEE”는 서로의 번호를 교환하여 앱에 입력하면 서버로 해당 번호가 전송된다. 서버에서 번호 인증이 완료되면 인증완료 시간을 봉사 시작 시간으로 간주한다.</w:t>
      </w:r>
    </w:p>
    <w:p w14:paraId="537E0886" w14:textId="77777777" w:rsidR="00497855" w:rsidRDefault="00497855" w:rsidP="00497855">
      <w:pPr>
        <w:spacing w:line="360" w:lineRule="auto"/>
        <w:jc w:val="both"/>
        <w:rPr>
          <w:rFonts w:ascii="맑은 고딕" w:eastAsia="맑은 고딕" w:hAnsi="맑은 고딕" w:cs="맑은 고딕"/>
          <w:sz w:val="24"/>
          <w:szCs w:val="24"/>
        </w:rPr>
      </w:pPr>
    </w:p>
    <w:p w14:paraId="0D245FF5" w14:textId="77777777" w:rsidR="00167622" w:rsidRDefault="00497855">
      <w:pPr>
        <w:keepNext/>
        <w:spacing w:line="360" w:lineRule="auto"/>
        <w:jc w:val="center"/>
        <w:rPr>
          <w:ins w:id="2103" w:author="고광표" w:date="2018-04-17T03:39:00Z"/>
        </w:rPr>
        <w:pPrChange w:id="2104" w:author="고광표" w:date="2018-04-17T03:39:00Z">
          <w:pPr>
            <w:spacing w:line="360" w:lineRule="auto"/>
            <w:jc w:val="center"/>
          </w:pPr>
        </w:pPrChange>
      </w:pPr>
      <w:r>
        <w:rPr>
          <w:rFonts w:ascii="맑은 고딕" w:eastAsia="맑은 고딕" w:hAnsi="맑은 고딕" w:cs="맑은 고딕"/>
          <w:noProof/>
        </w:rPr>
        <w:lastRenderedPageBreak/>
        <w:drawing>
          <wp:inline distT="114300" distB="114300" distL="114300" distR="114300" wp14:anchorId="73B1ECA7" wp14:editId="0BD0C619">
            <wp:extent cx="4057650" cy="3162300"/>
            <wp:effectExtent l="0" t="0" r="0" b="0"/>
            <wp:docPr id="30"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33"/>
                    <a:srcRect l="13455" t="2064" r="15780"/>
                    <a:stretch>
                      <a:fillRect/>
                    </a:stretch>
                  </pic:blipFill>
                  <pic:spPr>
                    <a:xfrm>
                      <a:off x="0" y="0"/>
                      <a:ext cx="4057650" cy="3162300"/>
                    </a:xfrm>
                    <a:prstGeom prst="rect">
                      <a:avLst/>
                    </a:prstGeom>
                    <a:ln/>
                  </pic:spPr>
                </pic:pic>
              </a:graphicData>
            </a:graphic>
          </wp:inline>
        </w:drawing>
      </w:r>
    </w:p>
    <w:p w14:paraId="2519EB20" w14:textId="1709C940" w:rsidR="00497855" w:rsidDel="00167622" w:rsidRDefault="00167622">
      <w:pPr>
        <w:pStyle w:val="aa"/>
        <w:jc w:val="center"/>
        <w:rPr>
          <w:del w:id="2105" w:author="고광표" w:date="2018-04-17T03:39:00Z"/>
          <w:rFonts w:ascii="맑은 고딕" w:eastAsia="맑은 고딕" w:hAnsi="맑은 고딕" w:cs="맑은 고딕"/>
        </w:rPr>
        <w:pPrChange w:id="2106" w:author="고광표" w:date="2018-04-17T03:39:00Z">
          <w:pPr>
            <w:spacing w:line="360" w:lineRule="auto"/>
            <w:jc w:val="center"/>
          </w:pPr>
        </w:pPrChange>
      </w:pPr>
      <w:bookmarkStart w:id="2107" w:name="_Toc512193224"/>
      <w:ins w:id="2108" w:author="고광표" w:date="2018-04-17T03:39:00Z">
        <w:r>
          <w:t xml:space="preserve">그림 </w:t>
        </w:r>
        <w:r>
          <w:rPr>
            <w:b w:val="0"/>
            <w:bCs w:val="0"/>
          </w:rPr>
          <w:fldChar w:fldCharType="begin"/>
        </w:r>
        <w:r>
          <w:instrText xml:space="preserve"> SEQ 그림 \* ARABIC </w:instrText>
        </w:r>
      </w:ins>
      <w:r>
        <w:rPr>
          <w:b w:val="0"/>
          <w:bCs w:val="0"/>
        </w:rPr>
        <w:fldChar w:fldCharType="separate"/>
      </w:r>
      <w:ins w:id="2109" w:author="고광표" w:date="2018-04-19T19:08:00Z">
        <w:r w:rsidR="004E1911">
          <w:rPr>
            <w:noProof/>
          </w:rPr>
          <w:t>25</w:t>
        </w:r>
      </w:ins>
      <w:ins w:id="2110" w:author="고광표" w:date="2018-04-17T03:39:00Z">
        <w:r>
          <w:rPr>
            <w:b w:val="0"/>
            <w:bCs w:val="0"/>
          </w:rPr>
          <w:fldChar w:fldCharType="end"/>
        </w:r>
        <w:r>
          <w:t>. Helper</w:t>
        </w:r>
        <w:r>
          <w:rPr>
            <w:rFonts w:hint="eastAsia"/>
          </w:rPr>
          <w:t xml:space="preserve">와 </w:t>
        </w:r>
        <w:r>
          <w:t xml:space="preserve">Helpee </w:t>
        </w:r>
        <w:r>
          <w:rPr>
            <w:rFonts w:hint="eastAsia"/>
          </w:rPr>
          <w:t>봉사 시작 인증 후 페이지</w:t>
        </w:r>
      </w:ins>
      <w:bookmarkEnd w:id="2107"/>
    </w:p>
    <w:p w14:paraId="6E5DFA6C" w14:textId="40B130AC" w:rsidR="00497855" w:rsidRDefault="00497855">
      <w:pPr>
        <w:pStyle w:val="aa"/>
        <w:jc w:val="center"/>
        <w:rPr>
          <w:rFonts w:ascii="맑은 고딕" w:eastAsia="맑은 고딕" w:hAnsi="맑은 고딕" w:cs="맑은 고딕"/>
        </w:rPr>
        <w:pPrChange w:id="2111" w:author="고광표" w:date="2018-04-17T03:39:00Z">
          <w:pPr>
            <w:spacing w:line="360" w:lineRule="auto"/>
            <w:jc w:val="center"/>
          </w:pPr>
        </w:pPrChange>
      </w:pPr>
      <w:del w:id="2112" w:author="고광표" w:date="2018-04-17T03:39:00Z">
        <w:r w:rsidDel="00167622">
          <w:rPr>
            <w:rFonts w:ascii="맑은 고딕" w:eastAsia="맑은 고딕" w:hAnsi="맑은 고딕" w:cs="맑은 고딕"/>
          </w:rPr>
          <w:delText>그림 21: Helper와 Helpee 봉사 시작 인증 후 페이지</w:delText>
        </w:r>
      </w:del>
    </w:p>
    <w:p w14:paraId="265CEC3C" w14:textId="21B356A8"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인증을 완료하면 그림 2</w:t>
      </w:r>
      <w:ins w:id="2113" w:author="고광표" w:date="2018-04-17T03:39:00Z">
        <w:r w:rsidR="00167622">
          <w:rPr>
            <w:rFonts w:ascii="맑은 고딕" w:eastAsia="맑은 고딕" w:hAnsi="맑은 고딕" w:cs="맑은 고딕"/>
          </w:rPr>
          <w:t>5</w:t>
        </w:r>
        <w:r w:rsidR="00167622">
          <w:rPr>
            <w:rFonts w:ascii="맑은 고딕" w:eastAsia="맑은 고딕" w:hAnsi="맑은 고딕" w:cs="맑은 고딕" w:hint="eastAsia"/>
          </w:rPr>
          <w:t>와</w:t>
        </w:r>
      </w:ins>
      <w:del w:id="2114" w:author="고광표" w:date="2018-04-17T03:39:00Z">
        <w:r w:rsidDel="00167622">
          <w:rPr>
            <w:rFonts w:ascii="맑은 고딕" w:eastAsia="맑은 고딕" w:hAnsi="맑은 고딕" w:cs="맑은 고딕"/>
          </w:rPr>
          <w:delText>1과</w:delText>
        </w:r>
      </w:del>
      <w:r>
        <w:rPr>
          <w:rFonts w:ascii="맑은 고딕" w:eastAsia="맑은 고딕" w:hAnsi="맑은 고딕" w:cs="맑은 고딕"/>
        </w:rPr>
        <w:t xml:space="preserve"> 같이 Helper와 Helpee의 메인</w:t>
      </w:r>
      <w:ins w:id="2115" w:author="고광표" w:date="2018-04-17T03:39:00Z">
        <w:r w:rsidR="00167622">
          <w:rPr>
            <w:rFonts w:ascii="맑은 고딕" w:eastAsia="맑은 고딕" w:hAnsi="맑은 고딕" w:cs="맑은 고딕" w:hint="eastAsia"/>
          </w:rPr>
          <w:t xml:space="preserve"> </w:t>
        </w:r>
      </w:ins>
      <w:r>
        <w:rPr>
          <w:rFonts w:ascii="맑은 고딕" w:eastAsia="맑은 고딕" w:hAnsi="맑은 고딕" w:cs="맑은 고딕"/>
        </w:rPr>
        <w:t>페이지에서 해당하는 봉사의 상태가 “봉사 중”으로 변경된다. 만약 봉사가 종료되면 Helper와 Helpee는 “종료” 버튼을 누른다.</w:t>
      </w:r>
    </w:p>
    <w:p w14:paraId="55DF7BF5" w14:textId="77777777" w:rsidR="00497855" w:rsidRDefault="00497855" w:rsidP="00497855">
      <w:pPr>
        <w:spacing w:line="360" w:lineRule="auto"/>
        <w:jc w:val="both"/>
        <w:rPr>
          <w:rFonts w:ascii="맑은 고딕" w:eastAsia="맑은 고딕" w:hAnsi="맑은 고딕" w:cs="맑은 고딕"/>
          <w:sz w:val="24"/>
          <w:szCs w:val="24"/>
        </w:rPr>
      </w:pPr>
      <w:r>
        <w:rPr>
          <w:rFonts w:ascii="맑은 고딕" w:eastAsia="맑은 고딕" w:hAnsi="맑은 고딕" w:cs="맑은 고딕"/>
          <w:sz w:val="24"/>
          <w:szCs w:val="24"/>
        </w:rPr>
        <w:t xml:space="preserve"> </w:t>
      </w:r>
    </w:p>
    <w:p w14:paraId="16ECD408" w14:textId="77777777" w:rsidR="00167622" w:rsidRDefault="00497855">
      <w:pPr>
        <w:keepNext/>
        <w:spacing w:line="360" w:lineRule="auto"/>
        <w:jc w:val="center"/>
        <w:rPr>
          <w:ins w:id="2116" w:author="고광표" w:date="2018-04-17T03:40:00Z"/>
        </w:rPr>
        <w:pPrChange w:id="2117" w:author="고광표" w:date="2018-04-17T03:40:00Z">
          <w:pPr>
            <w:spacing w:line="360" w:lineRule="auto"/>
            <w:jc w:val="center"/>
          </w:pPr>
        </w:pPrChange>
      </w:pPr>
      <w:r>
        <w:rPr>
          <w:rFonts w:ascii="맑은 고딕" w:eastAsia="맑은 고딕" w:hAnsi="맑은 고딕" w:cs="맑은 고딕"/>
          <w:noProof/>
        </w:rPr>
        <w:drawing>
          <wp:inline distT="114300" distB="114300" distL="114300" distR="114300" wp14:anchorId="634C5145" wp14:editId="01D6BA02">
            <wp:extent cx="4038600" cy="3228975"/>
            <wp:effectExtent l="0" t="0" r="0" b="0"/>
            <wp:docPr id="2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4"/>
                    <a:srcRect l="13455" r="16112"/>
                    <a:stretch>
                      <a:fillRect/>
                    </a:stretch>
                  </pic:blipFill>
                  <pic:spPr>
                    <a:xfrm>
                      <a:off x="0" y="0"/>
                      <a:ext cx="4038600" cy="3228975"/>
                    </a:xfrm>
                    <a:prstGeom prst="rect">
                      <a:avLst/>
                    </a:prstGeom>
                    <a:ln/>
                  </pic:spPr>
                </pic:pic>
              </a:graphicData>
            </a:graphic>
          </wp:inline>
        </w:drawing>
      </w:r>
    </w:p>
    <w:p w14:paraId="79A34EC0" w14:textId="53BB3758" w:rsidR="00497855" w:rsidRPr="00E821B2" w:rsidDel="00167622" w:rsidRDefault="00167622">
      <w:pPr>
        <w:pStyle w:val="aa"/>
        <w:jc w:val="center"/>
        <w:rPr>
          <w:del w:id="2118" w:author="고광표" w:date="2018-04-17T03:40:00Z"/>
        </w:rPr>
        <w:pPrChange w:id="2119" w:author="고광표" w:date="2018-04-17T03:40:00Z">
          <w:pPr>
            <w:spacing w:line="360" w:lineRule="auto"/>
          </w:pPr>
        </w:pPrChange>
      </w:pPr>
      <w:bookmarkStart w:id="2120" w:name="_Toc512193225"/>
      <w:ins w:id="2121" w:author="고광표" w:date="2018-04-17T03:40:00Z">
        <w:r w:rsidRPr="00E821B2">
          <w:t xml:space="preserve">그림 </w:t>
        </w:r>
        <w:r w:rsidRPr="00E821B2">
          <w:fldChar w:fldCharType="begin"/>
        </w:r>
        <w:r w:rsidRPr="00E821B2">
          <w:instrText xml:space="preserve"> SEQ 그림 \* ARABIC </w:instrText>
        </w:r>
      </w:ins>
      <w:r w:rsidRPr="00E821B2">
        <w:fldChar w:fldCharType="separate"/>
      </w:r>
      <w:ins w:id="2122" w:author="고광표" w:date="2018-04-19T19:08:00Z">
        <w:r w:rsidR="004E1911">
          <w:rPr>
            <w:noProof/>
          </w:rPr>
          <w:t>26</w:t>
        </w:r>
      </w:ins>
      <w:ins w:id="2123" w:author="고광표" w:date="2018-04-17T03:40:00Z">
        <w:r w:rsidRPr="00E821B2">
          <w:fldChar w:fldCharType="end"/>
        </w:r>
        <w:r w:rsidRPr="00E821B2">
          <w:t>. Helper</w:t>
        </w:r>
        <w:r w:rsidRPr="00E821B2">
          <w:rPr>
            <w:rFonts w:hint="eastAsia"/>
          </w:rPr>
          <w:t>와</w:t>
        </w:r>
        <w:r w:rsidRPr="00E821B2">
          <w:t xml:space="preserve"> Helpee feedback </w:t>
        </w:r>
        <w:r w:rsidRPr="00E821B2">
          <w:rPr>
            <w:rFonts w:hint="eastAsia"/>
          </w:rPr>
          <w:t>설문조사</w:t>
        </w:r>
        <w:r w:rsidRPr="00E821B2">
          <w:t xml:space="preserve"> </w:t>
        </w:r>
        <w:r w:rsidRPr="00E821B2">
          <w:rPr>
            <w:rFonts w:hint="eastAsia"/>
          </w:rPr>
          <w:t>페이지</w:t>
        </w:r>
      </w:ins>
      <w:bookmarkEnd w:id="2120"/>
    </w:p>
    <w:p w14:paraId="34736BFC" w14:textId="77777777" w:rsidR="00167622" w:rsidRPr="00167622" w:rsidRDefault="00167622">
      <w:pPr>
        <w:jc w:val="center"/>
        <w:rPr>
          <w:ins w:id="2124" w:author="고광표" w:date="2018-04-17T03:40:00Z"/>
          <w:rPrChange w:id="2125" w:author="고광표" w:date="2018-04-17T03:40:00Z">
            <w:rPr>
              <w:ins w:id="2126" w:author="고광표" w:date="2018-04-17T03:40:00Z"/>
              <w:rFonts w:ascii="맑은 고딕" w:eastAsia="맑은 고딕" w:hAnsi="맑은 고딕" w:cs="맑은 고딕"/>
            </w:rPr>
          </w:rPrChange>
        </w:rPr>
        <w:pPrChange w:id="2127" w:author="고광표" w:date="2018-04-17T03:40:00Z">
          <w:pPr>
            <w:spacing w:line="360" w:lineRule="auto"/>
            <w:jc w:val="center"/>
          </w:pPr>
        </w:pPrChange>
      </w:pPr>
    </w:p>
    <w:p w14:paraId="09111969" w14:textId="703A7991" w:rsidR="00497855" w:rsidRPr="00167622" w:rsidDel="00167622" w:rsidRDefault="00497855">
      <w:pPr>
        <w:spacing w:line="360" w:lineRule="auto"/>
        <w:rPr>
          <w:del w:id="2128" w:author="고광표" w:date="2018-04-17T03:40:00Z"/>
          <w:rFonts w:ascii="맑은 고딕" w:eastAsia="맑은 고딕" w:hAnsi="맑은 고딕" w:cs="맑은 고딕"/>
        </w:rPr>
        <w:pPrChange w:id="2129" w:author="고광표" w:date="2018-04-17T03:40:00Z">
          <w:pPr>
            <w:spacing w:line="360" w:lineRule="auto"/>
            <w:jc w:val="center"/>
          </w:pPr>
        </w:pPrChange>
      </w:pPr>
      <w:del w:id="2130" w:author="고광표" w:date="2018-04-17T03:40:00Z">
        <w:r w:rsidRPr="00167622" w:rsidDel="00167622">
          <w:rPr>
            <w:rFonts w:ascii="맑은 고딕" w:eastAsia="맑은 고딕" w:hAnsi="맑은 고딕" w:cs="맑은 고딕"/>
          </w:rPr>
          <w:lastRenderedPageBreak/>
          <w:delText>그림 22: Helper와 Helpee feedback 설문조사 페이지</w:delText>
        </w:r>
      </w:del>
    </w:p>
    <w:p w14:paraId="700875C8" w14:textId="0F403054" w:rsidR="00497855" w:rsidRPr="00E821B2" w:rsidRDefault="00497855">
      <w:pPr>
        <w:pStyle w:val="aa"/>
        <w:pPrChange w:id="2131" w:author="고광표" w:date="2018-04-17T03:40:00Z">
          <w:pPr>
            <w:spacing w:line="360" w:lineRule="auto"/>
          </w:pPr>
        </w:pPrChange>
      </w:pPr>
      <w:del w:id="2132" w:author="고광표" w:date="2018-04-17T03:40:00Z">
        <w:r w:rsidRPr="00167622" w:rsidDel="00167622">
          <w:rPr>
            <w:b w:val="0"/>
            <w:rPrChange w:id="2133" w:author="고광표" w:date="2018-04-17T03:40:00Z">
              <w:rPr>
                <w:b/>
                <w:bCs/>
              </w:rPr>
            </w:rPrChange>
          </w:rPr>
          <w:delText xml:space="preserve"> </w:delText>
        </w:r>
      </w:del>
      <w:r w:rsidRPr="00167622">
        <w:rPr>
          <w:b w:val="0"/>
          <w:rPrChange w:id="2134" w:author="고광표" w:date="2018-04-17T03:40:00Z">
            <w:rPr>
              <w:b/>
              <w:bCs/>
            </w:rPr>
          </w:rPrChange>
        </w:rPr>
        <w:t xml:space="preserve">마지막으로 종료 후 Helper와 Helpee는 서로에 대한 feedback을 매기는 설문조사 하기 Feature로 넘어간다. </w:t>
      </w:r>
      <w:ins w:id="2135" w:author="고광표" w:date="2018-04-17T03:40:00Z">
        <w:r w:rsidR="00167622">
          <w:rPr>
            <w:rFonts w:hint="eastAsia"/>
            <w:b w:val="0"/>
          </w:rPr>
          <w:t>그림 26과 같</w:t>
        </w:r>
      </w:ins>
      <w:ins w:id="2136" w:author="고광표" w:date="2018-04-17T03:41:00Z">
        <w:r w:rsidR="00167622">
          <w:rPr>
            <w:rFonts w:hint="eastAsia"/>
            <w:b w:val="0"/>
          </w:rPr>
          <w:t xml:space="preserve">이 </w:t>
        </w:r>
      </w:ins>
      <w:r w:rsidRPr="00167622">
        <w:rPr>
          <w:b w:val="0"/>
          <w:rPrChange w:id="2137" w:author="고광표" w:date="2018-04-17T03:40:00Z">
            <w:rPr>
              <w:b/>
              <w:bCs/>
            </w:rPr>
          </w:rPrChange>
        </w:rPr>
        <w:t>Feedback을 작성 후 “제출” 버튼을 누르면 추후에 관리자가 feedback 점수를 보고 Helpee에게 봉사 시간을 부여한다.</w:t>
      </w:r>
    </w:p>
    <w:p w14:paraId="0F9B730B" w14:textId="77777777" w:rsidR="00497855" w:rsidRDefault="00497855" w:rsidP="00497855">
      <w:pPr>
        <w:spacing w:line="360" w:lineRule="auto"/>
        <w:rPr>
          <w:rFonts w:ascii="맑은 고딕" w:eastAsia="맑은 고딕" w:hAnsi="맑은 고딕" w:cs="맑은 고딕"/>
        </w:rPr>
      </w:pPr>
    </w:p>
    <w:p w14:paraId="5C1E15BA" w14:textId="77777777" w:rsidR="00167622" w:rsidRDefault="00497855">
      <w:pPr>
        <w:keepNext/>
        <w:spacing w:line="360" w:lineRule="auto"/>
        <w:jc w:val="center"/>
        <w:rPr>
          <w:ins w:id="2138" w:author="고광표" w:date="2018-04-17T03:41:00Z"/>
        </w:rPr>
        <w:pPrChange w:id="2139" w:author="고광표" w:date="2018-04-17T03:41:00Z">
          <w:pPr>
            <w:spacing w:line="360" w:lineRule="auto"/>
            <w:jc w:val="center"/>
          </w:pPr>
        </w:pPrChange>
      </w:pPr>
      <w:r>
        <w:rPr>
          <w:rFonts w:ascii="맑은 고딕" w:eastAsia="맑은 고딕" w:hAnsi="맑은 고딕" w:cs="맑은 고딕"/>
          <w:noProof/>
        </w:rPr>
        <w:drawing>
          <wp:inline distT="114300" distB="114300" distL="114300" distR="114300" wp14:anchorId="25AA8E75" wp14:editId="1B27ED09">
            <wp:extent cx="5734050" cy="2724150"/>
            <wp:effectExtent l="0" t="0" r="0" b="0"/>
            <wp:docPr id="27"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5"/>
                    <a:srcRect t="5320" b="5164"/>
                    <a:stretch>
                      <a:fillRect/>
                    </a:stretch>
                  </pic:blipFill>
                  <pic:spPr>
                    <a:xfrm>
                      <a:off x="0" y="0"/>
                      <a:ext cx="5734050" cy="2724150"/>
                    </a:xfrm>
                    <a:prstGeom prst="rect">
                      <a:avLst/>
                    </a:prstGeom>
                    <a:ln/>
                  </pic:spPr>
                </pic:pic>
              </a:graphicData>
            </a:graphic>
          </wp:inline>
        </w:drawing>
      </w:r>
    </w:p>
    <w:p w14:paraId="59992A5C" w14:textId="02B84168" w:rsidR="00497855" w:rsidDel="00167622" w:rsidRDefault="00167622">
      <w:pPr>
        <w:pStyle w:val="aa"/>
        <w:jc w:val="center"/>
        <w:rPr>
          <w:del w:id="2140" w:author="고광표" w:date="2018-04-17T03:41:00Z"/>
          <w:rFonts w:ascii="맑은 고딕" w:eastAsia="맑은 고딕" w:hAnsi="맑은 고딕" w:cs="맑은 고딕"/>
        </w:rPr>
        <w:pPrChange w:id="2141" w:author="고광표" w:date="2018-04-17T03:41:00Z">
          <w:pPr>
            <w:spacing w:line="360" w:lineRule="auto"/>
            <w:jc w:val="center"/>
          </w:pPr>
        </w:pPrChange>
      </w:pPr>
      <w:bookmarkStart w:id="2142" w:name="_Toc512193226"/>
      <w:ins w:id="2143" w:author="고광표" w:date="2018-04-17T03:41:00Z">
        <w:r>
          <w:t xml:space="preserve">그림 </w:t>
        </w:r>
        <w:r>
          <w:rPr>
            <w:b w:val="0"/>
            <w:bCs w:val="0"/>
          </w:rPr>
          <w:fldChar w:fldCharType="begin"/>
        </w:r>
        <w:r>
          <w:instrText xml:space="preserve"> SEQ 그림 \* ARABIC </w:instrText>
        </w:r>
      </w:ins>
      <w:r>
        <w:rPr>
          <w:b w:val="0"/>
          <w:bCs w:val="0"/>
        </w:rPr>
        <w:fldChar w:fldCharType="separate"/>
      </w:r>
      <w:ins w:id="2144" w:author="고광표" w:date="2018-04-19T19:08:00Z">
        <w:r w:rsidR="004E1911">
          <w:rPr>
            <w:noProof/>
          </w:rPr>
          <w:t>27</w:t>
        </w:r>
      </w:ins>
      <w:ins w:id="2145" w:author="고광표" w:date="2018-04-17T03:41:00Z">
        <w:r>
          <w:rPr>
            <w:b w:val="0"/>
            <w:bCs w:val="0"/>
          </w:rPr>
          <w:fldChar w:fldCharType="end"/>
        </w:r>
        <w:r>
          <w:t xml:space="preserve">. </w:t>
        </w:r>
        <w:r>
          <w:rPr>
            <w:rFonts w:hint="eastAsia"/>
          </w:rPr>
          <w:t>관리자 로그인 페이지</w:t>
        </w:r>
      </w:ins>
      <w:bookmarkEnd w:id="2142"/>
    </w:p>
    <w:p w14:paraId="63FB028E" w14:textId="396287A1" w:rsidR="00497855" w:rsidRDefault="00497855">
      <w:pPr>
        <w:pStyle w:val="aa"/>
        <w:jc w:val="center"/>
        <w:rPr>
          <w:rFonts w:ascii="맑은 고딕" w:eastAsia="맑은 고딕" w:hAnsi="맑은 고딕" w:cs="맑은 고딕"/>
        </w:rPr>
        <w:pPrChange w:id="2146" w:author="고광표" w:date="2018-04-17T03:41:00Z">
          <w:pPr>
            <w:spacing w:line="360" w:lineRule="auto"/>
            <w:jc w:val="center"/>
          </w:pPr>
        </w:pPrChange>
      </w:pPr>
      <w:del w:id="2147" w:author="고광표" w:date="2018-04-17T03:41:00Z">
        <w:r w:rsidDel="00167622">
          <w:rPr>
            <w:rFonts w:ascii="맑은 고딕" w:eastAsia="맑은 고딕" w:hAnsi="맑은 고딕" w:cs="맑은 고딕"/>
          </w:rPr>
          <w:delText>그림 23: 관리자 로그인 페이지</w:delText>
        </w:r>
      </w:del>
    </w:p>
    <w:p w14:paraId="2F9DFA72" w14:textId="13F9F2C0" w:rsidR="00497855" w:rsidRDefault="00497855" w:rsidP="00497855">
      <w:pPr>
        <w:spacing w:line="360" w:lineRule="auto"/>
        <w:rPr>
          <w:rFonts w:ascii="맑은 고딕" w:eastAsia="맑은 고딕" w:hAnsi="맑은 고딕" w:cs="맑은 고딕"/>
        </w:rPr>
      </w:pPr>
      <w:r>
        <w:rPr>
          <w:rFonts w:ascii="맑은 고딕" w:eastAsia="맑은 고딕" w:hAnsi="맑은 고딕" w:cs="맑은 고딕"/>
        </w:rPr>
        <w:t xml:space="preserve"> 그림 2</w:t>
      </w:r>
      <w:ins w:id="2148" w:author="고광표" w:date="2018-04-17T03:41:00Z">
        <w:r w:rsidR="00167622">
          <w:rPr>
            <w:rFonts w:ascii="맑은 고딕" w:eastAsia="맑은 고딕" w:hAnsi="맑은 고딕" w:cs="맑은 고딕"/>
          </w:rPr>
          <w:t>7</w:t>
        </w:r>
      </w:ins>
      <w:del w:id="2149" w:author="고광표" w:date="2018-04-17T03:41:00Z">
        <w:r w:rsidDel="00167622">
          <w:rPr>
            <w:rFonts w:ascii="맑은 고딕" w:eastAsia="맑은 고딕" w:hAnsi="맑은 고딕" w:cs="맑은 고딕"/>
          </w:rPr>
          <w:delText>3</w:delText>
        </w:r>
      </w:del>
      <w:r>
        <w:rPr>
          <w:rFonts w:ascii="맑은 고딕" w:eastAsia="맑은 고딕" w:hAnsi="맑은 고딕" w:cs="맑은 고딕"/>
        </w:rPr>
        <w:t>은 관리자가 관리자 인증 암호를 입력하는 관리자 페이지 암호 입력하기 Feature이다.  관리자는 해당 페이지에 암호를 입력하여 관리자 기능에 접근할 수 있다.</w:t>
      </w:r>
    </w:p>
    <w:p w14:paraId="5A9DC0BA" w14:textId="77777777" w:rsidR="00497855" w:rsidRDefault="00497855" w:rsidP="00497855">
      <w:pPr>
        <w:spacing w:line="360" w:lineRule="auto"/>
        <w:rPr>
          <w:rFonts w:ascii="맑은 고딕" w:eastAsia="맑은 고딕" w:hAnsi="맑은 고딕" w:cs="맑은 고딕"/>
        </w:rPr>
      </w:pPr>
    </w:p>
    <w:p w14:paraId="5049B0A3" w14:textId="77777777" w:rsidR="00167622" w:rsidRDefault="00497855">
      <w:pPr>
        <w:keepNext/>
        <w:spacing w:line="360" w:lineRule="auto"/>
        <w:jc w:val="center"/>
        <w:rPr>
          <w:ins w:id="2150" w:author="고광표" w:date="2018-04-17T03:41:00Z"/>
        </w:rPr>
        <w:pPrChange w:id="2151" w:author="고광표" w:date="2018-04-17T03:41:00Z">
          <w:pPr>
            <w:spacing w:line="360" w:lineRule="auto"/>
            <w:jc w:val="center"/>
          </w:pPr>
        </w:pPrChange>
      </w:pPr>
      <w:r>
        <w:rPr>
          <w:rFonts w:ascii="맑은 고딕" w:eastAsia="맑은 고딕" w:hAnsi="맑은 고딕" w:cs="맑은 고딕"/>
          <w:noProof/>
        </w:rPr>
        <w:lastRenderedPageBreak/>
        <w:drawing>
          <wp:inline distT="114300" distB="114300" distL="114300" distR="114300" wp14:anchorId="65BD242B" wp14:editId="242184C7">
            <wp:extent cx="2862263" cy="3652299"/>
            <wp:effectExtent l="0" t="0" r="0" b="0"/>
            <wp:docPr id="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6"/>
                    <a:srcRect l="10963" t="7964" r="52325" b="8849"/>
                    <a:stretch>
                      <a:fillRect/>
                    </a:stretch>
                  </pic:blipFill>
                  <pic:spPr>
                    <a:xfrm>
                      <a:off x="0" y="0"/>
                      <a:ext cx="2862263" cy="3652299"/>
                    </a:xfrm>
                    <a:prstGeom prst="rect">
                      <a:avLst/>
                    </a:prstGeom>
                    <a:ln/>
                  </pic:spPr>
                </pic:pic>
              </a:graphicData>
            </a:graphic>
          </wp:inline>
        </w:drawing>
      </w:r>
    </w:p>
    <w:p w14:paraId="70F78D30" w14:textId="31926236" w:rsidR="00497855" w:rsidDel="00167622" w:rsidRDefault="00167622">
      <w:pPr>
        <w:pStyle w:val="aa"/>
        <w:jc w:val="center"/>
        <w:rPr>
          <w:del w:id="2152" w:author="고광표" w:date="2018-04-17T03:41:00Z"/>
          <w:rFonts w:ascii="맑은 고딕" w:eastAsia="맑은 고딕" w:hAnsi="맑은 고딕" w:cs="맑은 고딕"/>
        </w:rPr>
        <w:pPrChange w:id="2153" w:author="고광표" w:date="2018-04-17T03:41:00Z">
          <w:pPr>
            <w:spacing w:line="360" w:lineRule="auto"/>
            <w:jc w:val="center"/>
          </w:pPr>
        </w:pPrChange>
      </w:pPr>
      <w:bookmarkStart w:id="2154" w:name="_Toc512193227"/>
      <w:ins w:id="2155" w:author="고광표" w:date="2018-04-17T03:41:00Z">
        <w:r>
          <w:t xml:space="preserve">그림 </w:t>
        </w:r>
        <w:r>
          <w:rPr>
            <w:b w:val="0"/>
            <w:bCs w:val="0"/>
          </w:rPr>
          <w:fldChar w:fldCharType="begin"/>
        </w:r>
        <w:r>
          <w:instrText xml:space="preserve"> SEQ 그림 \* ARABIC </w:instrText>
        </w:r>
      </w:ins>
      <w:r>
        <w:rPr>
          <w:b w:val="0"/>
          <w:bCs w:val="0"/>
        </w:rPr>
        <w:fldChar w:fldCharType="separate"/>
      </w:r>
      <w:ins w:id="2156" w:author="고광표" w:date="2018-04-19T19:08:00Z">
        <w:r w:rsidR="004E1911">
          <w:rPr>
            <w:noProof/>
          </w:rPr>
          <w:t>28</w:t>
        </w:r>
      </w:ins>
      <w:ins w:id="2157" w:author="고광표" w:date="2018-04-17T03:41:00Z">
        <w:r>
          <w:rPr>
            <w:b w:val="0"/>
            <w:bCs w:val="0"/>
          </w:rPr>
          <w:fldChar w:fldCharType="end"/>
        </w:r>
        <w:r>
          <w:t xml:space="preserve">. </w:t>
        </w:r>
        <w:r>
          <w:rPr>
            <w:rFonts w:hint="eastAsia"/>
          </w:rPr>
          <w:t>관리자 유저 검색 페이지</w:t>
        </w:r>
      </w:ins>
      <w:bookmarkEnd w:id="2154"/>
    </w:p>
    <w:p w14:paraId="63F060AC" w14:textId="12A4C90C" w:rsidR="00497855" w:rsidRDefault="00497855">
      <w:pPr>
        <w:pStyle w:val="aa"/>
        <w:jc w:val="center"/>
        <w:rPr>
          <w:rFonts w:ascii="맑은 고딕" w:eastAsia="맑은 고딕" w:hAnsi="맑은 고딕" w:cs="맑은 고딕"/>
        </w:rPr>
        <w:pPrChange w:id="2158" w:author="고광표" w:date="2018-04-17T03:41:00Z">
          <w:pPr>
            <w:spacing w:line="360" w:lineRule="auto"/>
            <w:jc w:val="center"/>
          </w:pPr>
        </w:pPrChange>
      </w:pPr>
      <w:del w:id="2159" w:author="고광표" w:date="2018-04-17T03:41:00Z">
        <w:r w:rsidDel="00167622">
          <w:rPr>
            <w:rFonts w:ascii="맑은 고딕" w:eastAsia="맑은 고딕" w:hAnsi="맑은 고딕" w:cs="맑은 고딕"/>
          </w:rPr>
          <w:delText>그림 24: 관리자 유저 검색 페이지</w:delText>
        </w:r>
      </w:del>
    </w:p>
    <w:p w14:paraId="17B9989A" w14:textId="56C1971E" w:rsidR="00497855" w:rsidRDefault="00497855" w:rsidP="00497855">
      <w:pPr>
        <w:spacing w:line="360" w:lineRule="auto"/>
        <w:rPr>
          <w:rFonts w:ascii="맑은 고딕" w:eastAsia="맑은 고딕" w:hAnsi="맑은 고딕" w:cs="맑은 고딕"/>
        </w:rPr>
      </w:pPr>
      <w:r>
        <w:rPr>
          <w:rFonts w:ascii="맑은 고딕" w:eastAsia="맑은 고딕" w:hAnsi="맑은 고딕" w:cs="맑은 고딕"/>
        </w:rPr>
        <w:t xml:space="preserve"> 그림 2</w:t>
      </w:r>
      <w:ins w:id="2160" w:author="고광표" w:date="2018-04-17T03:41:00Z">
        <w:r w:rsidR="00167622">
          <w:rPr>
            <w:rFonts w:ascii="맑은 고딕" w:eastAsia="맑은 고딕" w:hAnsi="맑은 고딕" w:cs="맑은 고딕"/>
          </w:rPr>
          <w:t>8</w:t>
        </w:r>
      </w:ins>
      <w:del w:id="2161" w:author="고광표" w:date="2018-04-17T03:41:00Z">
        <w:r w:rsidDel="00167622">
          <w:rPr>
            <w:rFonts w:ascii="맑은 고딕" w:eastAsia="맑은 고딕" w:hAnsi="맑은 고딕" w:cs="맑은 고딕"/>
          </w:rPr>
          <w:delText>4</w:delText>
        </w:r>
      </w:del>
      <w:r>
        <w:rPr>
          <w:rFonts w:ascii="맑은 고딕" w:eastAsia="맑은 고딕" w:hAnsi="맑은 고딕" w:cs="맑은 고딕"/>
        </w:rPr>
        <w:t>는 관리자의 기능 중 사용자 조회하기 Feature이다. 해당 페이지에 접근하면 사용자들을 조회할 수 있다. 관리자는 원하는 사용자를 선택하여 사용자의 정보, 봉사활동 내역, 피드백 정보를 확인할 수 있다. 또한 사용자의 이름 검색을 통해 원하는 사용자를 조회할 수 있다.</w:t>
      </w:r>
    </w:p>
    <w:p w14:paraId="462017EC" w14:textId="77777777" w:rsidR="00497855" w:rsidRDefault="00497855" w:rsidP="00497855">
      <w:pPr>
        <w:spacing w:line="360" w:lineRule="auto"/>
        <w:rPr>
          <w:rFonts w:ascii="맑은 고딕" w:eastAsia="맑은 고딕" w:hAnsi="맑은 고딕" w:cs="맑은 고딕"/>
        </w:rPr>
      </w:pPr>
    </w:p>
    <w:p w14:paraId="37D12172" w14:textId="77777777" w:rsidR="00167622" w:rsidRDefault="00497855">
      <w:pPr>
        <w:keepNext/>
        <w:spacing w:line="360" w:lineRule="auto"/>
        <w:jc w:val="center"/>
        <w:rPr>
          <w:ins w:id="2162" w:author="고광표" w:date="2018-04-17T03:41:00Z"/>
        </w:rPr>
        <w:pPrChange w:id="2163" w:author="고광표" w:date="2018-04-17T03:41:00Z">
          <w:pPr>
            <w:spacing w:line="360" w:lineRule="auto"/>
            <w:jc w:val="center"/>
          </w:pPr>
        </w:pPrChange>
      </w:pPr>
      <w:r>
        <w:rPr>
          <w:rFonts w:ascii="맑은 고딕" w:eastAsia="맑은 고딕" w:hAnsi="맑은 고딕" w:cs="맑은 고딕"/>
          <w:noProof/>
        </w:rPr>
        <w:drawing>
          <wp:inline distT="114300" distB="114300" distL="114300" distR="114300" wp14:anchorId="34EF8323" wp14:editId="63869C12">
            <wp:extent cx="2847975" cy="2714625"/>
            <wp:effectExtent l="0" t="0" r="0" b="0"/>
            <wp:docPr id="37"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36"/>
                    <a:srcRect l="48504" t="6784" r="1827" b="9144"/>
                    <a:stretch>
                      <a:fillRect/>
                    </a:stretch>
                  </pic:blipFill>
                  <pic:spPr>
                    <a:xfrm>
                      <a:off x="0" y="0"/>
                      <a:ext cx="2847975" cy="2714625"/>
                    </a:xfrm>
                    <a:prstGeom prst="rect">
                      <a:avLst/>
                    </a:prstGeom>
                    <a:ln/>
                  </pic:spPr>
                </pic:pic>
              </a:graphicData>
            </a:graphic>
          </wp:inline>
        </w:drawing>
      </w:r>
    </w:p>
    <w:p w14:paraId="5842999E" w14:textId="01EA86A1" w:rsidR="00497855" w:rsidDel="00167622" w:rsidRDefault="00167622">
      <w:pPr>
        <w:pStyle w:val="aa"/>
        <w:jc w:val="center"/>
        <w:rPr>
          <w:del w:id="2164" w:author="고광표" w:date="2018-04-17T03:41:00Z"/>
          <w:rFonts w:ascii="맑은 고딕" w:eastAsia="맑은 고딕" w:hAnsi="맑은 고딕" w:cs="맑은 고딕"/>
        </w:rPr>
        <w:pPrChange w:id="2165" w:author="고광표" w:date="2018-04-17T03:41:00Z">
          <w:pPr>
            <w:spacing w:line="360" w:lineRule="auto"/>
            <w:jc w:val="center"/>
          </w:pPr>
        </w:pPrChange>
      </w:pPr>
      <w:bookmarkStart w:id="2166" w:name="_Toc512193228"/>
      <w:ins w:id="2167" w:author="고광표" w:date="2018-04-17T03:41:00Z">
        <w:r>
          <w:t xml:space="preserve">그림 </w:t>
        </w:r>
        <w:r>
          <w:rPr>
            <w:b w:val="0"/>
            <w:bCs w:val="0"/>
          </w:rPr>
          <w:fldChar w:fldCharType="begin"/>
        </w:r>
        <w:r>
          <w:instrText xml:space="preserve"> SEQ 그림 \* ARABIC </w:instrText>
        </w:r>
      </w:ins>
      <w:r>
        <w:rPr>
          <w:b w:val="0"/>
          <w:bCs w:val="0"/>
        </w:rPr>
        <w:fldChar w:fldCharType="separate"/>
      </w:r>
      <w:ins w:id="2168" w:author="고광표" w:date="2018-04-19T19:08:00Z">
        <w:r w:rsidR="004E1911">
          <w:rPr>
            <w:noProof/>
          </w:rPr>
          <w:t>29</w:t>
        </w:r>
      </w:ins>
      <w:ins w:id="2169" w:author="고광표" w:date="2018-04-17T03:41:00Z">
        <w:r>
          <w:rPr>
            <w:b w:val="0"/>
            <w:bCs w:val="0"/>
          </w:rPr>
          <w:fldChar w:fldCharType="end"/>
        </w:r>
        <w:r>
          <w:t xml:space="preserve">. </w:t>
        </w:r>
        <w:r>
          <w:rPr>
            <w:rFonts w:hint="eastAsia"/>
          </w:rPr>
          <w:t>관리자 봉사 승인 페이지</w:t>
        </w:r>
      </w:ins>
      <w:bookmarkEnd w:id="2166"/>
    </w:p>
    <w:p w14:paraId="0E0C16EC" w14:textId="3948DA90" w:rsidR="00497855" w:rsidRDefault="00497855">
      <w:pPr>
        <w:pStyle w:val="aa"/>
        <w:jc w:val="center"/>
        <w:rPr>
          <w:rFonts w:ascii="맑은 고딕" w:eastAsia="맑은 고딕" w:hAnsi="맑은 고딕" w:cs="맑은 고딕"/>
        </w:rPr>
        <w:pPrChange w:id="2170" w:author="고광표" w:date="2018-04-17T03:41:00Z">
          <w:pPr>
            <w:spacing w:line="360" w:lineRule="auto"/>
            <w:jc w:val="center"/>
          </w:pPr>
        </w:pPrChange>
      </w:pPr>
      <w:del w:id="2171" w:author="고광표" w:date="2018-04-17T03:41:00Z">
        <w:r w:rsidDel="00167622">
          <w:rPr>
            <w:rFonts w:ascii="맑은 고딕" w:eastAsia="맑은 고딕" w:hAnsi="맑은 고딕" w:cs="맑은 고딕"/>
          </w:rPr>
          <w:delText>그림 25: 관리자 봉사 승인 페이지</w:delText>
        </w:r>
      </w:del>
    </w:p>
    <w:p w14:paraId="00D80B05" w14:textId="6EF7D8B3"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lastRenderedPageBreak/>
        <w:t xml:space="preserve"> 그림 2</w:t>
      </w:r>
      <w:ins w:id="2172" w:author="고광표" w:date="2018-04-17T03:41:00Z">
        <w:r w:rsidR="00167622">
          <w:rPr>
            <w:rFonts w:ascii="맑은 고딕" w:eastAsia="맑은 고딕" w:hAnsi="맑은 고딕" w:cs="맑은 고딕" w:hint="eastAsia"/>
          </w:rPr>
          <w:t>9</w:t>
        </w:r>
      </w:ins>
      <w:ins w:id="2173" w:author="고광표" w:date="2018-04-17T03:42:00Z">
        <w:r w:rsidR="00167622">
          <w:rPr>
            <w:rFonts w:ascii="맑은 고딕" w:eastAsia="맑은 고딕" w:hAnsi="맑은 고딕" w:cs="맑은 고딕" w:hint="eastAsia"/>
          </w:rPr>
          <w:t>는</w:t>
        </w:r>
      </w:ins>
      <w:del w:id="2174" w:author="고광표" w:date="2018-04-17T03:41:00Z">
        <w:r w:rsidDel="00167622">
          <w:rPr>
            <w:rFonts w:ascii="맑은 고딕" w:eastAsia="맑은 고딕" w:hAnsi="맑은 고딕" w:cs="맑은 고딕"/>
          </w:rPr>
          <w:delText>5는</w:delText>
        </w:r>
      </w:del>
      <w:r>
        <w:rPr>
          <w:rFonts w:ascii="맑은 고딕" w:eastAsia="맑은 고딕" w:hAnsi="맑은 고딕" w:cs="맑은 고딕"/>
        </w:rPr>
        <w:t xml:space="preserve"> 봉사 시간 승인하기 Feature이다. 관리자는 해당 페이지에서 종료된 봉사에 대해 봉사 feedbac</w:t>
      </w:r>
      <w:ins w:id="2175" w:author="고광표" w:date="2018-04-17T03:41:00Z">
        <w:r w:rsidR="00167622">
          <w:rPr>
            <w:rFonts w:ascii="맑은 고딕" w:eastAsia="맑은 고딕" w:hAnsi="맑은 고딕" w:cs="맑은 고딕"/>
          </w:rPr>
          <w:t>k</w:t>
        </w:r>
      </w:ins>
      <w:del w:id="2176" w:author="고광표" w:date="2018-04-17T03:41:00Z">
        <w:r w:rsidDel="00167622">
          <w:rPr>
            <w:rFonts w:ascii="맑은 고딕" w:eastAsia="맑은 고딕" w:hAnsi="맑은 고딕" w:cs="맑은 고딕"/>
          </w:rPr>
          <w:delText>k</w:delText>
        </w:r>
      </w:del>
      <w:r>
        <w:rPr>
          <w:rFonts w:ascii="맑은 고딕" w:eastAsia="맑은 고딕" w:hAnsi="맑은 고딕" w:cs="맑은 고딕"/>
        </w:rPr>
        <w:t xml:space="preserve">을 </w:t>
      </w:r>
      <w:del w:id="2177" w:author="고광표" w:date="2018-04-17T03:41:00Z">
        <w:r w:rsidDel="00167622">
          <w:rPr>
            <w:rFonts w:ascii="맑은 고딕" w:eastAsia="맑은 고딕" w:hAnsi="맑은 고딕" w:cs="맑은 고딕"/>
          </w:rPr>
          <w:delText xml:space="preserve"> </w:delText>
        </w:r>
      </w:del>
      <w:r>
        <w:rPr>
          <w:rFonts w:ascii="맑은 고딕" w:eastAsia="맑은 고딕" w:hAnsi="맑은 고딕" w:cs="맑은 고딕"/>
        </w:rPr>
        <w:t>봉사 시간을 승인할 수 있다. 그림 2</w:t>
      </w:r>
      <w:ins w:id="2178" w:author="고광표" w:date="2018-04-17T03:42:00Z">
        <w:r w:rsidR="00167622">
          <w:rPr>
            <w:rFonts w:ascii="맑은 고딕" w:eastAsia="맑은 고딕" w:hAnsi="맑은 고딕" w:cs="맑은 고딕"/>
          </w:rPr>
          <w:t>9</w:t>
        </w:r>
      </w:ins>
      <w:del w:id="2179" w:author="고광표" w:date="2018-04-17T03:42:00Z">
        <w:r w:rsidDel="00167622">
          <w:rPr>
            <w:rFonts w:ascii="맑은 고딕" w:eastAsia="맑은 고딕" w:hAnsi="맑은 고딕" w:cs="맑은 고딕"/>
          </w:rPr>
          <w:delText>5</w:delText>
        </w:r>
      </w:del>
      <w:r>
        <w:rPr>
          <w:rFonts w:ascii="맑은 고딕" w:eastAsia="맑은 고딕" w:hAnsi="맑은 고딕" w:cs="맑은 고딕"/>
        </w:rPr>
        <w:t xml:space="preserve">에서 볼 수 있듯 “상세보기” 버튼과 “승인” 버튼이 있다. 이 봉사에 대해 자세히 보고 싶다면 “상세보기” 버튼을 눌러 볼 수 있으며 “승인” 버튼을 누르면 </w:t>
      </w:r>
      <w:del w:id="2180" w:author="고광표" w:date="2018-04-17T03:42:00Z">
        <w:r w:rsidDel="00167622">
          <w:rPr>
            <w:rFonts w:ascii="맑은 고딕" w:eastAsia="맑은 고딕" w:hAnsi="맑은 고딕" w:cs="맑은 고딕"/>
          </w:rPr>
          <w:delText xml:space="preserve"> </w:delText>
        </w:r>
      </w:del>
      <w:r>
        <w:rPr>
          <w:rFonts w:ascii="맑은 고딕" w:eastAsia="맑은 고딕" w:hAnsi="맑은 고딕" w:cs="맑은 고딕"/>
        </w:rPr>
        <w:t>종료된 봉사에 대해 자원봉사자에게 봉사 시간을 할당한다.</w:t>
      </w:r>
    </w:p>
    <w:p w14:paraId="7B2B6387" w14:textId="77777777" w:rsidR="00497855" w:rsidRDefault="00497855" w:rsidP="00497855">
      <w:pPr>
        <w:spacing w:line="360" w:lineRule="auto"/>
        <w:jc w:val="both"/>
        <w:rPr>
          <w:rFonts w:ascii="맑은 고딕" w:eastAsia="맑은 고딕" w:hAnsi="맑은 고딕" w:cs="맑은 고딕"/>
        </w:rPr>
      </w:pPr>
    </w:p>
    <w:p w14:paraId="5FD6E80C" w14:textId="77777777" w:rsidR="00167622" w:rsidRDefault="00497855">
      <w:pPr>
        <w:keepNext/>
        <w:spacing w:line="360" w:lineRule="auto"/>
        <w:jc w:val="center"/>
        <w:rPr>
          <w:ins w:id="2181" w:author="고광표" w:date="2018-04-17T03:42:00Z"/>
        </w:rPr>
        <w:pPrChange w:id="2182" w:author="고광표" w:date="2018-04-17T03:42:00Z">
          <w:pPr>
            <w:spacing w:line="360" w:lineRule="auto"/>
            <w:jc w:val="center"/>
          </w:pPr>
        </w:pPrChange>
      </w:pPr>
      <w:r>
        <w:rPr>
          <w:rFonts w:ascii="맑은 고딕" w:eastAsia="맑은 고딕" w:hAnsi="맑은 고딕" w:cs="맑은 고딕"/>
          <w:noProof/>
        </w:rPr>
        <w:drawing>
          <wp:inline distT="114300" distB="114300" distL="114300" distR="114300" wp14:anchorId="3E1E4DE2" wp14:editId="2B9EADCC">
            <wp:extent cx="2700338" cy="3331585"/>
            <wp:effectExtent l="0" t="0" r="0" b="0"/>
            <wp:docPr id="1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7"/>
                    <a:srcRect l="3820" t="22418" r="64617" b="8259"/>
                    <a:stretch>
                      <a:fillRect/>
                    </a:stretch>
                  </pic:blipFill>
                  <pic:spPr>
                    <a:xfrm>
                      <a:off x="0" y="0"/>
                      <a:ext cx="2700338" cy="3331585"/>
                    </a:xfrm>
                    <a:prstGeom prst="rect">
                      <a:avLst/>
                    </a:prstGeom>
                    <a:ln/>
                  </pic:spPr>
                </pic:pic>
              </a:graphicData>
            </a:graphic>
          </wp:inline>
        </w:drawing>
      </w:r>
    </w:p>
    <w:p w14:paraId="4A963265" w14:textId="53162048" w:rsidR="00497855" w:rsidDel="00167622" w:rsidRDefault="00167622">
      <w:pPr>
        <w:pStyle w:val="aa"/>
        <w:jc w:val="center"/>
        <w:rPr>
          <w:del w:id="2183" w:author="고광표" w:date="2018-04-17T03:42:00Z"/>
          <w:rFonts w:ascii="맑은 고딕" w:eastAsia="맑은 고딕" w:hAnsi="맑은 고딕" w:cs="맑은 고딕"/>
        </w:rPr>
        <w:pPrChange w:id="2184" w:author="고광표" w:date="2018-04-17T03:42:00Z">
          <w:pPr>
            <w:spacing w:line="360" w:lineRule="auto"/>
            <w:jc w:val="center"/>
          </w:pPr>
        </w:pPrChange>
      </w:pPr>
      <w:bookmarkStart w:id="2185" w:name="_Toc512193229"/>
      <w:ins w:id="2186" w:author="고광표" w:date="2018-04-17T03:42:00Z">
        <w:r>
          <w:t xml:space="preserve">그림 </w:t>
        </w:r>
        <w:r>
          <w:rPr>
            <w:b w:val="0"/>
            <w:bCs w:val="0"/>
          </w:rPr>
          <w:fldChar w:fldCharType="begin"/>
        </w:r>
        <w:r>
          <w:instrText xml:space="preserve"> SEQ 그림 \* ARABIC </w:instrText>
        </w:r>
      </w:ins>
      <w:r>
        <w:rPr>
          <w:b w:val="0"/>
          <w:bCs w:val="0"/>
        </w:rPr>
        <w:fldChar w:fldCharType="separate"/>
      </w:r>
      <w:ins w:id="2187" w:author="고광표" w:date="2018-04-19T19:08:00Z">
        <w:r w:rsidR="004E1911">
          <w:rPr>
            <w:noProof/>
          </w:rPr>
          <w:t>30</w:t>
        </w:r>
      </w:ins>
      <w:ins w:id="2188" w:author="고광표" w:date="2018-04-17T03:42:00Z">
        <w:r>
          <w:rPr>
            <w:b w:val="0"/>
            <w:bCs w:val="0"/>
          </w:rPr>
          <w:fldChar w:fldCharType="end"/>
        </w:r>
        <w:r>
          <w:t xml:space="preserve">. </w:t>
        </w:r>
        <w:r>
          <w:rPr>
            <w:rFonts w:hint="eastAsia"/>
          </w:rPr>
          <w:t xml:space="preserve">관리자 유저 </w:t>
        </w:r>
        <w:r>
          <w:t xml:space="preserve">feedback </w:t>
        </w:r>
        <w:r>
          <w:rPr>
            <w:rFonts w:hint="eastAsia"/>
          </w:rPr>
          <w:t>관리 페이지</w:t>
        </w:r>
      </w:ins>
      <w:bookmarkEnd w:id="2185"/>
    </w:p>
    <w:p w14:paraId="7F1837E9" w14:textId="269EFD32" w:rsidR="00497855" w:rsidRDefault="00497855">
      <w:pPr>
        <w:pStyle w:val="aa"/>
        <w:jc w:val="center"/>
        <w:rPr>
          <w:rFonts w:ascii="맑은 고딕" w:eastAsia="맑은 고딕" w:hAnsi="맑은 고딕" w:cs="맑은 고딕"/>
        </w:rPr>
        <w:pPrChange w:id="2189" w:author="고광표" w:date="2018-04-17T03:42:00Z">
          <w:pPr>
            <w:spacing w:line="360" w:lineRule="auto"/>
            <w:jc w:val="center"/>
          </w:pPr>
        </w:pPrChange>
      </w:pPr>
      <w:del w:id="2190" w:author="고광표" w:date="2018-04-17T03:42:00Z">
        <w:r w:rsidDel="00167622">
          <w:rPr>
            <w:rFonts w:ascii="맑은 고딕" w:eastAsia="맑은 고딕" w:hAnsi="맑은 고딕" w:cs="맑은 고딕"/>
          </w:rPr>
          <w:delText>그림 26: 관리자 유저 feedback 관리 페이지</w:delText>
        </w:r>
      </w:del>
    </w:p>
    <w:p w14:paraId="5F25E313" w14:textId="6AB1B0F8"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 xml:space="preserve"> 그림 </w:t>
      </w:r>
      <w:ins w:id="2191" w:author="고광표" w:date="2018-04-17T03:42:00Z">
        <w:r w:rsidR="00167622">
          <w:rPr>
            <w:rFonts w:ascii="맑은 고딕" w:eastAsia="맑은 고딕" w:hAnsi="맑은 고딕" w:cs="맑은 고딕"/>
          </w:rPr>
          <w:t>30</w:t>
        </w:r>
      </w:ins>
      <w:del w:id="2192" w:author="고광표" w:date="2018-04-17T03:42:00Z">
        <w:r w:rsidDel="00167622">
          <w:rPr>
            <w:rFonts w:ascii="맑은 고딕" w:eastAsia="맑은 고딕" w:hAnsi="맑은 고딕" w:cs="맑은 고딕"/>
          </w:rPr>
          <w:delText>26</w:delText>
        </w:r>
      </w:del>
      <w:r>
        <w:rPr>
          <w:rFonts w:ascii="맑은 고딕" w:eastAsia="맑은 고딕" w:hAnsi="맑은 고딕" w:cs="맑은 고딕"/>
        </w:rPr>
        <w:t>은 피드백을 바탕으로 사용자 관리하기 Feature이다. 관리자는 이 페이지에서 “HELPER”와 “HELPEE”의 피드백들을 조회할 수 있다. 관리자는 피드백들을 읽고 만약 평가가 좋지 않다면 “중지” 버튼을 눌러 그 사용자에 대해 사용 중지 처리를 할 수 있다.</w:t>
      </w:r>
    </w:p>
    <w:p w14:paraId="3F4E6B24" w14:textId="77777777" w:rsidR="00167622" w:rsidRDefault="00497855">
      <w:pPr>
        <w:keepNext/>
        <w:spacing w:line="360" w:lineRule="auto"/>
        <w:jc w:val="center"/>
        <w:rPr>
          <w:ins w:id="2193" w:author="고광표" w:date="2018-04-17T03:42:00Z"/>
        </w:rPr>
        <w:pPrChange w:id="2194" w:author="고광표" w:date="2018-04-17T03:42:00Z">
          <w:pPr>
            <w:spacing w:line="360" w:lineRule="auto"/>
            <w:jc w:val="center"/>
          </w:pPr>
        </w:pPrChange>
      </w:pPr>
      <w:r>
        <w:rPr>
          <w:rFonts w:ascii="맑은 고딕" w:eastAsia="맑은 고딕" w:hAnsi="맑은 고딕" w:cs="맑은 고딕"/>
          <w:noProof/>
        </w:rPr>
        <w:lastRenderedPageBreak/>
        <w:drawing>
          <wp:inline distT="114300" distB="114300" distL="114300" distR="114300" wp14:anchorId="017E24A9" wp14:editId="39AA4B6E">
            <wp:extent cx="1783080" cy="2842260"/>
            <wp:effectExtent l="0" t="0" r="7620" b="0"/>
            <wp:docPr id="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8"/>
                    <a:srcRect l="13455" r="51328"/>
                    <a:stretch>
                      <a:fillRect/>
                    </a:stretch>
                  </pic:blipFill>
                  <pic:spPr>
                    <a:xfrm>
                      <a:off x="0" y="0"/>
                      <a:ext cx="1783080" cy="2842260"/>
                    </a:xfrm>
                    <a:prstGeom prst="rect">
                      <a:avLst/>
                    </a:prstGeom>
                    <a:ln/>
                  </pic:spPr>
                </pic:pic>
              </a:graphicData>
            </a:graphic>
          </wp:inline>
        </w:drawing>
      </w:r>
    </w:p>
    <w:p w14:paraId="4B852C70" w14:textId="34125159" w:rsidR="00497855" w:rsidDel="00167622" w:rsidRDefault="00167622">
      <w:pPr>
        <w:pStyle w:val="aa"/>
        <w:jc w:val="center"/>
        <w:rPr>
          <w:del w:id="2195" w:author="고광표" w:date="2018-04-17T03:42:00Z"/>
          <w:rFonts w:ascii="맑은 고딕" w:eastAsia="맑은 고딕" w:hAnsi="맑은 고딕" w:cs="맑은 고딕"/>
        </w:rPr>
        <w:pPrChange w:id="2196" w:author="고광표" w:date="2018-04-17T03:42:00Z">
          <w:pPr>
            <w:spacing w:line="360" w:lineRule="auto"/>
            <w:jc w:val="center"/>
          </w:pPr>
        </w:pPrChange>
      </w:pPr>
      <w:bookmarkStart w:id="2197" w:name="_Toc512193230"/>
      <w:ins w:id="2198" w:author="고광표" w:date="2018-04-17T03:42:00Z">
        <w:r>
          <w:t xml:space="preserve">그림 </w:t>
        </w:r>
        <w:r>
          <w:rPr>
            <w:b w:val="0"/>
            <w:bCs w:val="0"/>
          </w:rPr>
          <w:fldChar w:fldCharType="begin"/>
        </w:r>
        <w:r>
          <w:instrText xml:space="preserve"> SEQ 그림 \* ARABIC </w:instrText>
        </w:r>
      </w:ins>
      <w:r>
        <w:rPr>
          <w:b w:val="0"/>
          <w:bCs w:val="0"/>
        </w:rPr>
        <w:fldChar w:fldCharType="separate"/>
      </w:r>
      <w:ins w:id="2199" w:author="고광표" w:date="2018-04-19T19:08:00Z">
        <w:r w:rsidR="004E1911">
          <w:rPr>
            <w:noProof/>
          </w:rPr>
          <w:t>31</w:t>
        </w:r>
      </w:ins>
      <w:ins w:id="2200" w:author="고광표" w:date="2018-04-17T03:42:00Z">
        <w:r>
          <w:rPr>
            <w:b w:val="0"/>
            <w:bCs w:val="0"/>
          </w:rPr>
          <w:fldChar w:fldCharType="end"/>
        </w:r>
        <w:r>
          <w:t xml:space="preserve">. </w:t>
        </w:r>
        <w:r>
          <w:rPr>
            <w:rFonts w:hint="eastAsia"/>
          </w:rPr>
          <w:t>시각 장애인 용 페이지</w:t>
        </w:r>
      </w:ins>
      <w:bookmarkEnd w:id="2197"/>
    </w:p>
    <w:p w14:paraId="4F06AB0A" w14:textId="5839D5DF" w:rsidR="00497855" w:rsidRDefault="00497855">
      <w:pPr>
        <w:pStyle w:val="aa"/>
        <w:jc w:val="center"/>
        <w:rPr>
          <w:rFonts w:ascii="맑은 고딕" w:eastAsia="맑은 고딕" w:hAnsi="맑은 고딕" w:cs="맑은 고딕"/>
        </w:rPr>
        <w:pPrChange w:id="2201" w:author="고광표" w:date="2018-04-17T03:42:00Z">
          <w:pPr>
            <w:spacing w:line="360" w:lineRule="auto"/>
            <w:jc w:val="center"/>
          </w:pPr>
        </w:pPrChange>
      </w:pPr>
      <w:del w:id="2202" w:author="고광표" w:date="2018-04-17T03:42:00Z">
        <w:r w:rsidDel="00167622">
          <w:rPr>
            <w:rFonts w:ascii="맑은 고딕" w:eastAsia="맑은 고딕" w:hAnsi="맑은 고딕" w:cs="맑은 고딕"/>
          </w:rPr>
          <w:delText>그림 27: 시각 장애인 용 페이지</w:delText>
        </w:r>
      </w:del>
    </w:p>
    <w:p w14:paraId="4DDC7D1E" w14:textId="304D7440" w:rsidR="00497855" w:rsidDel="00784F04" w:rsidRDefault="00497855" w:rsidP="00497855">
      <w:pPr>
        <w:spacing w:line="360" w:lineRule="auto"/>
        <w:rPr>
          <w:del w:id="2203" w:author="고광표" w:date="2018-04-17T04:26:00Z"/>
          <w:rFonts w:ascii="맑은 고딕" w:eastAsia="맑은 고딕" w:hAnsi="맑은 고딕" w:cs="맑은 고딕"/>
        </w:rPr>
      </w:pPr>
      <w:r>
        <w:rPr>
          <w:rFonts w:ascii="맑은 고딕" w:eastAsia="맑은 고딕" w:hAnsi="맑은 고딕" w:cs="맑은 고딕"/>
        </w:rPr>
        <w:t xml:space="preserve"> 그림 </w:t>
      </w:r>
      <w:ins w:id="2204" w:author="고광표" w:date="2018-04-17T03:42:00Z">
        <w:r w:rsidR="00167622">
          <w:rPr>
            <w:rFonts w:ascii="맑은 고딕" w:eastAsia="맑은 고딕" w:hAnsi="맑은 고딕" w:cs="맑은 고딕"/>
          </w:rPr>
          <w:t xml:space="preserve">31 </w:t>
        </w:r>
      </w:ins>
      <w:del w:id="2205" w:author="고광표" w:date="2018-04-17T03:42:00Z">
        <w:r w:rsidDel="00167622">
          <w:rPr>
            <w:rFonts w:ascii="맑은 고딕" w:eastAsia="맑은 고딕" w:hAnsi="맑은 고딕" w:cs="맑은 고딕"/>
          </w:rPr>
          <w:delText>27</w:delText>
        </w:r>
      </w:del>
      <w:r>
        <w:rPr>
          <w:rFonts w:ascii="맑은 고딕" w:eastAsia="맑은 고딕" w:hAnsi="맑은 고딕" w:cs="맑은 고딕"/>
        </w:rPr>
        <w:t>은 콜센터 연결하기 Feature이다. 시각 장애인의 경우 봉사의 시간, 위치, 종류 등 봉사를 신청하기 위한 불편한 단계들을 하기 힘들기 때문에 화면을 두</w:t>
      </w:r>
      <w:ins w:id="2206" w:author="고광표" w:date="2018-04-17T03:43:00Z">
        <w:r w:rsidR="00167622">
          <w:rPr>
            <w:rFonts w:ascii="맑은 고딕" w:eastAsia="맑은 고딕" w:hAnsi="맑은 고딕" w:cs="맑은 고딕" w:hint="eastAsia"/>
          </w:rPr>
          <w:t xml:space="preserve"> </w:t>
        </w:r>
      </w:ins>
      <w:r>
        <w:rPr>
          <w:rFonts w:ascii="맑은 고딕" w:eastAsia="맑은 고딕" w:hAnsi="맑은 고딕" w:cs="맑은 고딕"/>
        </w:rPr>
        <w:t>번 클릭하면 콜센터 직원에게 연결된다. 콜센터 직원은 시각 장애인의 요구에 맞게 도움 요청을 등록한다.</w:t>
      </w:r>
    </w:p>
    <w:p w14:paraId="1EB8C39D" w14:textId="4596C0A6" w:rsidR="00497855" w:rsidDel="00784F04" w:rsidRDefault="00497855">
      <w:pPr>
        <w:pStyle w:val="10"/>
        <w:rPr>
          <w:del w:id="2207" w:author="고광표" w:date="2018-04-17T04:25:00Z"/>
          <w:rFonts w:ascii="맑은 고딕" w:eastAsia="맑은 고딕" w:hAnsi="맑은 고딕" w:cs="맑은 고딕"/>
        </w:rPr>
        <w:pPrChange w:id="2208" w:author="고광표" w:date="2018-04-17T04:25:00Z">
          <w:pPr>
            <w:spacing w:line="360" w:lineRule="auto"/>
            <w:jc w:val="both"/>
          </w:pPr>
        </w:pPrChange>
      </w:pPr>
    </w:p>
    <w:p w14:paraId="43698B61" w14:textId="77777777" w:rsidR="00784F04" w:rsidRPr="00784F04" w:rsidRDefault="00784F04">
      <w:pPr>
        <w:spacing w:line="360" w:lineRule="auto"/>
        <w:rPr>
          <w:ins w:id="2209" w:author="고광표" w:date="2018-04-17T04:25:00Z"/>
          <w:rPrChange w:id="2210" w:author="고광표" w:date="2018-04-17T04:25:00Z">
            <w:rPr>
              <w:ins w:id="2211" w:author="고광표" w:date="2018-04-17T04:25:00Z"/>
              <w:rFonts w:ascii="맑은 고딕" w:eastAsia="맑은 고딕" w:hAnsi="맑은 고딕" w:cs="맑은 고딕"/>
            </w:rPr>
          </w:rPrChange>
        </w:rPr>
        <w:pPrChange w:id="2212" w:author="고광표" w:date="2018-04-17T04:26:00Z">
          <w:pPr>
            <w:pStyle w:val="10"/>
          </w:pPr>
        </w:pPrChange>
      </w:pPr>
    </w:p>
    <w:p w14:paraId="7C1EE141" w14:textId="0AEFE584" w:rsidR="00784F04" w:rsidDel="00784F04" w:rsidRDefault="00784F04">
      <w:pPr>
        <w:pStyle w:val="10"/>
        <w:rPr>
          <w:del w:id="2213" w:author="고광표" w:date="2018-04-17T04:25:00Z"/>
        </w:rPr>
        <w:pPrChange w:id="2214" w:author="고광표" w:date="2018-04-17T04:25:00Z">
          <w:pPr>
            <w:spacing w:line="360" w:lineRule="auto"/>
            <w:jc w:val="both"/>
          </w:pPr>
        </w:pPrChange>
      </w:pPr>
    </w:p>
    <w:p w14:paraId="3044AC6E" w14:textId="77777777" w:rsidR="00784F04" w:rsidRPr="00784F04" w:rsidRDefault="00784F04">
      <w:pPr>
        <w:rPr>
          <w:ins w:id="2215" w:author="고광표" w:date="2018-04-17T04:26:00Z"/>
          <w:rPrChange w:id="2216" w:author="고광표" w:date="2018-04-17T04:26:00Z">
            <w:rPr>
              <w:ins w:id="2217" w:author="고광표" w:date="2018-04-17T04:26:00Z"/>
              <w:b/>
            </w:rPr>
          </w:rPrChange>
        </w:rPr>
        <w:pPrChange w:id="2218" w:author="고광표" w:date="2018-04-17T04:26:00Z">
          <w:pPr>
            <w:spacing w:line="360" w:lineRule="auto"/>
            <w:jc w:val="both"/>
          </w:pPr>
        </w:pPrChange>
      </w:pPr>
    </w:p>
    <w:p w14:paraId="31351E1A" w14:textId="63749F49" w:rsidR="00497855" w:rsidDel="00784F04" w:rsidRDefault="00597193" w:rsidP="00497855">
      <w:pPr>
        <w:pStyle w:val="10"/>
        <w:rPr>
          <w:del w:id="2219" w:author="고광표" w:date="2018-04-17T04:25:00Z"/>
        </w:rPr>
      </w:pPr>
      <w:bookmarkStart w:id="2220" w:name="_Toc512193177"/>
      <w:ins w:id="2221" w:author=" " w:date="2018-04-22T20:41:00Z">
        <w:r>
          <w:t>2</w:t>
        </w:r>
      </w:ins>
      <w:del w:id="2222" w:author=" " w:date="2018-04-22T20:41:00Z">
        <w:r w:rsidR="00497855" w:rsidDel="00597193">
          <w:delText>4</w:delText>
        </w:r>
      </w:del>
      <w:r w:rsidR="00497855">
        <w:t>. 설계</w:t>
      </w:r>
      <w:bookmarkEnd w:id="2220"/>
    </w:p>
    <w:p w14:paraId="5DD08A89" w14:textId="77777777" w:rsidR="00497855" w:rsidRDefault="00497855">
      <w:pPr>
        <w:pStyle w:val="10"/>
        <w:pPrChange w:id="2223" w:author="고광표" w:date="2018-04-17T04:25:00Z">
          <w:pPr>
            <w:spacing w:line="360" w:lineRule="auto"/>
            <w:jc w:val="both"/>
          </w:pPr>
        </w:pPrChange>
      </w:pPr>
    </w:p>
    <w:p w14:paraId="245F815D" w14:textId="0C0FACAF" w:rsidR="00497855" w:rsidRDefault="00497855" w:rsidP="00497855">
      <w:pPr>
        <w:pStyle w:val="20"/>
      </w:pPr>
      <w:r>
        <w:t xml:space="preserve"> </w:t>
      </w:r>
      <w:bookmarkStart w:id="2224" w:name="_Toc512193178"/>
      <w:ins w:id="2225" w:author=" " w:date="2018-04-22T20:41:00Z">
        <w:r w:rsidR="00597193">
          <w:t>2</w:t>
        </w:r>
      </w:ins>
      <w:del w:id="2226" w:author=" " w:date="2018-04-22T20:41:00Z">
        <w:r w:rsidDel="00597193">
          <w:delText>4</w:delText>
        </w:r>
      </w:del>
      <w:r>
        <w:t>.1 시스템 구조</w:t>
      </w:r>
      <w:bookmarkEnd w:id="2224"/>
    </w:p>
    <w:p w14:paraId="7EF28D38" w14:textId="50605E09" w:rsidR="00497855" w:rsidRDefault="00497855" w:rsidP="00497855">
      <w:pPr>
        <w:spacing w:line="360" w:lineRule="auto"/>
        <w:jc w:val="both"/>
        <w:rPr>
          <w:rFonts w:ascii="맑은 고딕" w:eastAsia="맑은 고딕" w:hAnsi="맑은 고딕" w:cs="맑은 고딕"/>
          <w:sz w:val="24"/>
          <w:szCs w:val="24"/>
        </w:rPr>
      </w:pPr>
      <w:r>
        <w:rPr>
          <w:rFonts w:ascii="맑은 고딕" w:eastAsia="맑은 고딕" w:hAnsi="맑은 고딕" w:cs="맑은 고딕"/>
          <w:sz w:val="24"/>
          <w:szCs w:val="24"/>
        </w:rPr>
        <w:t xml:space="preserve">  </w:t>
      </w:r>
      <w:ins w:id="2227" w:author=" " w:date="2018-04-22T20:41:00Z">
        <w:r w:rsidR="00597193">
          <w:rPr>
            <w:rFonts w:ascii="맑은 고딕" w:eastAsia="맑은 고딕" w:hAnsi="맑은 고딕" w:cs="맑은 고딕"/>
            <w:sz w:val="24"/>
            <w:szCs w:val="24"/>
          </w:rPr>
          <w:t>2</w:t>
        </w:r>
      </w:ins>
      <w:del w:id="2228" w:author=" " w:date="2018-04-22T20:41:00Z">
        <w:r w:rsidDel="00597193">
          <w:rPr>
            <w:rFonts w:ascii="맑은 고딕" w:eastAsia="맑은 고딕" w:hAnsi="맑은 고딕" w:cs="맑은 고딕"/>
            <w:sz w:val="24"/>
            <w:szCs w:val="24"/>
          </w:rPr>
          <w:delText>4</w:delText>
        </w:r>
      </w:del>
      <w:r>
        <w:rPr>
          <w:rFonts w:ascii="맑은 고딕" w:eastAsia="맑은 고딕" w:hAnsi="맑은 고딕" w:cs="맑은 고딕"/>
          <w:sz w:val="24"/>
          <w:szCs w:val="24"/>
        </w:rPr>
        <w:t>.1.1 OVERALL 시스템 구조</w:t>
      </w:r>
    </w:p>
    <w:p w14:paraId="25412798" w14:textId="77777777" w:rsidR="00167622" w:rsidRDefault="00497855">
      <w:pPr>
        <w:keepNext/>
        <w:spacing w:line="360" w:lineRule="auto"/>
        <w:jc w:val="center"/>
        <w:rPr>
          <w:ins w:id="2229" w:author="고광표" w:date="2018-04-17T03:44:00Z"/>
        </w:rPr>
        <w:pPrChange w:id="2230" w:author="고광표" w:date="2018-04-17T03:44:00Z">
          <w:pPr>
            <w:spacing w:line="360" w:lineRule="auto"/>
            <w:jc w:val="both"/>
          </w:pPr>
        </w:pPrChange>
      </w:pPr>
      <w:r>
        <w:rPr>
          <w:rFonts w:ascii="맑은 고딕" w:eastAsia="맑은 고딕" w:hAnsi="맑은 고딕" w:cs="맑은 고딕"/>
          <w:noProof/>
          <w:sz w:val="24"/>
          <w:szCs w:val="24"/>
        </w:rPr>
        <w:drawing>
          <wp:inline distT="114300" distB="114300" distL="114300" distR="114300" wp14:anchorId="42A0CFCB" wp14:editId="49DEE8D3">
            <wp:extent cx="5219700" cy="2641600"/>
            <wp:effectExtent l="0" t="0" r="0" b="6350"/>
            <wp:docPr id="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9"/>
                    <a:srcRect/>
                    <a:stretch>
                      <a:fillRect/>
                    </a:stretch>
                  </pic:blipFill>
                  <pic:spPr>
                    <a:xfrm>
                      <a:off x="0" y="0"/>
                      <a:ext cx="5219700" cy="2641600"/>
                    </a:xfrm>
                    <a:prstGeom prst="rect">
                      <a:avLst/>
                    </a:prstGeom>
                    <a:ln/>
                  </pic:spPr>
                </pic:pic>
              </a:graphicData>
            </a:graphic>
          </wp:inline>
        </w:drawing>
      </w:r>
    </w:p>
    <w:p w14:paraId="3A20A5A4" w14:textId="03F2F46A" w:rsidR="00497855" w:rsidRDefault="00167622">
      <w:pPr>
        <w:pStyle w:val="aa"/>
        <w:jc w:val="center"/>
        <w:rPr>
          <w:rFonts w:ascii="맑은 고딕" w:eastAsia="맑은 고딕" w:hAnsi="맑은 고딕" w:cs="맑은 고딕"/>
          <w:sz w:val="24"/>
          <w:szCs w:val="24"/>
        </w:rPr>
        <w:pPrChange w:id="2231" w:author="고광표" w:date="2018-04-17T03:44:00Z">
          <w:pPr>
            <w:spacing w:line="360" w:lineRule="auto"/>
            <w:jc w:val="both"/>
          </w:pPr>
        </w:pPrChange>
      </w:pPr>
      <w:bookmarkStart w:id="2232" w:name="_Toc512193231"/>
      <w:ins w:id="2233" w:author="고광표" w:date="2018-04-17T03:44:00Z">
        <w:r>
          <w:t xml:space="preserve">그림 </w:t>
        </w:r>
        <w:r>
          <w:fldChar w:fldCharType="begin"/>
        </w:r>
        <w:r>
          <w:instrText xml:space="preserve"> SEQ 그림 \* ARABIC </w:instrText>
        </w:r>
      </w:ins>
      <w:r>
        <w:fldChar w:fldCharType="separate"/>
      </w:r>
      <w:ins w:id="2234" w:author="고광표" w:date="2018-04-19T19:08:00Z">
        <w:r w:rsidR="004E1911">
          <w:rPr>
            <w:noProof/>
          </w:rPr>
          <w:t>32</w:t>
        </w:r>
      </w:ins>
      <w:ins w:id="2235" w:author="고광표" w:date="2018-04-17T03:44:00Z">
        <w:r>
          <w:fldChar w:fldCharType="end"/>
        </w:r>
        <w:r>
          <w:t xml:space="preserve">. </w:t>
        </w:r>
        <w:r>
          <w:rPr>
            <w:rFonts w:hint="eastAsia"/>
          </w:rPr>
          <w:t>전체 시스템</w:t>
        </w:r>
      </w:ins>
      <w:bookmarkEnd w:id="2232"/>
    </w:p>
    <w:p w14:paraId="117F47A4" w14:textId="77777777" w:rsidR="00497855" w:rsidDel="00784F04" w:rsidRDefault="00497855" w:rsidP="00497855">
      <w:pPr>
        <w:spacing w:line="360" w:lineRule="auto"/>
        <w:rPr>
          <w:del w:id="2236" w:author="고광표" w:date="2018-04-17T04:26:00Z"/>
          <w:rFonts w:ascii="맑은 고딕" w:eastAsia="맑은 고딕" w:hAnsi="맑은 고딕" w:cs="맑은 고딕"/>
        </w:rPr>
      </w:pPr>
      <w:r>
        <w:rPr>
          <w:rFonts w:ascii="맑은 고딕" w:eastAsia="맑은 고딕" w:hAnsi="맑은 고딕" w:cs="맑은 고딕"/>
        </w:rPr>
        <w:lastRenderedPageBreak/>
        <w:t>전체 시스템은 User, User Interface, Server로 구성되어 있다.</w:t>
      </w:r>
    </w:p>
    <w:p w14:paraId="5AEC27DB" w14:textId="77777777" w:rsidR="00497855" w:rsidRDefault="00497855" w:rsidP="00497855">
      <w:pPr>
        <w:spacing w:line="360" w:lineRule="auto"/>
        <w:rPr>
          <w:rFonts w:ascii="맑은 고딕" w:eastAsia="맑은 고딕" w:hAnsi="맑은 고딕" w:cs="맑은 고딕"/>
        </w:rPr>
      </w:pPr>
    </w:p>
    <w:p w14:paraId="582431B6" w14:textId="77777777" w:rsidR="00784F04" w:rsidRDefault="00784F04" w:rsidP="00497855">
      <w:pPr>
        <w:spacing w:line="360" w:lineRule="auto"/>
        <w:rPr>
          <w:ins w:id="2237" w:author="고광표" w:date="2018-04-17T04:26:00Z"/>
          <w:rFonts w:ascii="맑은 고딕" w:eastAsia="맑은 고딕" w:hAnsi="맑은 고딕" w:cs="맑은 고딕"/>
          <w:sz w:val="24"/>
          <w:szCs w:val="24"/>
        </w:rPr>
      </w:pPr>
    </w:p>
    <w:p w14:paraId="30C1EF20" w14:textId="7BB48A22" w:rsidR="00497855" w:rsidDel="00167622" w:rsidRDefault="00497855" w:rsidP="00497855">
      <w:pPr>
        <w:spacing w:line="360" w:lineRule="auto"/>
        <w:rPr>
          <w:del w:id="2238" w:author="고광표" w:date="2018-04-17T03:43:00Z"/>
          <w:rFonts w:ascii="맑은 고딕" w:eastAsia="맑은 고딕" w:hAnsi="맑은 고딕" w:cs="맑은 고딕"/>
          <w:sz w:val="24"/>
          <w:szCs w:val="24"/>
        </w:rPr>
      </w:pPr>
      <w:r>
        <w:rPr>
          <w:rFonts w:ascii="맑은 고딕" w:eastAsia="맑은 고딕" w:hAnsi="맑은 고딕" w:cs="맑은 고딕"/>
          <w:sz w:val="24"/>
          <w:szCs w:val="24"/>
        </w:rPr>
        <w:t xml:space="preserve">▪ </w:t>
      </w:r>
      <w:del w:id="2239" w:author="고광표" w:date="2018-04-17T03:43:00Z">
        <w:r w:rsidDel="00167622">
          <w:rPr>
            <w:rFonts w:ascii="맑은 고딕" w:eastAsia="맑은 고딕" w:hAnsi="맑은 고딕" w:cs="맑은 고딕"/>
            <w:sz w:val="24"/>
            <w:szCs w:val="24"/>
          </w:rPr>
          <w:delText xml:space="preserve"> </w:delText>
        </w:r>
      </w:del>
      <w:r>
        <w:rPr>
          <w:rFonts w:ascii="맑은 고딕" w:eastAsia="맑은 고딕" w:hAnsi="맑은 고딕" w:cs="맑은 고딕"/>
          <w:sz w:val="24"/>
          <w:szCs w:val="24"/>
        </w:rPr>
        <w:t>User</w:t>
      </w:r>
    </w:p>
    <w:p w14:paraId="1AFF6E0D" w14:textId="77777777" w:rsidR="00497855" w:rsidRDefault="00497855" w:rsidP="00497855">
      <w:pPr>
        <w:spacing w:line="360" w:lineRule="auto"/>
        <w:rPr>
          <w:rFonts w:ascii="맑은 고딕" w:eastAsia="맑은 고딕" w:hAnsi="맑은 고딕" w:cs="맑은 고딕"/>
        </w:rPr>
      </w:pPr>
    </w:p>
    <w:p w14:paraId="542DB0E1" w14:textId="77777777" w:rsidR="00497855" w:rsidRDefault="00497855" w:rsidP="00497855">
      <w:pPr>
        <w:spacing w:line="360" w:lineRule="auto"/>
        <w:rPr>
          <w:rFonts w:ascii="맑은 고딕" w:eastAsia="맑은 고딕" w:hAnsi="맑은 고딕" w:cs="맑은 고딕"/>
        </w:rPr>
      </w:pPr>
      <w:r>
        <w:rPr>
          <w:rFonts w:ascii="맑은 고딕" w:eastAsia="맑은 고딕" w:hAnsi="맑은 고딕" w:cs="맑은 고딕"/>
        </w:rPr>
        <w:t>User에는 도움을 받고자 하는 장애인, 노약자, 환자와 도움을 주고자 하는 자원봉사자, 그리고 봉사 시간을 제공하고 시스템의 전반적인 관리를 책임지는 관리자가 있다.</w:t>
      </w:r>
    </w:p>
    <w:p w14:paraId="77E77E81" w14:textId="77777777" w:rsidR="00497855" w:rsidRDefault="00497855" w:rsidP="00497855">
      <w:pPr>
        <w:spacing w:line="360" w:lineRule="auto"/>
        <w:rPr>
          <w:rFonts w:ascii="맑은 고딕" w:eastAsia="맑은 고딕" w:hAnsi="맑은 고딕" w:cs="맑은 고딕"/>
        </w:rPr>
      </w:pPr>
    </w:p>
    <w:p w14:paraId="06ED01BE" w14:textId="77777777" w:rsidR="00497855" w:rsidDel="00167622" w:rsidRDefault="00497855" w:rsidP="00497855">
      <w:pPr>
        <w:spacing w:line="360" w:lineRule="auto"/>
        <w:rPr>
          <w:del w:id="2240" w:author="고광표" w:date="2018-04-17T03:43:00Z"/>
          <w:rFonts w:ascii="맑은 고딕" w:eastAsia="맑은 고딕" w:hAnsi="맑은 고딕" w:cs="맑은 고딕"/>
          <w:sz w:val="24"/>
          <w:szCs w:val="24"/>
        </w:rPr>
      </w:pPr>
      <w:r>
        <w:rPr>
          <w:rFonts w:ascii="맑은 고딕" w:eastAsia="맑은 고딕" w:hAnsi="맑은 고딕" w:cs="맑은 고딕"/>
          <w:sz w:val="24"/>
          <w:szCs w:val="24"/>
        </w:rPr>
        <w:t xml:space="preserve">▪ </w:t>
      </w:r>
      <w:del w:id="2241" w:author="고광표" w:date="2018-04-17T03:43:00Z">
        <w:r w:rsidDel="00167622">
          <w:rPr>
            <w:rFonts w:ascii="맑은 고딕" w:eastAsia="맑은 고딕" w:hAnsi="맑은 고딕" w:cs="맑은 고딕"/>
          </w:rPr>
          <w:delText xml:space="preserve"> </w:delText>
        </w:r>
      </w:del>
      <w:r>
        <w:rPr>
          <w:rFonts w:ascii="맑은 고딕" w:eastAsia="맑은 고딕" w:hAnsi="맑은 고딕" w:cs="맑은 고딕"/>
          <w:sz w:val="24"/>
          <w:szCs w:val="24"/>
        </w:rPr>
        <w:t>User Interface</w:t>
      </w:r>
    </w:p>
    <w:p w14:paraId="4D6898A2" w14:textId="77777777" w:rsidR="00497855" w:rsidRDefault="00497855" w:rsidP="00497855">
      <w:pPr>
        <w:spacing w:line="360" w:lineRule="auto"/>
        <w:rPr>
          <w:rFonts w:ascii="맑은 고딕" w:eastAsia="맑은 고딕" w:hAnsi="맑은 고딕" w:cs="맑은 고딕"/>
        </w:rPr>
      </w:pPr>
    </w:p>
    <w:p w14:paraId="40B46B0C" w14:textId="77777777" w:rsidR="00497855" w:rsidRDefault="00497855" w:rsidP="00497855">
      <w:pPr>
        <w:spacing w:line="360" w:lineRule="auto"/>
        <w:rPr>
          <w:rFonts w:ascii="맑은 고딕" w:eastAsia="맑은 고딕" w:hAnsi="맑은 고딕" w:cs="맑은 고딕"/>
        </w:rPr>
      </w:pPr>
      <w:r>
        <w:rPr>
          <w:rFonts w:ascii="맑은 고딕" w:eastAsia="맑은 고딕" w:hAnsi="맑은 고딕" w:cs="맑은 고딕"/>
        </w:rPr>
        <w:t xml:space="preserve"> User Interface는 Smart Phone, Web Browser로 구성되어 있다. 도움을 받고자 하는 사람들은 Smart Phone을 통해서 도움을 요청할 수 있고 자원봉사자들은 Smart Phone을 통해서 도움 요청에 대한 알람을 받고 봉사를 하겠다는 요청을 보낼 수 있다. 그리고 관리자는 Web Browser를 통해 봉사활동 내역을 확인한 후 자원봉사자들에게 봉사시간을 제공하고 봉사활동에 대해 전반적으로 검토한다.</w:t>
      </w:r>
    </w:p>
    <w:p w14:paraId="647B9049" w14:textId="77777777" w:rsidR="00497855" w:rsidRDefault="00497855" w:rsidP="00497855">
      <w:pPr>
        <w:spacing w:line="360" w:lineRule="auto"/>
        <w:rPr>
          <w:rFonts w:ascii="맑은 고딕" w:eastAsia="맑은 고딕" w:hAnsi="맑은 고딕" w:cs="맑은 고딕"/>
        </w:rPr>
      </w:pPr>
    </w:p>
    <w:p w14:paraId="735B340E" w14:textId="77777777" w:rsidR="00497855" w:rsidDel="00167622" w:rsidRDefault="00497855" w:rsidP="00497855">
      <w:pPr>
        <w:spacing w:line="360" w:lineRule="auto"/>
        <w:rPr>
          <w:del w:id="2242" w:author="고광표" w:date="2018-04-17T03:43:00Z"/>
          <w:rFonts w:ascii="맑은 고딕" w:eastAsia="맑은 고딕" w:hAnsi="맑은 고딕" w:cs="맑은 고딕"/>
          <w:sz w:val="24"/>
          <w:szCs w:val="24"/>
        </w:rPr>
      </w:pPr>
      <w:r>
        <w:rPr>
          <w:rFonts w:ascii="맑은 고딕" w:eastAsia="맑은 고딕" w:hAnsi="맑은 고딕" w:cs="맑은 고딕"/>
          <w:sz w:val="24"/>
          <w:szCs w:val="24"/>
        </w:rPr>
        <w:t xml:space="preserve">▪ </w:t>
      </w:r>
      <w:del w:id="2243" w:author="고광표" w:date="2018-04-17T03:43:00Z">
        <w:r w:rsidDel="00167622">
          <w:rPr>
            <w:rFonts w:ascii="맑은 고딕" w:eastAsia="맑은 고딕" w:hAnsi="맑은 고딕" w:cs="맑은 고딕"/>
          </w:rPr>
          <w:delText xml:space="preserve"> </w:delText>
        </w:r>
      </w:del>
      <w:r>
        <w:rPr>
          <w:rFonts w:ascii="맑은 고딕" w:eastAsia="맑은 고딕" w:hAnsi="맑은 고딕" w:cs="맑은 고딕"/>
          <w:sz w:val="24"/>
          <w:szCs w:val="24"/>
        </w:rPr>
        <w:t>Server</w:t>
      </w:r>
    </w:p>
    <w:p w14:paraId="0CE900BD" w14:textId="77777777" w:rsidR="00497855" w:rsidRDefault="00497855" w:rsidP="00497855">
      <w:pPr>
        <w:spacing w:line="360" w:lineRule="auto"/>
        <w:rPr>
          <w:rFonts w:ascii="맑은 고딕" w:eastAsia="맑은 고딕" w:hAnsi="맑은 고딕" w:cs="맑은 고딕"/>
        </w:rPr>
      </w:pPr>
    </w:p>
    <w:p w14:paraId="61CE0BAE" w14:textId="77777777" w:rsidR="00497855" w:rsidRDefault="00497855" w:rsidP="00497855">
      <w:pPr>
        <w:spacing w:line="360" w:lineRule="auto"/>
        <w:rPr>
          <w:rFonts w:ascii="맑은 고딕" w:eastAsia="맑은 고딕" w:hAnsi="맑은 고딕" w:cs="맑은 고딕"/>
        </w:rPr>
      </w:pPr>
      <w:r>
        <w:rPr>
          <w:rFonts w:ascii="맑은 고딕" w:eastAsia="맑은 고딕" w:hAnsi="맑은 고딕" w:cs="맑은 고딕"/>
        </w:rPr>
        <w:t xml:space="preserve">Server는 Amazon web service상에서 Node Server와 MongoDB를 사용하는 구조로 되어 있다. Server는 User Interface로 부터 요청을 받고 database에 접근하여 여러 작업을 수행한다. </w:t>
      </w:r>
    </w:p>
    <w:p w14:paraId="38A2F4D1" w14:textId="71E9CC0E" w:rsidR="00784F04" w:rsidRDefault="00784F04">
      <w:pPr>
        <w:rPr>
          <w:ins w:id="2244" w:author="고광표" w:date="2018-04-17T04:27:00Z"/>
          <w:rFonts w:ascii="맑은 고딕" w:eastAsia="맑은 고딕" w:hAnsi="맑은 고딕" w:cs="맑은 고딕"/>
          <w:sz w:val="24"/>
          <w:szCs w:val="24"/>
        </w:rPr>
      </w:pPr>
      <w:ins w:id="2245" w:author="고광표" w:date="2018-04-17T04:27:00Z">
        <w:r>
          <w:rPr>
            <w:rFonts w:ascii="맑은 고딕" w:eastAsia="맑은 고딕" w:hAnsi="맑은 고딕" w:cs="맑은 고딕"/>
            <w:sz w:val="24"/>
            <w:szCs w:val="24"/>
          </w:rPr>
          <w:br w:type="page"/>
        </w:r>
      </w:ins>
    </w:p>
    <w:p w14:paraId="31463763" w14:textId="77777777" w:rsidR="00497855" w:rsidRDefault="00497855" w:rsidP="00497855">
      <w:pPr>
        <w:spacing w:line="360" w:lineRule="auto"/>
        <w:jc w:val="both"/>
        <w:rPr>
          <w:rFonts w:ascii="맑은 고딕" w:eastAsia="맑은 고딕" w:hAnsi="맑은 고딕" w:cs="맑은 고딕"/>
          <w:sz w:val="24"/>
          <w:szCs w:val="24"/>
        </w:rPr>
      </w:pPr>
    </w:p>
    <w:p w14:paraId="5E96D143" w14:textId="1C045C68" w:rsidR="00497855" w:rsidRDefault="00497855" w:rsidP="00497855">
      <w:pPr>
        <w:pStyle w:val="30"/>
      </w:pPr>
      <w:r>
        <w:t xml:space="preserve">  </w:t>
      </w:r>
      <w:bookmarkStart w:id="2246" w:name="_Toc512193179"/>
      <w:ins w:id="2247" w:author=" " w:date="2018-04-22T20:41:00Z">
        <w:r w:rsidR="00597193">
          <w:t>2</w:t>
        </w:r>
      </w:ins>
      <w:del w:id="2248" w:author=" " w:date="2018-04-22T20:41:00Z">
        <w:r w:rsidDel="00597193">
          <w:delText>4</w:delText>
        </w:r>
      </w:del>
      <w:r>
        <w:t>.1.2 SW ARCHITECTURE</w:t>
      </w:r>
      <w:bookmarkEnd w:id="2246"/>
    </w:p>
    <w:p w14:paraId="68BA07FF" w14:textId="77777777" w:rsidR="00167622" w:rsidRDefault="00497855">
      <w:pPr>
        <w:keepNext/>
        <w:spacing w:line="360" w:lineRule="auto"/>
        <w:jc w:val="center"/>
        <w:rPr>
          <w:ins w:id="2249" w:author="고광표" w:date="2018-04-17T03:43:00Z"/>
        </w:rPr>
        <w:pPrChange w:id="2250" w:author="고광표" w:date="2018-04-17T03:43:00Z">
          <w:pPr>
            <w:spacing w:line="360" w:lineRule="auto"/>
            <w:jc w:val="both"/>
          </w:pPr>
        </w:pPrChange>
      </w:pPr>
      <w:r>
        <w:rPr>
          <w:rFonts w:ascii="맑은 고딕" w:eastAsia="맑은 고딕" w:hAnsi="맑은 고딕" w:cs="맑은 고딕"/>
          <w:noProof/>
          <w:sz w:val="24"/>
          <w:szCs w:val="24"/>
        </w:rPr>
        <w:drawing>
          <wp:inline distT="114300" distB="114300" distL="114300" distR="114300" wp14:anchorId="5EF59242" wp14:editId="7E72B188">
            <wp:extent cx="5379720" cy="2745740"/>
            <wp:effectExtent l="0" t="0" r="0" b="0"/>
            <wp:docPr id="2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0"/>
                    <a:srcRect/>
                    <a:stretch>
                      <a:fillRect/>
                    </a:stretch>
                  </pic:blipFill>
                  <pic:spPr>
                    <a:xfrm>
                      <a:off x="0" y="0"/>
                      <a:ext cx="5379720" cy="2745740"/>
                    </a:xfrm>
                    <a:prstGeom prst="rect">
                      <a:avLst/>
                    </a:prstGeom>
                    <a:ln/>
                  </pic:spPr>
                </pic:pic>
              </a:graphicData>
            </a:graphic>
          </wp:inline>
        </w:drawing>
      </w:r>
    </w:p>
    <w:p w14:paraId="5AE6E14A" w14:textId="707ABCA4" w:rsidR="00497855" w:rsidRDefault="00167622">
      <w:pPr>
        <w:pStyle w:val="aa"/>
        <w:jc w:val="center"/>
        <w:rPr>
          <w:rFonts w:ascii="맑은 고딕" w:eastAsia="맑은 고딕" w:hAnsi="맑은 고딕" w:cs="맑은 고딕"/>
          <w:sz w:val="24"/>
          <w:szCs w:val="24"/>
        </w:rPr>
        <w:pPrChange w:id="2251" w:author="고광표" w:date="2018-04-17T03:43:00Z">
          <w:pPr>
            <w:spacing w:line="360" w:lineRule="auto"/>
            <w:jc w:val="both"/>
          </w:pPr>
        </w:pPrChange>
      </w:pPr>
      <w:bookmarkStart w:id="2252" w:name="_Toc512193232"/>
      <w:ins w:id="2253" w:author="고광표" w:date="2018-04-17T03:43:00Z">
        <w:r>
          <w:t xml:space="preserve">그림 </w:t>
        </w:r>
        <w:r>
          <w:fldChar w:fldCharType="begin"/>
        </w:r>
        <w:r>
          <w:instrText xml:space="preserve"> SEQ 그림 \* ARABIC </w:instrText>
        </w:r>
      </w:ins>
      <w:r>
        <w:fldChar w:fldCharType="separate"/>
      </w:r>
      <w:ins w:id="2254" w:author="고광표" w:date="2018-04-19T19:08:00Z">
        <w:r w:rsidR="004E1911">
          <w:rPr>
            <w:noProof/>
          </w:rPr>
          <w:t>33</w:t>
        </w:r>
      </w:ins>
      <w:ins w:id="2255" w:author="고광표" w:date="2018-04-17T03:43:00Z">
        <w:r>
          <w:fldChar w:fldCharType="end"/>
        </w:r>
        <w:r>
          <w:t xml:space="preserve">. </w:t>
        </w:r>
        <w:r>
          <w:rPr>
            <w:rFonts w:hint="eastAsia"/>
          </w:rPr>
          <w:t>SW A</w:t>
        </w:r>
        <w:r>
          <w:t>rchitecture</w:t>
        </w:r>
      </w:ins>
      <w:bookmarkEnd w:id="2252"/>
    </w:p>
    <w:p w14:paraId="665DA793" w14:textId="77777777" w:rsidR="00497855" w:rsidRDefault="00497855" w:rsidP="00497855">
      <w:pPr>
        <w:spacing w:line="360" w:lineRule="auto"/>
        <w:rPr>
          <w:rFonts w:ascii="맑은 고딕" w:eastAsia="맑은 고딕" w:hAnsi="맑은 고딕" w:cs="맑은 고딕"/>
          <w:sz w:val="24"/>
          <w:szCs w:val="24"/>
        </w:rPr>
      </w:pPr>
      <w:r>
        <w:rPr>
          <w:rFonts w:ascii="맑은 고딕" w:eastAsia="맑은 고딕" w:hAnsi="맑은 고딕" w:cs="맑은 고딕"/>
          <w:sz w:val="24"/>
          <w:szCs w:val="24"/>
        </w:rPr>
        <w:t>▪ Front End</w:t>
      </w:r>
    </w:p>
    <w:p w14:paraId="31F2AE7C" w14:textId="77777777" w:rsidR="00497855" w:rsidRDefault="00497855" w:rsidP="00497855">
      <w:pPr>
        <w:spacing w:line="360" w:lineRule="auto"/>
        <w:rPr>
          <w:rFonts w:ascii="맑은 고딕" w:eastAsia="맑은 고딕" w:hAnsi="맑은 고딕" w:cs="맑은 고딕"/>
        </w:rPr>
      </w:pPr>
      <w:r>
        <w:rPr>
          <w:rFonts w:ascii="맑은 고딕" w:eastAsia="맑은 고딕" w:hAnsi="맑은 고딕" w:cs="맑은 고딕"/>
        </w:rPr>
        <w:t>Front End의 Mobile Application은 자원 봉사자 및 도움을 받는 사람들(장애인, 노약자, 환자) 이 사용하는 것이고 Web Application은 관리자가 사용하는 것이다.</w:t>
      </w:r>
    </w:p>
    <w:p w14:paraId="461C9D18" w14:textId="77777777" w:rsidR="00497855" w:rsidRDefault="00497855" w:rsidP="00497855">
      <w:pPr>
        <w:spacing w:line="360" w:lineRule="auto"/>
        <w:rPr>
          <w:rFonts w:ascii="맑은 고딕" w:eastAsia="맑은 고딕" w:hAnsi="맑은 고딕" w:cs="맑은 고딕"/>
        </w:rPr>
      </w:pPr>
      <w:r>
        <w:rPr>
          <w:rFonts w:ascii="맑은 고딕" w:eastAsia="맑은 고딕" w:hAnsi="맑은 고딕" w:cs="맑은 고딕"/>
        </w:rPr>
        <w:t xml:space="preserve">사용자는 주변에 있는 봉사 처를 지도형태로 볼 수 있어야 하기 때문에 본 시스템에서는 Google Maps API를 사용한다. 그리고 Front end 에 수행한 작업을 Back End의 데이터 베이스에 반영하기 위하여 RESTful API인 GET과 POST를 사용한다. 외부에 노출되어도 되는 데이터를 서버로 전송할 때는 GET Method를 사용하고 외부에 노출되어서는 안되는 사용자 정보와 같은 데이터를 서버로 전송할 때는 POST Method를 사용한다. 또한, 앱에서는 안드로이드 xml을 통해서 사용자에게 화면을 보여주고, 웹에서는 Angular2(Typescript,Html,Css)를 통하여 관리자에게 화면을 보여준다.  </w:t>
      </w:r>
    </w:p>
    <w:p w14:paraId="52C37796" w14:textId="77777777" w:rsidR="00497855" w:rsidRDefault="00497855" w:rsidP="00497855">
      <w:pPr>
        <w:spacing w:line="360" w:lineRule="auto"/>
        <w:rPr>
          <w:rFonts w:ascii="맑은 고딕" w:eastAsia="맑은 고딕" w:hAnsi="맑은 고딕" w:cs="맑은 고딕"/>
          <w:sz w:val="24"/>
          <w:szCs w:val="24"/>
        </w:rPr>
      </w:pPr>
    </w:p>
    <w:p w14:paraId="2FCF957A" w14:textId="77777777" w:rsidR="00497855" w:rsidRDefault="00497855" w:rsidP="00497855">
      <w:pPr>
        <w:spacing w:line="360" w:lineRule="auto"/>
        <w:rPr>
          <w:rFonts w:ascii="맑은 고딕" w:eastAsia="맑은 고딕" w:hAnsi="맑은 고딕" w:cs="맑은 고딕"/>
          <w:sz w:val="24"/>
          <w:szCs w:val="24"/>
        </w:rPr>
      </w:pPr>
      <w:r>
        <w:rPr>
          <w:rFonts w:ascii="맑은 고딕" w:eastAsia="맑은 고딕" w:hAnsi="맑은 고딕" w:cs="맑은 고딕"/>
          <w:sz w:val="24"/>
          <w:szCs w:val="24"/>
        </w:rPr>
        <w:t>▪ Back End</w:t>
      </w:r>
    </w:p>
    <w:p w14:paraId="49A636F2" w14:textId="77777777" w:rsidR="00497855" w:rsidRDefault="00497855" w:rsidP="00497855">
      <w:pPr>
        <w:spacing w:line="360" w:lineRule="auto"/>
        <w:rPr>
          <w:rFonts w:ascii="맑은 고딕" w:eastAsia="맑은 고딕" w:hAnsi="맑은 고딕" w:cs="맑은 고딕"/>
        </w:rPr>
      </w:pPr>
      <w:r>
        <w:rPr>
          <w:rFonts w:ascii="맑은 고딕" w:eastAsia="맑은 고딕" w:hAnsi="맑은 고딕" w:cs="맑은 고딕"/>
        </w:rPr>
        <w:t xml:space="preserve">Back End에서는 Amazon Web Service 상에서 Express Framework 를 사용하여  Nodejs 서버를 구성하고 MongoDB를 사용하여 데이터 베이스를 구축하였다. Front-end에서 GET요청 혹은 </w:t>
      </w:r>
      <w:r>
        <w:rPr>
          <w:rFonts w:ascii="맑은 고딕" w:eastAsia="맑은 고딕" w:hAnsi="맑은 고딕" w:cs="맑은 고딕"/>
        </w:rPr>
        <w:lastRenderedPageBreak/>
        <w:t>POST 요청이 오면 Nodejs가 mongoose를 통해 MongoDB에 접근하여 요청데이터를 가지고 온다.</w:t>
      </w:r>
    </w:p>
    <w:p w14:paraId="0896C2A6" w14:textId="77777777" w:rsidR="00497855" w:rsidRDefault="00497855" w:rsidP="00497855">
      <w:pPr>
        <w:spacing w:line="360" w:lineRule="auto"/>
        <w:rPr>
          <w:rFonts w:ascii="맑은 고딕" w:eastAsia="맑은 고딕" w:hAnsi="맑은 고딕" w:cs="맑은 고딕"/>
          <w:sz w:val="24"/>
          <w:szCs w:val="24"/>
        </w:rPr>
      </w:pPr>
      <w:r>
        <w:rPr>
          <w:rFonts w:ascii="맑은 고딕" w:eastAsia="맑은 고딕" w:hAnsi="맑은 고딕" w:cs="맑은 고딕"/>
          <w:sz w:val="24"/>
          <w:szCs w:val="24"/>
        </w:rPr>
        <w:t xml:space="preserve">  </w:t>
      </w:r>
    </w:p>
    <w:p w14:paraId="1AB620E4" w14:textId="77777777" w:rsidR="00497855" w:rsidRDefault="00497855" w:rsidP="00497855">
      <w:pPr>
        <w:spacing w:line="360" w:lineRule="auto"/>
        <w:rPr>
          <w:rFonts w:ascii="맑은 고딕" w:eastAsia="맑은 고딕" w:hAnsi="맑은 고딕" w:cs="맑은 고딕"/>
          <w:sz w:val="24"/>
          <w:szCs w:val="24"/>
        </w:rPr>
      </w:pPr>
      <w:r>
        <w:rPr>
          <w:rFonts w:ascii="맑은 고딕" w:eastAsia="맑은 고딕" w:hAnsi="맑은 고딕" w:cs="맑은 고딕"/>
          <w:sz w:val="24"/>
          <w:szCs w:val="24"/>
        </w:rPr>
        <w:t>▪ System Flow</w:t>
      </w:r>
    </w:p>
    <w:p w14:paraId="58188259" w14:textId="77777777" w:rsidR="00497855" w:rsidRDefault="00497855" w:rsidP="00497855">
      <w:pPr>
        <w:spacing w:line="360" w:lineRule="auto"/>
        <w:rPr>
          <w:rFonts w:ascii="맑은 고딕" w:eastAsia="맑은 고딕" w:hAnsi="맑은 고딕" w:cs="맑은 고딕"/>
        </w:rPr>
      </w:pPr>
      <w:r>
        <w:rPr>
          <w:rFonts w:ascii="맑은 고딕" w:eastAsia="맑은 고딕" w:hAnsi="맑은 고딕" w:cs="맑은 고딕"/>
        </w:rPr>
        <w:t>본 Volunteer Matching 서비스의 System Flow는 다음과 같다.</w:t>
      </w:r>
    </w:p>
    <w:p w14:paraId="3F4D8106" w14:textId="77777777" w:rsidR="00497855" w:rsidRDefault="00497855" w:rsidP="00497855">
      <w:pPr>
        <w:spacing w:line="360" w:lineRule="auto"/>
        <w:rPr>
          <w:rFonts w:ascii="맑은 고딕" w:eastAsia="맑은 고딕" w:hAnsi="맑은 고딕" w:cs="맑은 고딕"/>
        </w:rPr>
      </w:pPr>
    </w:p>
    <w:p w14:paraId="1B5BA437" w14:textId="77777777" w:rsidR="00497855" w:rsidRDefault="00497855" w:rsidP="00497855">
      <w:pPr>
        <w:spacing w:line="360" w:lineRule="auto"/>
        <w:rPr>
          <w:rFonts w:ascii="맑은 고딕" w:eastAsia="맑은 고딕" w:hAnsi="맑은 고딕" w:cs="맑은 고딕"/>
        </w:rPr>
      </w:pPr>
      <w:r>
        <w:rPr>
          <w:rFonts w:ascii="맑은 고딕" w:eastAsia="맑은 고딕" w:hAnsi="맑은 고딕" w:cs="맑은 고딕"/>
        </w:rPr>
        <w:t>User가 서버에 봉사 요청을 하거나 봉사 지원을 승인한다는 요청 메시지를 보내거나 혹은 데이터를 조회할 경우 서버에 GET이나 POST와 같은 RESTful API를 통해 요청 메시지를 보낸다.(①,③) 그러면 서버는 DB에 접근하여(⑥) 요청 데이터를 가져와서(⑤) Front End 단에 데이터를 전달하거나(②,④) APP에 푸시알람을 전송한다.(②) 그리고 User가 자신 주변에 있는 봉사요청들을 조회할 경우   Google Maps API를 사용하여 Google Map을 띄운다.</w:t>
      </w:r>
    </w:p>
    <w:p w14:paraId="25B78E13" w14:textId="77777777" w:rsidR="00497855" w:rsidRDefault="00497855" w:rsidP="00497855">
      <w:pPr>
        <w:spacing w:line="360" w:lineRule="auto"/>
        <w:jc w:val="both"/>
        <w:rPr>
          <w:rFonts w:ascii="맑은 고딕" w:eastAsia="맑은 고딕" w:hAnsi="맑은 고딕" w:cs="맑은 고딕"/>
          <w:sz w:val="24"/>
          <w:szCs w:val="24"/>
        </w:rPr>
      </w:pPr>
    </w:p>
    <w:p w14:paraId="0DD23C4F" w14:textId="6E59D327" w:rsidR="00497855" w:rsidDel="00167622" w:rsidRDefault="00497855" w:rsidP="00497855">
      <w:pPr>
        <w:pStyle w:val="20"/>
        <w:rPr>
          <w:del w:id="2256" w:author="고광표" w:date="2018-04-17T03:43:00Z"/>
          <w:color w:val="FF0000"/>
        </w:rPr>
      </w:pPr>
      <w:r>
        <w:t xml:space="preserve"> </w:t>
      </w:r>
      <w:bookmarkStart w:id="2257" w:name="_Toc512193180"/>
      <w:ins w:id="2258" w:author=" " w:date="2018-04-22T20:41:00Z">
        <w:r w:rsidR="00597193">
          <w:t>2</w:t>
        </w:r>
      </w:ins>
      <w:del w:id="2259" w:author=" " w:date="2018-04-22T20:41:00Z">
        <w:r w:rsidDel="00597193">
          <w:delText>4</w:delText>
        </w:r>
      </w:del>
      <w:r>
        <w:t>.2 Components</w:t>
      </w:r>
      <w:bookmarkEnd w:id="2257"/>
    </w:p>
    <w:p w14:paraId="5560482A" w14:textId="77777777" w:rsidR="00497855" w:rsidRDefault="00497855">
      <w:pPr>
        <w:pStyle w:val="20"/>
        <w:pPrChange w:id="2260" w:author="고광표" w:date="2018-04-17T03:43:00Z">
          <w:pPr>
            <w:spacing w:line="360" w:lineRule="auto"/>
            <w:jc w:val="both"/>
          </w:pPr>
        </w:pPrChange>
      </w:pPr>
    </w:p>
    <w:p w14:paraId="0BD63B38" w14:textId="7E5E81C0" w:rsidR="004C1550" w:rsidRDefault="004C1550">
      <w:pPr>
        <w:pStyle w:val="aa"/>
        <w:keepNext/>
        <w:rPr>
          <w:ins w:id="2261" w:author="고광표" w:date="2018-04-19T18:59:00Z"/>
        </w:rPr>
        <w:pPrChange w:id="2262" w:author="고광표" w:date="2018-04-19T18:59:00Z">
          <w:pPr/>
        </w:pPrChange>
      </w:pPr>
      <w:bookmarkStart w:id="2263" w:name="_Toc512193254"/>
      <w:ins w:id="2264" w:author="고광표" w:date="2018-04-19T18:59:00Z">
        <w:r>
          <w:t xml:space="preserve">Table </w:t>
        </w:r>
        <w:r>
          <w:fldChar w:fldCharType="begin"/>
        </w:r>
        <w:r>
          <w:instrText xml:space="preserve"> SEQ Table \* ARABIC </w:instrText>
        </w:r>
      </w:ins>
      <w:r>
        <w:fldChar w:fldCharType="separate"/>
      </w:r>
      <w:ins w:id="2265" w:author="고광표" w:date="2018-04-19T19:08:00Z">
        <w:r w:rsidR="004E1911">
          <w:rPr>
            <w:noProof/>
          </w:rPr>
          <w:t>16</w:t>
        </w:r>
      </w:ins>
      <w:ins w:id="2266" w:author="고광표" w:date="2018-04-19T18:59:00Z">
        <w:r>
          <w:fldChar w:fldCharType="end"/>
        </w:r>
        <w:r>
          <w:t>. Components</w:t>
        </w:r>
        <w:bookmarkEnd w:id="2263"/>
      </w:ins>
    </w:p>
    <w:tbl>
      <w:tblPr>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2535"/>
        <w:gridCol w:w="5205"/>
      </w:tblGrid>
      <w:tr w:rsidR="00497855" w14:paraId="5349726F" w14:textId="77777777" w:rsidTr="00497855">
        <w:tc>
          <w:tcPr>
            <w:tcW w:w="1275" w:type="dxa"/>
            <w:shd w:val="clear" w:color="auto" w:fill="D9D9D9"/>
            <w:tcMar>
              <w:top w:w="100" w:type="dxa"/>
              <w:left w:w="100" w:type="dxa"/>
              <w:bottom w:w="100" w:type="dxa"/>
              <w:right w:w="100" w:type="dxa"/>
            </w:tcMar>
          </w:tcPr>
          <w:p w14:paraId="69BD4634" w14:textId="77777777" w:rsidR="00497855" w:rsidRDefault="00497855" w:rsidP="00497855">
            <w:pPr>
              <w:widowControl w:val="0"/>
              <w:pBdr>
                <w:top w:val="nil"/>
                <w:left w:val="nil"/>
                <w:bottom w:val="nil"/>
                <w:right w:val="nil"/>
                <w:between w:val="nil"/>
              </w:pBdr>
              <w:spacing w:line="360" w:lineRule="auto"/>
              <w:jc w:val="center"/>
              <w:rPr>
                <w:rFonts w:ascii="맑은 고딕" w:eastAsia="맑은 고딕" w:hAnsi="맑은 고딕" w:cs="맑은 고딕"/>
                <w:b/>
              </w:rPr>
            </w:pPr>
            <w:r>
              <w:rPr>
                <w:rFonts w:ascii="맑은 고딕" w:eastAsia="맑은 고딕" w:hAnsi="맑은 고딕" w:cs="맑은 고딕"/>
                <w:b/>
              </w:rPr>
              <w:t>Type</w:t>
            </w:r>
          </w:p>
        </w:tc>
        <w:tc>
          <w:tcPr>
            <w:tcW w:w="2535" w:type="dxa"/>
            <w:shd w:val="clear" w:color="auto" w:fill="D9D9D9"/>
            <w:tcMar>
              <w:top w:w="100" w:type="dxa"/>
              <w:left w:w="100" w:type="dxa"/>
              <w:bottom w:w="100" w:type="dxa"/>
              <w:right w:w="100" w:type="dxa"/>
            </w:tcMar>
          </w:tcPr>
          <w:p w14:paraId="1D3B15A8" w14:textId="77777777" w:rsidR="00497855" w:rsidRDefault="00497855" w:rsidP="00497855">
            <w:pPr>
              <w:widowControl w:val="0"/>
              <w:pBdr>
                <w:top w:val="nil"/>
                <w:left w:val="nil"/>
                <w:bottom w:val="nil"/>
                <w:right w:val="nil"/>
                <w:between w:val="nil"/>
              </w:pBdr>
              <w:spacing w:line="360" w:lineRule="auto"/>
              <w:jc w:val="center"/>
              <w:rPr>
                <w:rFonts w:ascii="맑은 고딕" w:eastAsia="맑은 고딕" w:hAnsi="맑은 고딕" w:cs="맑은 고딕"/>
                <w:b/>
              </w:rPr>
            </w:pPr>
            <w:r>
              <w:rPr>
                <w:rFonts w:ascii="맑은 고딕" w:eastAsia="맑은 고딕" w:hAnsi="맑은 고딕" w:cs="맑은 고딕"/>
                <w:b/>
              </w:rPr>
              <w:t>Component</w:t>
            </w:r>
          </w:p>
        </w:tc>
        <w:tc>
          <w:tcPr>
            <w:tcW w:w="5205" w:type="dxa"/>
            <w:shd w:val="clear" w:color="auto" w:fill="D9D9D9"/>
            <w:tcMar>
              <w:top w:w="100" w:type="dxa"/>
              <w:left w:w="100" w:type="dxa"/>
              <w:bottom w:w="100" w:type="dxa"/>
              <w:right w:w="100" w:type="dxa"/>
            </w:tcMar>
          </w:tcPr>
          <w:p w14:paraId="7EBA7C8F" w14:textId="77777777" w:rsidR="00497855" w:rsidRDefault="00497855" w:rsidP="00497855">
            <w:pPr>
              <w:widowControl w:val="0"/>
              <w:pBdr>
                <w:top w:val="nil"/>
                <w:left w:val="nil"/>
                <w:bottom w:val="nil"/>
                <w:right w:val="nil"/>
                <w:between w:val="nil"/>
              </w:pBdr>
              <w:spacing w:line="360" w:lineRule="auto"/>
              <w:jc w:val="center"/>
              <w:rPr>
                <w:rFonts w:ascii="맑은 고딕" w:eastAsia="맑은 고딕" w:hAnsi="맑은 고딕" w:cs="맑은 고딕"/>
                <w:b/>
              </w:rPr>
            </w:pPr>
            <w:r>
              <w:rPr>
                <w:rFonts w:ascii="맑은 고딕" w:eastAsia="맑은 고딕" w:hAnsi="맑은 고딕" w:cs="맑은 고딕"/>
                <w:b/>
              </w:rPr>
              <w:t>Description</w:t>
            </w:r>
          </w:p>
        </w:tc>
      </w:tr>
      <w:tr w:rsidR="00497855" w14:paraId="05201289" w14:textId="77777777" w:rsidTr="00497855">
        <w:tc>
          <w:tcPr>
            <w:tcW w:w="1275" w:type="dxa"/>
            <w:shd w:val="clear" w:color="auto" w:fill="auto"/>
            <w:tcMar>
              <w:top w:w="100" w:type="dxa"/>
              <w:left w:w="100" w:type="dxa"/>
              <w:bottom w:w="100" w:type="dxa"/>
              <w:right w:w="100" w:type="dxa"/>
            </w:tcMar>
          </w:tcPr>
          <w:p w14:paraId="43B7E929" w14:textId="77777777" w:rsidR="00497855" w:rsidRDefault="00497855" w:rsidP="00497855">
            <w:pPr>
              <w:widowControl w:val="0"/>
              <w:pBdr>
                <w:top w:val="nil"/>
                <w:left w:val="nil"/>
                <w:bottom w:val="nil"/>
                <w:right w:val="nil"/>
                <w:between w:val="nil"/>
              </w:pBdr>
              <w:spacing w:line="360" w:lineRule="auto"/>
              <w:jc w:val="center"/>
              <w:rPr>
                <w:rFonts w:ascii="맑은 고딕" w:eastAsia="맑은 고딕" w:hAnsi="맑은 고딕" w:cs="맑은 고딕"/>
              </w:rPr>
            </w:pPr>
            <w:r>
              <w:rPr>
                <w:rFonts w:ascii="맑은 고딕" w:eastAsia="맑은 고딕" w:hAnsi="맑은 고딕" w:cs="맑은 고딕"/>
              </w:rPr>
              <w:t>신규</w:t>
            </w:r>
          </w:p>
        </w:tc>
        <w:tc>
          <w:tcPr>
            <w:tcW w:w="2535" w:type="dxa"/>
            <w:shd w:val="clear" w:color="auto" w:fill="auto"/>
            <w:tcMar>
              <w:top w:w="100" w:type="dxa"/>
              <w:left w:w="100" w:type="dxa"/>
              <w:bottom w:w="100" w:type="dxa"/>
              <w:right w:w="100" w:type="dxa"/>
            </w:tcMar>
          </w:tcPr>
          <w:p w14:paraId="0178A5C3" w14:textId="77777777" w:rsidR="00497855" w:rsidRDefault="00497855" w:rsidP="00497855">
            <w:pPr>
              <w:widowControl w:val="0"/>
              <w:pBdr>
                <w:top w:val="nil"/>
                <w:left w:val="nil"/>
                <w:bottom w:val="nil"/>
                <w:right w:val="nil"/>
                <w:between w:val="nil"/>
              </w:pBdr>
              <w:spacing w:line="360" w:lineRule="auto"/>
              <w:rPr>
                <w:rFonts w:ascii="맑은 고딕" w:eastAsia="맑은 고딕" w:hAnsi="맑은 고딕" w:cs="맑은 고딕"/>
              </w:rPr>
            </w:pPr>
            <w:r>
              <w:rPr>
                <w:rFonts w:ascii="맑은 고딕" w:eastAsia="맑은 고딕" w:hAnsi="맑은 고딕" w:cs="맑은 고딕"/>
              </w:rPr>
              <w:t>현 위치 기반 주변 봉사처 추천</w:t>
            </w:r>
          </w:p>
        </w:tc>
        <w:tc>
          <w:tcPr>
            <w:tcW w:w="5205" w:type="dxa"/>
            <w:shd w:val="clear" w:color="auto" w:fill="auto"/>
            <w:tcMar>
              <w:top w:w="100" w:type="dxa"/>
              <w:left w:w="100" w:type="dxa"/>
              <w:bottom w:w="100" w:type="dxa"/>
              <w:right w:w="100" w:type="dxa"/>
            </w:tcMar>
          </w:tcPr>
          <w:p w14:paraId="0C7BD17B" w14:textId="77777777" w:rsidR="00497855" w:rsidRDefault="00497855" w:rsidP="00497855">
            <w:pPr>
              <w:widowControl w:val="0"/>
              <w:pBdr>
                <w:top w:val="nil"/>
                <w:left w:val="nil"/>
                <w:bottom w:val="nil"/>
                <w:right w:val="nil"/>
                <w:between w:val="nil"/>
              </w:pBdr>
              <w:spacing w:line="360" w:lineRule="auto"/>
              <w:rPr>
                <w:rFonts w:ascii="맑은 고딕" w:eastAsia="맑은 고딕" w:hAnsi="맑은 고딕" w:cs="맑은 고딕"/>
              </w:rPr>
            </w:pPr>
            <w:r>
              <w:rPr>
                <w:rFonts w:ascii="맑은 고딕" w:eastAsia="맑은 고딕" w:hAnsi="맑은 고딕" w:cs="맑은 고딕"/>
              </w:rPr>
              <w:t xml:space="preserve"> 사용자 위치 기반의 근거리 매칭을 위해 본 서비스를 이용할 시 사용자의 Gps를 이용한다. 이는 Google Maps API를 이용해 위치좌표값을 받아올 것이다. 그리고 UI를 간단한 지도로 단순화하여 사용자들을 표시하고 원하는 위치의 사용자를 선택할 수 있도록 하여 접근성을 높일 것이다.</w:t>
            </w:r>
          </w:p>
        </w:tc>
      </w:tr>
      <w:tr w:rsidR="00497855" w14:paraId="5A51CAF2" w14:textId="77777777" w:rsidTr="00497855">
        <w:tc>
          <w:tcPr>
            <w:tcW w:w="1275" w:type="dxa"/>
            <w:shd w:val="clear" w:color="auto" w:fill="auto"/>
            <w:tcMar>
              <w:top w:w="100" w:type="dxa"/>
              <w:left w:w="100" w:type="dxa"/>
              <w:bottom w:w="100" w:type="dxa"/>
              <w:right w:w="100" w:type="dxa"/>
            </w:tcMar>
          </w:tcPr>
          <w:p w14:paraId="3A73CF40"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신규</w:t>
            </w:r>
          </w:p>
        </w:tc>
        <w:tc>
          <w:tcPr>
            <w:tcW w:w="2535" w:type="dxa"/>
            <w:shd w:val="clear" w:color="auto" w:fill="auto"/>
            <w:tcMar>
              <w:top w:w="100" w:type="dxa"/>
              <w:left w:w="100" w:type="dxa"/>
              <w:bottom w:w="100" w:type="dxa"/>
              <w:right w:w="100" w:type="dxa"/>
            </w:tcMar>
          </w:tcPr>
          <w:p w14:paraId="07E2924C" w14:textId="77777777" w:rsidR="00497855" w:rsidRDefault="00497855" w:rsidP="00497855">
            <w:pPr>
              <w:widowControl w:val="0"/>
              <w:spacing w:line="360" w:lineRule="auto"/>
              <w:rPr>
                <w:rFonts w:ascii="맑은 고딕" w:eastAsia="맑은 고딕" w:hAnsi="맑은 고딕" w:cs="맑은 고딕"/>
              </w:rPr>
            </w:pPr>
            <w:r>
              <w:rPr>
                <w:rFonts w:ascii="맑은 고딕" w:eastAsia="맑은 고딕" w:hAnsi="맑은 고딕" w:cs="맑은 고딕"/>
              </w:rPr>
              <w:t>봉사 시간 부여를 위한 시간 측정</w:t>
            </w:r>
          </w:p>
        </w:tc>
        <w:tc>
          <w:tcPr>
            <w:tcW w:w="5205" w:type="dxa"/>
            <w:shd w:val="clear" w:color="auto" w:fill="auto"/>
            <w:tcMar>
              <w:top w:w="100" w:type="dxa"/>
              <w:left w:w="100" w:type="dxa"/>
              <w:bottom w:w="100" w:type="dxa"/>
              <w:right w:w="100" w:type="dxa"/>
            </w:tcMar>
          </w:tcPr>
          <w:p w14:paraId="1A1326B5" w14:textId="77777777" w:rsidR="00497855" w:rsidRDefault="00497855" w:rsidP="00497855">
            <w:pPr>
              <w:widowControl w:val="0"/>
              <w:spacing w:line="360" w:lineRule="auto"/>
              <w:rPr>
                <w:rFonts w:ascii="맑은 고딕" w:eastAsia="맑은 고딕" w:hAnsi="맑은 고딕" w:cs="맑은 고딕"/>
              </w:rPr>
            </w:pPr>
            <w:r>
              <w:rPr>
                <w:rFonts w:ascii="맑은 고딕" w:eastAsia="맑은 고딕" w:hAnsi="맑은 고딕" w:cs="맑은 고딕"/>
              </w:rPr>
              <w:t xml:space="preserve"> 기존 자원 봉사 시스템에서는 자원봉사자들에게 서면으로 봉사 시간을 부여함으로써 자원 봉사가 인증 되지만 해당 프로젝트에서는 모바일을 통해 인증이 </w:t>
            </w:r>
            <w:r>
              <w:rPr>
                <w:rFonts w:ascii="맑은 고딕" w:eastAsia="맑은 고딕" w:hAnsi="맑은 고딕" w:cs="맑은 고딕"/>
              </w:rPr>
              <w:lastRenderedPageBreak/>
              <w:t>이루어짐으로써 서면을 통한 인증이 불가능하다.</w:t>
            </w:r>
          </w:p>
          <w:p w14:paraId="6BC0B0F6" w14:textId="77777777" w:rsidR="00497855" w:rsidRDefault="00497855" w:rsidP="00497855">
            <w:pPr>
              <w:widowControl w:val="0"/>
              <w:spacing w:line="360" w:lineRule="auto"/>
              <w:rPr>
                <w:rFonts w:ascii="맑은 고딕" w:eastAsia="맑은 고딕" w:hAnsi="맑은 고딕" w:cs="맑은 고딕"/>
              </w:rPr>
            </w:pPr>
            <w:r>
              <w:rPr>
                <w:rFonts w:ascii="맑은 고딕" w:eastAsia="맑은 고딕" w:hAnsi="맑은 고딕" w:cs="맑은 고딕"/>
              </w:rPr>
              <w:t xml:space="preserve"> 따라서 정확한 시간 측정을 통해 봉사 시간을 부여할 것이다. 이를 위해 매칭된 사용자들이 만났음을 서버에서 랜덤하게 생성한 인증번호를 통해 확인하며 기록된 시간을 이용하여 정확한 서버시간을 통해 측정해 봉사 시간을 부여할 것이다. 따라서 즉각적인 봉사 인증이 이루어져 봉사자들이 인증을 직접 해야하는 번거로움을 줄여 편리성을 제공한다.</w:t>
            </w:r>
          </w:p>
        </w:tc>
      </w:tr>
      <w:tr w:rsidR="00497855" w14:paraId="0A156EFB" w14:textId="77777777" w:rsidTr="00497855">
        <w:tc>
          <w:tcPr>
            <w:tcW w:w="1275" w:type="dxa"/>
            <w:shd w:val="clear" w:color="auto" w:fill="auto"/>
            <w:tcMar>
              <w:top w:w="100" w:type="dxa"/>
              <w:left w:w="100" w:type="dxa"/>
              <w:bottom w:w="100" w:type="dxa"/>
              <w:right w:w="100" w:type="dxa"/>
            </w:tcMar>
          </w:tcPr>
          <w:p w14:paraId="0EE3903E"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기존</w:t>
            </w:r>
          </w:p>
        </w:tc>
        <w:tc>
          <w:tcPr>
            <w:tcW w:w="2535" w:type="dxa"/>
            <w:shd w:val="clear" w:color="auto" w:fill="auto"/>
            <w:tcMar>
              <w:top w:w="100" w:type="dxa"/>
              <w:left w:w="100" w:type="dxa"/>
              <w:bottom w:w="100" w:type="dxa"/>
              <w:right w:w="100" w:type="dxa"/>
            </w:tcMar>
          </w:tcPr>
          <w:p w14:paraId="4B214455" w14:textId="77777777" w:rsidR="00497855" w:rsidRDefault="00497855" w:rsidP="00497855">
            <w:pPr>
              <w:widowControl w:val="0"/>
              <w:spacing w:line="360" w:lineRule="auto"/>
              <w:rPr>
                <w:rFonts w:ascii="맑은 고딕" w:eastAsia="맑은 고딕" w:hAnsi="맑은 고딕" w:cs="맑은 고딕"/>
              </w:rPr>
            </w:pPr>
            <w:r>
              <w:rPr>
                <w:rFonts w:ascii="맑은 고딕" w:eastAsia="맑은 고딕" w:hAnsi="맑은 고딕" w:cs="맑은 고딕"/>
              </w:rPr>
              <w:t>푸시 알람</w:t>
            </w:r>
          </w:p>
        </w:tc>
        <w:tc>
          <w:tcPr>
            <w:tcW w:w="5205" w:type="dxa"/>
            <w:shd w:val="clear" w:color="auto" w:fill="auto"/>
            <w:tcMar>
              <w:top w:w="100" w:type="dxa"/>
              <w:left w:w="100" w:type="dxa"/>
              <w:bottom w:w="100" w:type="dxa"/>
              <w:right w:w="100" w:type="dxa"/>
            </w:tcMar>
          </w:tcPr>
          <w:p w14:paraId="5647585B" w14:textId="77777777" w:rsidR="00497855" w:rsidRDefault="00497855" w:rsidP="00497855">
            <w:pPr>
              <w:widowControl w:val="0"/>
              <w:spacing w:line="360" w:lineRule="auto"/>
              <w:rPr>
                <w:rFonts w:ascii="맑은 고딕" w:eastAsia="맑은 고딕" w:hAnsi="맑은 고딕" w:cs="맑은 고딕"/>
              </w:rPr>
            </w:pPr>
            <w:r>
              <w:rPr>
                <w:rFonts w:ascii="맑은 고딕" w:eastAsia="맑은 고딕" w:hAnsi="맑은 고딕" w:cs="맑은 고딕"/>
              </w:rPr>
              <w:t>Helper와 Helpee는 푸시 알람을 통해 상대방이 요청한 자원봉사 내역이나 승인한 자원봉사 내역을 확인할 수 있다.</w:t>
            </w:r>
          </w:p>
        </w:tc>
      </w:tr>
    </w:tbl>
    <w:p w14:paraId="734F5771" w14:textId="77777777" w:rsidR="00497855" w:rsidRDefault="00497855" w:rsidP="00497855">
      <w:pPr>
        <w:spacing w:line="360" w:lineRule="auto"/>
        <w:jc w:val="both"/>
        <w:rPr>
          <w:rFonts w:ascii="맑은 고딕" w:eastAsia="맑은 고딕" w:hAnsi="맑은 고딕" w:cs="맑은 고딕"/>
          <w:color w:val="FF0000"/>
          <w:sz w:val="24"/>
          <w:szCs w:val="24"/>
        </w:rPr>
      </w:pPr>
    </w:p>
    <w:p w14:paraId="45DA7619" w14:textId="0706630D" w:rsidR="00497855" w:rsidRDefault="00497855" w:rsidP="00497855">
      <w:pPr>
        <w:pStyle w:val="20"/>
        <w:rPr>
          <w:color w:val="FF0000"/>
        </w:rPr>
      </w:pPr>
      <w:r>
        <w:t xml:space="preserve"> </w:t>
      </w:r>
      <w:bookmarkStart w:id="2267" w:name="_Toc512193181"/>
      <w:ins w:id="2268" w:author=" " w:date="2018-04-22T20:41:00Z">
        <w:r w:rsidR="00597193">
          <w:t>2</w:t>
        </w:r>
      </w:ins>
      <w:del w:id="2269" w:author=" " w:date="2018-04-22T20:41:00Z">
        <w:r w:rsidDel="00597193">
          <w:delText>4</w:delText>
        </w:r>
      </w:del>
      <w:r>
        <w:t>.3 데이터 정의</w:t>
      </w:r>
      <w:bookmarkEnd w:id="2267"/>
    </w:p>
    <w:p w14:paraId="68F17439" w14:textId="77777777" w:rsidR="00497855" w:rsidDel="00784F04" w:rsidRDefault="00497855" w:rsidP="00497855">
      <w:pPr>
        <w:spacing w:line="360" w:lineRule="auto"/>
        <w:jc w:val="both"/>
        <w:rPr>
          <w:del w:id="2270" w:author="고광표" w:date="2018-04-17T04:27:00Z"/>
          <w:rFonts w:ascii="맑은 고딕" w:eastAsia="맑은 고딕" w:hAnsi="맑은 고딕" w:cs="맑은 고딕"/>
        </w:rPr>
      </w:pPr>
      <w:r>
        <w:rPr>
          <w:rFonts w:ascii="맑은 고딕" w:eastAsia="맑은 고딕" w:hAnsi="맑은 고딕" w:cs="맑은 고딕"/>
        </w:rPr>
        <w:t>Volunteer System에서는 총 3개의 데이터 베이스 스키마가 필요하다.</w:t>
      </w:r>
    </w:p>
    <w:p w14:paraId="12049211" w14:textId="77777777" w:rsidR="00497855" w:rsidRDefault="00497855" w:rsidP="00497855">
      <w:pPr>
        <w:spacing w:line="360" w:lineRule="auto"/>
        <w:jc w:val="both"/>
        <w:rPr>
          <w:rFonts w:ascii="맑은 고딕" w:eastAsia="맑은 고딕" w:hAnsi="맑은 고딕" w:cs="맑은 고딕"/>
        </w:rPr>
      </w:pPr>
    </w:p>
    <w:p w14:paraId="797D8787" w14:textId="10A896C0" w:rsidR="004C1550" w:rsidRDefault="004C1550">
      <w:pPr>
        <w:pStyle w:val="aa"/>
        <w:keepNext/>
        <w:rPr>
          <w:ins w:id="2271" w:author="고광표" w:date="2018-04-19T18:59:00Z"/>
        </w:rPr>
        <w:pPrChange w:id="2272" w:author="고광표" w:date="2018-04-19T18:59:00Z">
          <w:pPr/>
        </w:pPrChange>
      </w:pPr>
      <w:bookmarkStart w:id="2273" w:name="_Toc512193255"/>
      <w:ins w:id="2274" w:author="고광표" w:date="2018-04-19T18:59:00Z">
        <w:r>
          <w:t xml:space="preserve">Table </w:t>
        </w:r>
        <w:r>
          <w:fldChar w:fldCharType="begin"/>
        </w:r>
        <w:r>
          <w:instrText xml:space="preserve"> SEQ Table \* ARABIC </w:instrText>
        </w:r>
      </w:ins>
      <w:r>
        <w:fldChar w:fldCharType="separate"/>
      </w:r>
      <w:ins w:id="2275" w:author="고광표" w:date="2018-04-19T19:08:00Z">
        <w:r w:rsidR="004E1911">
          <w:rPr>
            <w:noProof/>
          </w:rPr>
          <w:t>17</w:t>
        </w:r>
      </w:ins>
      <w:ins w:id="2276" w:author="고광표" w:date="2018-04-19T18:59:00Z">
        <w:r>
          <w:fldChar w:fldCharType="end"/>
        </w:r>
        <w:r>
          <w:t>. User schema</w:t>
        </w:r>
        <w:bookmarkEnd w:id="2273"/>
      </w:ins>
    </w:p>
    <w:tbl>
      <w:tblPr>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75"/>
        <w:gridCol w:w="2250"/>
        <w:gridCol w:w="1890"/>
      </w:tblGrid>
      <w:tr w:rsidR="00497855" w14:paraId="2595A6E9" w14:textId="77777777" w:rsidTr="00497855">
        <w:trPr>
          <w:trHeight w:val="400"/>
        </w:trPr>
        <w:tc>
          <w:tcPr>
            <w:tcW w:w="9015" w:type="dxa"/>
            <w:gridSpan w:val="3"/>
            <w:shd w:val="clear" w:color="auto" w:fill="D9D9D9"/>
            <w:tcMar>
              <w:top w:w="100" w:type="dxa"/>
              <w:left w:w="100" w:type="dxa"/>
              <w:bottom w:w="100" w:type="dxa"/>
              <w:right w:w="100" w:type="dxa"/>
            </w:tcMar>
          </w:tcPr>
          <w:p w14:paraId="5464441B" w14:textId="77777777" w:rsidR="00497855" w:rsidRDefault="00497855" w:rsidP="00497855">
            <w:pPr>
              <w:widowControl w:val="0"/>
              <w:spacing w:line="360" w:lineRule="auto"/>
              <w:jc w:val="center"/>
              <w:rPr>
                <w:rFonts w:ascii="맑은 고딕" w:eastAsia="맑은 고딕" w:hAnsi="맑은 고딕" w:cs="맑은 고딕"/>
                <w:b/>
                <w:sz w:val="36"/>
                <w:szCs w:val="36"/>
              </w:rPr>
            </w:pPr>
            <w:r>
              <w:rPr>
                <w:rFonts w:ascii="맑은 고딕" w:eastAsia="맑은 고딕" w:hAnsi="맑은 고딕" w:cs="맑은 고딕"/>
                <w:b/>
                <w:sz w:val="36"/>
                <w:szCs w:val="36"/>
              </w:rPr>
              <w:t>userSchema</w:t>
            </w:r>
          </w:p>
        </w:tc>
      </w:tr>
      <w:tr w:rsidR="00497855" w14:paraId="6A42F4DB" w14:textId="77777777" w:rsidTr="00497855">
        <w:trPr>
          <w:trHeight w:val="400"/>
        </w:trPr>
        <w:tc>
          <w:tcPr>
            <w:tcW w:w="9015" w:type="dxa"/>
            <w:gridSpan w:val="3"/>
            <w:shd w:val="clear" w:color="auto" w:fill="D9D9D9"/>
            <w:tcMar>
              <w:top w:w="100" w:type="dxa"/>
              <w:left w:w="100" w:type="dxa"/>
              <w:bottom w:w="100" w:type="dxa"/>
              <w:right w:w="100" w:type="dxa"/>
            </w:tcMar>
          </w:tcPr>
          <w:p w14:paraId="79311015" w14:textId="77777777" w:rsidR="00497855" w:rsidRDefault="00497855" w:rsidP="00497855">
            <w:pPr>
              <w:widowControl w:val="0"/>
              <w:pBdr>
                <w:top w:val="nil"/>
                <w:left w:val="nil"/>
                <w:bottom w:val="nil"/>
                <w:right w:val="nil"/>
                <w:between w:val="nil"/>
              </w:pBdr>
              <w:spacing w:line="360" w:lineRule="auto"/>
              <w:jc w:val="center"/>
              <w:rPr>
                <w:rFonts w:ascii="맑은 고딕" w:eastAsia="맑은 고딕" w:hAnsi="맑은 고딕" w:cs="맑은 고딕"/>
                <w:b/>
              </w:rPr>
            </w:pPr>
            <w:r>
              <w:rPr>
                <w:rFonts w:ascii="맑은 고딕" w:eastAsia="맑은 고딕" w:hAnsi="맑은 고딕" w:cs="맑은 고딕"/>
                <w:b/>
              </w:rPr>
              <w:t>Volunteer Matching 시스템을 사용하는 사용자와 관리자에 대한 정보를 저장한다.</w:t>
            </w:r>
          </w:p>
        </w:tc>
      </w:tr>
      <w:tr w:rsidR="00497855" w14:paraId="1F756534" w14:textId="77777777" w:rsidTr="00497855">
        <w:tc>
          <w:tcPr>
            <w:tcW w:w="4875" w:type="dxa"/>
            <w:shd w:val="clear" w:color="auto" w:fill="D9D9D9"/>
            <w:tcMar>
              <w:top w:w="100" w:type="dxa"/>
              <w:left w:w="100" w:type="dxa"/>
              <w:bottom w:w="100" w:type="dxa"/>
              <w:right w:w="100" w:type="dxa"/>
            </w:tcMar>
          </w:tcPr>
          <w:p w14:paraId="25B85FE2" w14:textId="77777777" w:rsidR="00497855" w:rsidRDefault="00497855" w:rsidP="00497855">
            <w:pPr>
              <w:widowControl w:val="0"/>
              <w:pBdr>
                <w:top w:val="nil"/>
                <w:left w:val="nil"/>
                <w:bottom w:val="nil"/>
                <w:right w:val="nil"/>
                <w:between w:val="nil"/>
              </w:pBdr>
              <w:spacing w:line="360" w:lineRule="auto"/>
              <w:jc w:val="center"/>
              <w:rPr>
                <w:rFonts w:ascii="맑은 고딕" w:eastAsia="맑은 고딕" w:hAnsi="맑은 고딕" w:cs="맑은 고딕"/>
                <w:b/>
              </w:rPr>
            </w:pPr>
            <w:r>
              <w:rPr>
                <w:rFonts w:ascii="맑은 고딕" w:eastAsia="맑은 고딕" w:hAnsi="맑은 고딕" w:cs="맑은 고딕"/>
                <w:b/>
              </w:rPr>
              <w:t>Description</w:t>
            </w:r>
          </w:p>
        </w:tc>
        <w:tc>
          <w:tcPr>
            <w:tcW w:w="2250" w:type="dxa"/>
            <w:shd w:val="clear" w:color="auto" w:fill="D9D9D9"/>
            <w:tcMar>
              <w:top w:w="100" w:type="dxa"/>
              <w:left w:w="100" w:type="dxa"/>
              <w:bottom w:w="100" w:type="dxa"/>
              <w:right w:w="100" w:type="dxa"/>
            </w:tcMar>
          </w:tcPr>
          <w:p w14:paraId="2D433147" w14:textId="77777777" w:rsidR="00497855" w:rsidRDefault="00497855" w:rsidP="00497855">
            <w:pPr>
              <w:widowControl w:val="0"/>
              <w:pBdr>
                <w:top w:val="nil"/>
                <w:left w:val="nil"/>
                <w:bottom w:val="nil"/>
                <w:right w:val="nil"/>
                <w:between w:val="nil"/>
              </w:pBdr>
              <w:spacing w:line="360" w:lineRule="auto"/>
              <w:jc w:val="center"/>
              <w:rPr>
                <w:rFonts w:ascii="맑은 고딕" w:eastAsia="맑은 고딕" w:hAnsi="맑은 고딕" w:cs="맑은 고딕"/>
                <w:b/>
              </w:rPr>
            </w:pPr>
            <w:r>
              <w:rPr>
                <w:rFonts w:ascii="맑은 고딕" w:eastAsia="맑은 고딕" w:hAnsi="맑은 고딕" w:cs="맑은 고딕"/>
                <w:b/>
              </w:rPr>
              <w:t>KEY</w:t>
            </w:r>
          </w:p>
        </w:tc>
        <w:tc>
          <w:tcPr>
            <w:tcW w:w="1890" w:type="dxa"/>
            <w:shd w:val="clear" w:color="auto" w:fill="D9D9D9"/>
            <w:tcMar>
              <w:top w:w="100" w:type="dxa"/>
              <w:left w:w="100" w:type="dxa"/>
              <w:bottom w:w="100" w:type="dxa"/>
              <w:right w:w="100" w:type="dxa"/>
            </w:tcMar>
          </w:tcPr>
          <w:p w14:paraId="05C631E9" w14:textId="77777777" w:rsidR="00497855" w:rsidRDefault="00497855" w:rsidP="00497855">
            <w:pPr>
              <w:widowControl w:val="0"/>
              <w:pBdr>
                <w:top w:val="nil"/>
                <w:left w:val="nil"/>
                <w:bottom w:val="nil"/>
                <w:right w:val="nil"/>
                <w:between w:val="nil"/>
              </w:pBdr>
              <w:spacing w:line="360" w:lineRule="auto"/>
              <w:jc w:val="center"/>
              <w:rPr>
                <w:rFonts w:ascii="맑은 고딕" w:eastAsia="맑은 고딕" w:hAnsi="맑은 고딕" w:cs="맑은 고딕"/>
                <w:b/>
              </w:rPr>
            </w:pPr>
            <w:r>
              <w:rPr>
                <w:rFonts w:ascii="맑은 고딕" w:eastAsia="맑은 고딕" w:hAnsi="맑은 고딕" w:cs="맑은 고딕"/>
                <w:b/>
              </w:rPr>
              <w:t>VALUE</w:t>
            </w:r>
          </w:p>
        </w:tc>
      </w:tr>
      <w:tr w:rsidR="00497855" w14:paraId="5D0D8598" w14:textId="77777777" w:rsidTr="00497855">
        <w:tc>
          <w:tcPr>
            <w:tcW w:w="4875" w:type="dxa"/>
            <w:shd w:val="clear" w:color="auto" w:fill="auto"/>
            <w:tcMar>
              <w:top w:w="100" w:type="dxa"/>
              <w:left w:w="100" w:type="dxa"/>
              <w:bottom w:w="100" w:type="dxa"/>
              <w:right w:w="100" w:type="dxa"/>
            </w:tcMar>
          </w:tcPr>
          <w:p w14:paraId="75B84026" w14:textId="77777777" w:rsidR="00497855" w:rsidRDefault="00497855" w:rsidP="00497855">
            <w:pPr>
              <w:widowControl w:val="0"/>
              <w:pBdr>
                <w:top w:val="nil"/>
                <w:left w:val="nil"/>
                <w:bottom w:val="nil"/>
                <w:right w:val="nil"/>
                <w:between w:val="nil"/>
              </w:pBdr>
              <w:spacing w:line="360" w:lineRule="auto"/>
              <w:rPr>
                <w:rFonts w:ascii="맑은 고딕" w:eastAsia="맑은 고딕" w:hAnsi="맑은 고딕" w:cs="맑은 고딕"/>
              </w:rPr>
            </w:pPr>
            <w:r>
              <w:rPr>
                <w:rFonts w:ascii="맑은 고딕" w:eastAsia="맑은 고딕" w:hAnsi="맑은 고딕" w:cs="맑은 고딕"/>
              </w:rPr>
              <w:t>사용자의 유형(Helper,Helpee,Blind,Admin)을 구분한다.</w:t>
            </w:r>
          </w:p>
        </w:tc>
        <w:tc>
          <w:tcPr>
            <w:tcW w:w="2250" w:type="dxa"/>
            <w:shd w:val="clear" w:color="auto" w:fill="auto"/>
            <w:tcMar>
              <w:top w:w="100" w:type="dxa"/>
              <w:left w:w="100" w:type="dxa"/>
              <w:bottom w:w="100" w:type="dxa"/>
              <w:right w:w="100" w:type="dxa"/>
            </w:tcMar>
          </w:tcPr>
          <w:p w14:paraId="3881DDDA" w14:textId="77777777" w:rsidR="00497855" w:rsidRDefault="00497855" w:rsidP="00497855">
            <w:pPr>
              <w:widowControl w:val="0"/>
              <w:pBdr>
                <w:top w:val="nil"/>
                <w:left w:val="nil"/>
                <w:bottom w:val="nil"/>
                <w:right w:val="nil"/>
                <w:between w:val="nil"/>
              </w:pBdr>
              <w:spacing w:line="360" w:lineRule="auto"/>
              <w:jc w:val="center"/>
              <w:rPr>
                <w:rFonts w:ascii="맑은 고딕" w:eastAsia="맑은 고딕" w:hAnsi="맑은 고딕" w:cs="맑은 고딕"/>
              </w:rPr>
            </w:pPr>
            <w:r>
              <w:rPr>
                <w:rFonts w:ascii="맑은 고딕" w:eastAsia="맑은 고딕" w:hAnsi="맑은 고딕" w:cs="맑은 고딕"/>
              </w:rPr>
              <w:t>userType</w:t>
            </w:r>
          </w:p>
        </w:tc>
        <w:tc>
          <w:tcPr>
            <w:tcW w:w="1890" w:type="dxa"/>
            <w:shd w:val="clear" w:color="auto" w:fill="auto"/>
            <w:tcMar>
              <w:top w:w="100" w:type="dxa"/>
              <w:left w:w="100" w:type="dxa"/>
              <w:bottom w:w="100" w:type="dxa"/>
              <w:right w:w="100" w:type="dxa"/>
            </w:tcMar>
          </w:tcPr>
          <w:p w14:paraId="6928CB56" w14:textId="77777777" w:rsidR="00497855" w:rsidRDefault="00497855" w:rsidP="00497855">
            <w:pPr>
              <w:widowControl w:val="0"/>
              <w:pBdr>
                <w:top w:val="nil"/>
                <w:left w:val="nil"/>
                <w:bottom w:val="nil"/>
                <w:right w:val="nil"/>
                <w:between w:val="nil"/>
              </w:pBdr>
              <w:spacing w:line="360" w:lineRule="auto"/>
              <w:jc w:val="center"/>
              <w:rPr>
                <w:rFonts w:ascii="맑은 고딕" w:eastAsia="맑은 고딕" w:hAnsi="맑은 고딕" w:cs="맑은 고딕"/>
              </w:rPr>
            </w:pPr>
            <w:r>
              <w:rPr>
                <w:rFonts w:ascii="맑은 고딕" w:eastAsia="맑은 고딕" w:hAnsi="맑은 고딕" w:cs="맑은 고딕"/>
              </w:rPr>
              <w:t>Number</w:t>
            </w:r>
          </w:p>
        </w:tc>
      </w:tr>
      <w:tr w:rsidR="00497855" w14:paraId="542DE6B4" w14:textId="77777777" w:rsidTr="00497855">
        <w:tc>
          <w:tcPr>
            <w:tcW w:w="4875" w:type="dxa"/>
            <w:shd w:val="clear" w:color="auto" w:fill="auto"/>
            <w:tcMar>
              <w:top w:w="100" w:type="dxa"/>
              <w:left w:w="100" w:type="dxa"/>
              <w:bottom w:w="100" w:type="dxa"/>
              <w:right w:w="100" w:type="dxa"/>
            </w:tcMar>
          </w:tcPr>
          <w:p w14:paraId="6ACB12E0" w14:textId="77777777" w:rsidR="00497855" w:rsidRDefault="00497855" w:rsidP="00497855">
            <w:pPr>
              <w:widowControl w:val="0"/>
              <w:pBdr>
                <w:top w:val="nil"/>
                <w:left w:val="nil"/>
                <w:bottom w:val="nil"/>
                <w:right w:val="nil"/>
                <w:between w:val="nil"/>
              </w:pBdr>
              <w:spacing w:line="360" w:lineRule="auto"/>
              <w:rPr>
                <w:rFonts w:ascii="맑은 고딕" w:eastAsia="맑은 고딕" w:hAnsi="맑은 고딕" w:cs="맑은 고딕"/>
              </w:rPr>
            </w:pPr>
            <w:r>
              <w:rPr>
                <w:rFonts w:ascii="맑은 고딕" w:eastAsia="맑은 고딕" w:hAnsi="맑은 고딕" w:cs="맑은 고딕"/>
              </w:rPr>
              <w:t>사용자의 ID</w:t>
            </w:r>
          </w:p>
        </w:tc>
        <w:tc>
          <w:tcPr>
            <w:tcW w:w="2250" w:type="dxa"/>
            <w:shd w:val="clear" w:color="auto" w:fill="auto"/>
            <w:tcMar>
              <w:top w:w="100" w:type="dxa"/>
              <w:left w:w="100" w:type="dxa"/>
              <w:bottom w:w="100" w:type="dxa"/>
              <w:right w:w="100" w:type="dxa"/>
            </w:tcMar>
          </w:tcPr>
          <w:p w14:paraId="0BA0027B" w14:textId="77777777" w:rsidR="00497855" w:rsidRDefault="00497855" w:rsidP="00497855">
            <w:pPr>
              <w:widowControl w:val="0"/>
              <w:pBdr>
                <w:top w:val="nil"/>
                <w:left w:val="nil"/>
                <w:bottom w:val="nil"/>
                <w:right w:val="nil"/>
                <w:between w:val="nil"/>
              </w:pBdr>
              <w:spacing w:line="360" w:lineRule="auto"/>
              <w:jc w:val="center"/>
              <w:rPr>
                <w:rFonts w:ascii="맑은 고딕" w:eastAsia="맑은 고딕" w:hAnsi="맑은 고딕" w:cs="맑은 고딕"/>
              </w:rPr>
            </w:pPr>
            <w:r>
              <w:rPr>
                <w:rFonts w:ascii="맑은 고딕" w:eastAsia="맑은 고딕" w:hAnsi="맑은 고딕" w:cs="맑은 고딕"/>
              </w:rPr>
              <w:t>userID</w:t>
            </w:r>
          </w:p>
        </w:tc>
        <w:tc>
          <w:tcPr>
            <w:tcW w:w="1890" w:type="dxa"/>
            <w:shd w:val="clear" w:color="auto" w:fill="auto"/>
            <w:tcMar>
              <w:top w:w="100" w:type="dxa"/>
              <w:left w:w="100" w:type="dxa"/>
              <w:bottom w:w="100" w:type="dxa"/>
              <w:right w:w="100" w:type="dxa"/>
            </w:tcMar>
          </w:tcPr>
          <w:p w14:paraId="148BD9C4" w14:textId="77777777" w:rsidR="00497855" w:rsidRDefault="00497855" w:rsidP="00497855">
            <w:pPr>
              <w:widowControl w:val="0"/>
              <w:pBdr>
                <w:top w:val="nil"/>
                <w:left w:val="nil"/>
                <w:bottom w:val="nil"/>
                <w:right w:val="nil"/>
                <w:between w:val="nil"/>
              </w:pBdr>
              <w:spacing w:line="360" w:lineRule="auto"/>
              <w:jc w:val="center"/>
              <w:rPr>
                <w:rFonts w:ascii="맑은 고딕" w:eastAsia="맑은 고딕" w:hAnsi="맑은 고딕" w:cs="맑은 고딕"/>
              </w:rPr>
            </w:pPr>
            <w:r>
              <w:rPr>
                <w:rFonts w:ascii="맑은 고딕" w:eastAsia="맑은 고딕" w:hAnsi="맑은 고딕" w:cs="맑은 고딕"/>
              </w:rPr>
              <w:t>String</w:t>
            </w:r>
          </w:p>
        </w:tc>
      </w:tr>
      <w:tr w:rsidR="00497855" w14:paraId="189A8609" w14:textId="77777777" w:rsidTr="00497855">
        <w:tc>
          <w:tcPr>
            <w:tcW w:w="4875" w:type="dxa"/>
            <w:shd w:val="clear" w:color="auto" w:fill="auto"/>
            <w:tcMar>
              <w:top w:w="100" w:type="dxa"/>
              <w:left w:w="100" w:type="dxa"/>
              <w:bottom w:w="100" w:type="dxa"/>
              <w:right w:w="100" w:type="dxa"/>
            </w:tcMar>
          </w:tcPr>
          <w:p w14:paraId="7FF8718F" w14:textId="77777777" w:rsidR="00497855" w:rsidRDefault="00497855" w:rsidP="00497855">
            <w:pPr>
              <w:widowControl w:val="0"/>
              <w:pBdr>
                <w:top w:val="nil"/>
                <w:left w:val="nil"/>
                <w:bottom w:val="nil"/>
                <w:right w:val="nil"/>
                <w:between w:val="nil"/>
              </w:pBdr>
              <w:spacing w:line="360" w:lineRule="auto"/>
              <w:rPr>
                <w:rFonts w:ascii="맑은 고딕" w:eastAsia="맑은 고딕" w:hAnsi="맑은 고딕" w:cs="맑은 고딕"/>
              </w:rPr>
            </w:pPr>
            <w:r>
              <w:rPr>
                <w:rFonts w:ascii="맑은 고딕" w:eastAsia="맑은 고딕" w:hAnsi="맑은 고딕" w:cs="맑은 고딕"/>
              </w:rPr>
              <w:t>사용자의 Password</w:t>
            </w:r>
          </w:p>
        </w:tc>
        <w:tc>
          <w:tcPr>
            <w:tcW w:w="2250" w:type="dxa"/>
            <w:shd w:val="clear" w:color="auto" w:fill="auto"/>
            <w:tcMar>
              <w:top w:w="100" w:type="dxa"/>
              <w:left w:w="100" w:type="dxa"/>
              <w:bottom w:w="100" w:type="dxa"/>
              <w:right w:w="100" w:type="dxa"/>
            </w:tcMar>
          </w:tcPr>
          <w:p w14:paraId="792989E9" w14:textId="77777777" w:rsidR="00497855" w:rsidRDefault="00497855" w:rsidP="00497855">
            <w:pPr>
              <w:widowControl w:val="0"/>
              <w:pBdr>
                <w:top w:val="nil"/>
                <w:left w:val="nil"/>
                <w:bottom w:val="nil"/>
                <w:right w:val="nil"/>
                <w:between w:val="nil"/>
              </w:pBdr>
              <w:spacing w:line="360" w:lineRule="auto"/>
              <w:jc w:val="center"/>
              <w:rPr>
                <w:rFonts w:ascii="맑은 고딕" w:eastAsia="맑은 고딕" w:hAnsi="맑은 고딕" w:cs="맑은 고딕"/>
              </w:rPr>
            </w:pPr>
            <w:r>
              <w:rPr>
                <w:rFonts w:ascii="맑은 고딕" w:eastAsia="맑은 고딕" w:hAnsi="맑은 고딕" w:cs="맑은 고딕"/>
              </w:rPr>
              <w:t>userPWD</w:t>
            </w:r>
          </w:p>
        </w:tc>
        <w:tc>
          <w:tcPr>
            <w:tcW w:w="1890" w:type="dxa"/>
            <w:shd w:val="clear" w:color="auto" w:fill="auto"/>
            <w:tcMar>
              <w:top w:w="100" w:type="dxa"/>
              <w:left w:w="100" w:type="dxa"/>
              <w:bottom w:w="100" w:type="dxa"/>
              <w:right w:w="100" w:type="dxa"/>
            </w:tcMar>
          </w:tcPr>
          <w:p w14:paraId="499C9F5D" w14:textId="77777777" w:rsidR="00497855" w:rsidRDefault="00497855" w:rsidP="00497855">
            <w:pPr>
              <w:widowControl w:val="0"/>
              <w:pBdr>
                <w:top w:val="nil"/>
                <w:left w:val="nil"/>
                <w:bottom w:val="nil"/>
                <w:right w:val="nil"/>
                <w:between w:val="nil"/>
              </w:pBdr>
              <w:spacing w:line="360" w:lineRule="auto"/>
              <w:jc w:val="center"/>
              <w:rPr>
                <w:rFonts w:ascii="맑은 고딕" w:eastAsia="맑은 고딕" w:hAnsi="맑은 고딕" w:cs="맑은 고딕"/>
              </w:rPr>
            </w:pPr>
            <w:r>
              <w:rPr>
                <w:rFonts w:ascii="맑은 고딕" w:eastAsia="맑은 고딕" w:hAnsi="맑은 고딕" w:cs="맑은 고딕"/>
              </w:rPr>
              <w:t>String</w:t>
            </w:r>
          </w:p>
        </w:tc>
      </w:tr>
      <w:tr w:rsidR="00497855" w14:paraId="01CE54BA" w14:textId="77777777" w:rsidTr="00497855">
        <w:tc>
          <w:tcPr>
            <w:tcW w:w="4875" w:type="dxa"/>
            <w:shd w:val="clear" w:color="auto" w:fill="auto"/>
            <w:tcMar>
              <w:top w:w="100" w:type="dxa"/>
              <w:left w:w="100" w:type="dxa"/>
              <w:bottom w:w="100" w:type="dxa"/>
              <w:right w:w="100" w:type="dxa"/>
            </w:tcMar>
          </w:tcPr>
          <w:p w14:paraId="7B14B32D" w14:textId="77777777" w:rsidR="00497855" w:rsidRDefault="00497855" w:rsidP="00497855">
            <w:pPr>
              <w:widowControl w:val="0"/>
              <w:pBdr>
                <w:top w:val="nil"/>
                <w:left w:val="nil"/>
                <w:bottom w:val="nil"/>
                <w:right w:val="nil"/>
                <w:between w:val="nil"/>
              </w:pBdr>
              <w:spacing w:line="360" w:lineRule="auto"/>
              <w:rPr>
                <w:rFonts w:ascii="맑은 고딕" w:eastAsia="맑은 고딕" w:hAnsi="맑은 고딕" w:cs="맑은 고딕"/>
              </w:rPr>
            </w:pPr>
            <w:r>
              <w:rPr>
                <w:rFonts w:ascii="맑은 고딕" w:eastAsia="맑은 고딕" w:hAnsi="맑은 고딕" w:cs="맑은 고딕"/>
              </w:rPr>
              <w:lastRenderedPageBreak/>
              <w:t>사용자의 본명</w:t>
            </w:r>
          </w:p>
        </w:tc>
        <w:tc>
          <w:tcPr>
            <w:tcW w:w="2250" w:type="dxa"/>
            <w:shd w:val="clear" w:color="auto" w:fill="auto"/>
            <w:tcMar>
              <w:top w:w="100" w:type="dxa"/>
              <w:left w:w="100" w:type="dxa"/>
              <w:bottom w:w="100" w:type="dxa"/>
              <w:right w:w="100" w:type="dxa"/>
            </w:tcMar>
          </w:tcPr>
          <w:p w14:paraId="642AB01E" w14:textId="77777777" w:rsidR="00497855" w:rsidRDefault="00497855" w:rsidP="00497855">
            <w:pPr>
              <w:widowControl w:val="0"/>
              <w:pBdr>
                <w:top w:val="nil"/>
                <w:left w:val="nil"/>
                <w:bottom w:val="nil"/>
                <w:right w:val="nil"/>
                <w:between w:val="nil"/>
              </w:pBdr>
              <w:spacing w:line="360" w:lineRule="auto"/>
              <w:jc w:val="center"/>
              <w:rPr>
                <w:rFonts w:ascii="맑은 고딕" w:eastAsia="맑은 고딕" w:hAnsi="맑은 고딕" w:cs="맑은 고딕"/>
              </w:rPr>
            </w:pPr>
            <w:r>
              <w:rPr>
                <w:rFonts w:ascii="맑은 고딕" w:eastAsia="맑은 고딕" w:hAnsi="맑은 고딕" w:cs="맑은 고딕"/>
              </w:rPr>
              <w:t>userName</w:t>
            </w:r>
          </w:p>
        </w:tc>
        <w:tc>
          <w:tcPr>
            <w:tcW w:w="1890" w:type="dxa"/>
            <w:shd w:val="clear" w:color="auto" w:fill="auto"/>
            <w:tcMar>
              <w:top w:w="100" w:type="dxa"/>
              <w:left w:w="100" w:type="dxa"/>
              <w:bottom w:w="100" w:type="dxa"/>
              <w:right w:w="100" w:type="dxa"/>
            </w:tcMar>
          </w:tcPr>
          <w:p w14:paraId="54B368F5" w14:textId="77777777" w:rsidR="00497855" w:rsidRDefault="00497855" w:rsidP="00497855">
            <w:pPr>
              <w:widowControl w:val="0"/>
              <w:pBdr>
                <w:top w:val="nil"/>
                <w:left w:val="nil"/>
                <w:bottom w:val="nil"/>
                <w:right w:val="nil"/>
                <w:between w:val="nil"/>
              </w:pBdr>
              <w:spacing w:line="360" w:lineRule="auto"/>
              <w:jc w:val="center"/>
              <w:rPr>
                <w:rFonts w:ascii="맑은 고딕" w:eastAsia="맑은 고딕" w:hAnsi="맑은 고딕" w:cs="맑은 고딕"/>
              </w:rPr>
            </w:pPr>
            <w:r>
              <w:rPr>
                <w:rFonts w:ascii="맑은 고딕" w:eastAsia="맑은 고딕" w:hAnsi="맑은 고딕" w:cs="맑은 고딕"/>
              </w:rPr>
              <w:t>String</w:t>
            </w:r>
          </w:p>
        </w:tc>
      </w:tr>
      <w:tr w:rsidR="00497855" w14:paraId="7D6DF20A" w14:textId="77777777" w:rsidTr="00497855">
        <w:tc>
          <w:tcPr>
            <w:tcW w:w="4875" w:type="dxa"/>
            <w:shd w:val="clear" w:color="auto" w:fill="auto"/>
            <w:tcMar>
              <w:top w:w="100" w:type="dxa"/>
              <w:left w:w="100" w:type="dxa"/>
              <w:bottom w:w="100" w:type="dxa"/>
              <w:right w:w="100" w:type="dxa"/>
            </w:tcMar>
          </w:tcPr>
          <w:p w14:paraId="63950F40" w14:textId="77777777" w:rsidR="00497855" w:rsidRDefault="00497855" w:rsidP="00497855">
            <w:pPr>
              <w:widowControl w:val="0"/>
              <w:pBdr>
                <w:top w:val="nil"/>
                <w:left w:val="nil"/>
                <w:bottom w:val="nil"/>
                <w:right w:val="nil"/>
                <w:between w:val="nil"/>
              </w:pBdr>
              <w:spacing w:line="360" w:lineRule="auto"/>
              <w:rPr>
                <w:rFonts w:ascii="맑은 고딕" w:eastAsia="맑은 고딕" w:hAnsi="맑은 고딕" w:cs="맑은 고딕"/>
              </w:rPr>
            </w:pPr>
            <w:r>
              <w:rPr>
                <w:rFonts w:ascii="맑은 고딕" w:eastAsia="맑은 고딕" w:hAnsi="맑은 고딕" w:cs="맑은 고딕"/>
              </w:rPr>
              <w:t>사용자의 휴대폰 번호</w:t>
            </w:r>
          </w:p>
        </w:tc>
        <w:tc>
          <w:tcPr>
            <w:tcW w:w="2250" w:type="dxa"/>
            <w:shd w:val="clear" w:color="auto" w:fill="auto"/>
            <w:tcMar>
              <w:top w:w="100" w:type="dxa"/>
              <w:left w:w="100" w:type="dxa"/>
              <w:bottom w:w="100" w:type="dxa"/>
              <w:right w:w="100" w:type="dxa"/>
            </w:tcMar>
          </w:tcPr>
          <w:p w14:paraId="6877067B" w14:textId="77777777" w:rsidR="00497855" w:rsidRDefault="00497855" w:rsidP="00497855">
            <w:pPr>
              <w:widowControl w:val="0"/>
              <w:pBdr>
                <w:top w:val="nil"/>
                <w:left w:val="nil"/>
                <w:bottom w:val="nil"/>
                <w:right w:val="nil"/>
                <w:between w:val="nil"/>
              </w:pBdr>
              <w:spacing w:line="360" w:lineRule="auto"/>
              <w:jc w:val="center"/>
              <w:rPr>
                <w:rFonts w:ascii="맑은 고딕" w:eastAsia="맑은 고딕" w:hAnsi="맑은 고딕" w:cs="맑은 고딕"/>
              </w:rPr>
            </w:pPr>
            <w:r>
              <w:rPr>
                <w:rFonts w:ascii="맑은 고딕" w:eastAsia="맑은 고딕" w:hAnsi="맑은 고딕" w:cs="맑은 고딕"/>
              </w:rPr>
              <w:t>userPhoneNum</w:t>
            </w:r>
          </w:p>
        </w:tc>
        <w:tc>
          <w:tcPr>
            <w:tcW w:w="1890" w:type="dxa"/>
            <w:shd w:val="clear" w:color="auto" w:fill="auto"/>
            <w:tcMar>
              <w:top w:w="100" w:type="dxa"/>
              <w:left w:w="100" w:type="dxa"/>
              <w:bottom w:w="100" w:type="dxa"/>
              <w:right w:w="100" w:type="dxa"/>
            </w:tcMar>
          </w:tcPr>
          <w:p w14:paraId="394093AC"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String</w:t>
            </w:r>
          </w:p>
        </w:tc>
      </w:tr>
      <w:tr w:rsidR="00497855" w14:paraId="2A1B7552" w14:textId="77777777" w:rsidTr="00497855">
        <w:tc>
          <w:tcPr>
            <w:tcW w:w="4875" w:type="dxa"/>
            <w:shd w:val="clear" w:color="auto" w:fill="auto"/>
            <w:tcMar>
              <w:top w:w="100" w:type="dxa"/>
              <w:left w:w="100" w:type="dxa"/>
              <w:bottom w:w="100" w:type="dxa"/>
              <w:right w:w="100" w:type="dxa"/>
            </w:tcMar>
          </w:tcPr>
          <w:p w14:paraId="7DEB718D" w14:textId="77777777" w:rsidR="00497855" w:rsidRDefault="00497855" w:rsidP="00497855">
            <w:pPr>
              <w:widowControl w:val="0"/>
              <w:pBdr>
                <w:top w:val="nil"/>
                <w:left w:val="nil"/>
                <w:bottom w:val="nil"/>
                <w:right w:val="nil"/>
                <w:between w:val="nil"/>
              </w:pBdr>
              <w:spacing w:line="360" w:lineRule="auto"/>
              <w:rPr>
                <w:rFonts w:ascii="맑은 고딕" w:eastAsia="맑은 고딕" w:hAnsi="맑은 고딕" w:cs="맑은 고딕"/>
              </w:rPr>
            </w:pPr>
            <w:r>
              <w:rPr>
                <w:rFonts w:ascii="맑은 고딕" w:eastAsia="맑은 고딕" w:hAnsi="맑은 고딕" w:cs="맑은 고딕"/>
              </w:rPr>
              <w:t>주민등록번호</w:t>
            </w:r>
          </w:p>
        </w:tc>
        <w:tc>
          <w:tcPr>
            <w:tcW w:w="2250" w:type="dxa"/>
            <w:shd w:val="clear" w:color="auto" w:fill="auto"/>
            <w:tcMar>
              <w:top w:w="100" w:type="dxa"/>
              <w:left w:w="100" w:type="dxa"/>
              <w:bottom w:w="100" w:type="dxa"/>
              <w:right w:w="100" w:type="dxa"/>
            </w:tcMar>
          </w:tcPr>
          <w:p w14:paraId="4C701B3E" w14:textId="77777777" w:rsidR="00497855" w:rsidRDefault="00497855" w:rsidP="00497855">
            <w:pPr>
              <w:widowControl w:val="0"/>
              <w:pBdr>
                <w:top w:val="nil"/>
                <w:left w:val="nil"/>
                <w:bottom w:val="nil"/>
                <w:right w:val="nil"/>
                <w:between w:val="nil"/>
              </w:pBdr>
              <w:spacing w:line="360" w:lineRule="auto"/>
              <w:jc w:val="center"/>
              <w:rPr>
                <w:rFonts w:ascii="맑은 고딕" w:eastAsia="맑은 고딕" w:hAnsi="맑은 고딕" w:cs="맑은 고딕"/>
              </w:rPr>
            </w:pPr>
            <w:r>
              <w:rPr>
                <w:rFonts w:ascii="맑은 고딕" w:eastAsia="맑은 고딕" w:hAnsi="맑은 고딕" w:cs="맑은 고딕"/>
              </w:rPr>
              <w:t>ID_Num</w:t>
            </w:r>
          </w:p>
        </w:tc>
        <w:tc>
          <w:tcPr>
            <w:tcW w:w="1890" w:type="dxa"/>
            <w:shd w:val="clear" w:color="auto" w:fill="auto"/>
            <w:tcMar>
              <w:top w:w="100" w:type="dxa"/>
              <w:left w:w="100" w:type="dxa"/>
              <w:bottom w:w="100" w:type="dxa"/>
              <w:right w:w="100" w:type="dxa"/>
            </w:tcMar>
          </w:tcPr>
          <w:p w14:paraId="03D1FE75"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String</w:t>
            </w:r>
          </w:p>
        </w:tc>
      </w:tr>
      <w:tr w:rsidR="00497855" w14:paraId="76C73C41" w14:textId="77777777" w:rsidTr="00497855">
        <w:tc>
          <w:tcPr>
            <w:tcW w:w="4875" w:type="dxa"/>
            <w:shd w:val="clear" w:color="auto" w:fill="auto"/>
            <w:tcMar>
              <w:top w:w="100" w:type="dxa"/>
              <w:left w:w="100" w:type="dxa"/>
              <w:bottom w:w="100" w:type="dxa"/>
              <w:right w:w="100" w:type="dxa"/>
            </w:tcMar>
          </w:tcPr>
          <w:p w14:paraId="7A7081B5" w14:textId="77777777" w:rsidR="00497855" w:rsidRDefault="00497855" w:rsidP="00497855">
            <w:pPr>
              <w:widowControl w:val="0"/>
              <w:pBdr>
                <w:top w:val="nil"/>
                <w:left w:val="nil"/>
                <w:bottom w:val="nil"/>
                <w:right w:val="nil"/>
                <w:between w:val="nil"/>
              </w:pBdr>
              <w:spacing w:line="360" w:lineRule="auto"/>
              <w:rPr>
                <w:rFonts w:ascii="맑은 고딕" w:eastAsia="맑은 고딕" w:hAnsi="맑은 고딕" w:cs="맑은 고딕"/>
              </w:rPr>
            </w:pPr>
            <w:r>
              <w:rPr>
                <w:rFonts w:ascii="맑은 고딕" w:eastAsia="맑은 고딕" w:hAnsi="맑은 고딕" w:cs="맑은 고딕"/>
              </w:rPr>
              <w:t>장애인 복지카드 일련번호(장애인일 경우 입력)</w:t>
            </w:r>
          </w:p>
        </w:tc>
        <w:tc>
          <w:tcPr>
            <w:tcW w:w="2250" w:type="dxa"/>
            <w:shd w:val="clear" w:color="auto" w:fill="auto"/>
            <w:tcMar>
              <w:top w:w="100" w:type="dxa"/>
              <w:left w:w="100" w:type="dxa"/>
              <w:bottom w:w="100" w:type="dxa"/>
              <w:right w:w="100" w:type="dxa"/>
            </w:tcMar>
          </w:tcPr>
          <w:p w14:paraId="492D026D" w14:textId="77777777" w:rsidR="00497855" w:rsidRDefault="00497855" w:rsidP="00497855">
            <w:pPr>
              <w:widowControl w:val="0"/>
              <w:pBdr>
                <w:top w:val="nil"/>
                <w:left w:val="nil"/>
                <w:bottom w:val="nil"/>
                <w:right w:val="nil"/>
                <w:between w:val="nil"/>
              </w:pBdr>
              <w:spacing w:line="360" w:lineRule="auto"/>
              <w:jc w:val="center"/>
              <w:rPr>
                <w:rFonts w:ascii="맑은 고딕" w:eastAsia="맑은 고딕" w:hAnsi="맑은 고딕" w:cs="맑은 고딕"/>
              </w:rPr>
            </w:pPr>
            <w:r>
              <w:rPr>
                <w:rFonts w:ascii="맑은 고딕" w:eastAsia="맑은 고딕" w:hAnsi="맑은 고딕" w:cs="맑은 고딕"/>
              </w:rPr>
              <w:t>handicappedNum</w:t>
            </w:r>
          </w:p>
        </w:tc>
        <w:tc>
          <w:tcPr>
            <w:tcW w:w="1890" w:type="dxa"/>
            <w:shd w:val="clear" w:color="auto" w:fill="auto"/>
            <w:tcMar>
              <w:top w:w="100" w:type="dxa"/>
              <w:left w:w="100" w:type="dxa"/>
              <w:bottom w:w="100" w:type="dxa"/>
              <w:right w:w="100" w:type="dxa"/>
            </w:tcMar>
          </w:tcPr>
          <w:p w14:paraId="5EC2EB3C"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String</w:t>
            </w:r>
          </w:p>
        </w:tc>
      </w:tr>
      <w:tr w:rsidR="00497855" w14:paraId="0D390157" w14:textId="77777777" w:rsidTr="00497855">
        <w:tc>
          <w:tcPr>
            <w:tcW w:w="4875" w:type="dxa"/>
            <w:shd w:val="clear" w:color="auto" w:fill="auto"/>
            <w:tcMar>
              <w:top w:w="100" w:type="dxa"/>
              <w:left w:w="100" w:type="dxa"/>
              <w:bottom w:w="100" w:type="dxa"/>
              <w:right w:w="100" w:type="dxa"/>
            </w:tcMar>
          </w:tcPr>
          <w:p w14:paraId="545F7330" w14:textId="77777777" w:rsidR="00497855" w:rsidRDefault="00497855" w:rsidP="00497855">
            <w:pPr>
              <w:widowControl w:val="0"/>
              <w:pBdr>
                <w:top w:val="nil"/>
                <w:left w:val="nil"/>
                <w:bottom w:val="nil"/>
                <w:right w:val="nil"/>
                <w:between w:val="nil"/>
              </w:pBdr>
              <w:spacing w:line="360" w:lineRule="auto"/>
              <w:rPr>
                <w:rFonts w:ascii="맑은 고딕" w:eastAsia="맑은 고딕" w:hAnsi="맑은 고딕" w:cs="맑은 고딕"/>
              </w:rPr>
            </w:pPr>
            <w:r>
              <w:rPr>
                <w:rFonts w:ascii="맑은 고딕" w:eastAsia="맑은 고딕" w:hAnsi="맑은 고딕" w:cs="맑은 고딕"/>
              </w:rPr>
              <w:t>사용자의 직업(자원봉사자일 경우 입력)</w:t>
            </w:r>
          </w:p>
        </w:tc>
        <w:tc>
          <w:tcPr>
            <w:tcW w:w="2250" w:type="dxa"/>
            <w:shd w:val="clear" w:color="auto" w:fill="auto"/>
            <w:tcMar>
              <w:top w:w="100" w:type="dxa"/>
              <w:left w:w="100" w:type="dxa"/>
              <w:bottom w:w="100" w:type="dxa"/>
              <w:right w:w="100" w:type="dxa"/>
            </w:tcMar>
          </w:tcPr>
          <w:p w14:paraId="6CD2CFBA" w14:textId="77777777" w:rsidR="00497855" w:rsidRDefault="00497855" w:rsidP="00497855">
            <w:pPr>
              <w:widowControl w:val="0"/>
              <w:pBdr>
                <w:top w:val="nil"/>
                <w:left w:val="nil"/>
                <w:bottom w:val="nil"/>
                <w:right w:val="nil"/>
                <w:between w:val="nil"/>
              </w:pBdr>
              <w:spacing w:line="360" w:lineRule="auto"/>
              <w:jc w:val="center"/>
              <w:rPr>
                <w:rFonts w:ascii="맑은 고딕" w:eastAsia="맑은 고딕" w:hAnsi="맑은 고딕" w:cs="맑은 고딕"/>
              </w:rPr>
            </w:pPr>
            <w:r>
              <w:rPr>
                <w:rFonts w:ascii="맑은 고딕" w:eastAsia="맑은 고딕" w:hAnsi="맑은 고딕" w:cs="맑은 고딕"/>
              </w:rPr>
              <w:t>userJob</w:t>
            </w:r>
          </w:p>
        </w:tc>
        <w:tc>
          <w:tcPr>
            <w:tcW w:w="1890" w:type="dxa"/>
            <w:shd w:val="clear" w:color="auto" w:fill="auto"/>
            <w:tcMar>
              <w:top w:w="100" w:type="dxa"/>
              <w:left w:w="100" w:type="dxa"/>
              <w:bottom w:w="100" w:type="dxa"/>
              <w:right w:w="100" w:type="dxa"/>
            </w:tcMar>
          </w:tcPr>
          <w:p w14:paraId="6E7803DC"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String</w:t>
            </w:r>
          </w:p>
        </w:tc>
      </w:tr>
      <w:tr w:rsidR="00497855" w14:paraId="14B10C35" w14:textId="77777777" w:rsidTr="00497855">
        <w:tc>
          <w:tcPr>
            <w:tcW w:w="4875" w:type="dxa"/>
            <w:shd w:val="clear" w:color="auto" w:fill="auto"/>
            <w:tcMar>
              <w:top w:w="100" w:type="dxa"/>
              <w:left w:w="100" w:type="dxa"/>
              <w:bottom w:w="100" w:type="dxa"/>
              <w:right w:w="100" w:type="dxa"/>
            </w:tcMar>
          </w:tcPr>
          <w:p w14:paraId="5EF5282B" w14:textId="77777777" w:rsidR="00497855" w:rsidRDefault="00497855" w:rsidP="00497855">
            <w:pPr>
              <w:widowControl w:val="0"/>
              <w:pBdr>
                <w:top w:val="nil"/>
                <w:left w:val="nil"/>
                <w:bottom w:val="nil"/>
                <w:right w:val="nil"/>
                <w:between w:val="nil"/>
              </w:pBdr>
              <w:spacing w:line="360" w:lineRule="auto"/>
              <w:rPr>
                <w:rFonts w:ascii="맑은 고딕" w:eastAsia="맑은 고딕" w:hAnsi="맑은 고딕" w:cs="맑은 고딕"/>
              </w:rPr>
            </w:pPr>
            <w:r>
              <w:rPr>
                <w:rFonts w:ascii="맑은 고딕" w:eastAsia="맑은 고딕" w:hAnsi="맑은 고딕" w:cs="맑은 고딕"/>
              </w:rPr>
              <w:t>사용자의 주민등록상 표기되어 있는 주소</w:t>
            </w:r>
          </w:p>
        </w:tc>
        <w:tc>
          <w:tcPr>
            <w:tcW w:w="2250" w:type="dxa"/>
            <w:shd w:val="clear" w:color="auto" w:fill="auto"/>
            <w:tcMar>
              <w:top w:w="100" w:type="dxa"/>
              <w:left w:w="100" w:type="dxa"/>
              <w:bottom w:w="100" w:type="dxa"/>
              <w:right w:w="100" w:type="dxa"/>
            </w:tcMar>
          </w:tcPr>
          <w:p w14:paraId="7E12D0FC" w14:textId="77777777" w:rsidR="00497855" w:rsidRDefault="00497855" w:rsidP="00497855">
            <w:pPr>
              <w:widowControl w:val="0"/>
              <w:pBdr>
                <w:top w:val="nil"/>
                <w:left w:val="nil"/>
                <w:bottom w:val="nil"/>
                <w:right w:val="nil"/>
                <w:between w:val="nil"/>
              </w:pBdr>
              <w:spacing w:line="360" w:lineRule="auto"/>
              <w:jc w:val="center"/>
              <w:rPr>
                <w:rFonts w:ascii="맑은 고딕" w:eastAsia="맑은 고딕" w:hAnsi="맑은 고딕" w:cs="맑은 고딕"/>
              </w:rPr>
            </w:pPr>
            <w:r>
              <w:rPr>
                <w:rFonts w:ascii="맑은 고딕" w:eastAsia="맑은 고딕" w:hAnsi="맑은 고딕" w:cs="맑은 고딕"/>
              </w:rPr>
              <w:t>userAddr</w:t>
            </w:r>
          </w:p>
        </w:tc>
        <w:tc>
          <w:tcPr>
            <w:tcW w:w="1890" w:type="dxa"/>
            <w:shd w:val="clear" w:color="auto" w:fill="auto"/>
            <w:tcMar>
              <w:top w:w="100" w:type="dxa"/>
              <w:left w:w="100" w:type="dxa"/>
              <w:bottom w:w="100" w:type="dxa"/>
              <w:right w:w="100" w:type="dxa"/>
            </w:tcMar>
          </w:tcPr>
          <w:p w14:paraId="32E84BCF"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String</w:t>
            </w:r>
          </w:p>
        </w:tc>
      </w:tr>
      <w:tr w:rsidR="00497855" w14:paraId="54BBA131" w14:textId="77777777" w:rsidTr="00497855">
        <w:tc>
          <w:tcPr>
            <w:tcW w:w="4875" w:type="dxa"/>
            <w:shd w:val="clear" w:color="auto" w:fill="auto"/>
            <w:tcMar>
              <w:top w:w="100" w:type="dxa"/>
              <w:left w:w="100" w:type="dxa"/>
              <w:bottom w:w="100" w:type="dxa"/>
              <w:right w:w="100" w:type="dxa"/>
            </w:tcMar>
          </w:tcPr>
          <w:p w14:paraId="672E1615" w14:textId="77777777" w:rsidR="00497855" w:rsidRDefault="00497855" w:rsidP="00497855">
            <w:pPr>
              <w:widowControl w:val="0"/>
              <w:pBdr>
                <w:top w:val="nil"/>
                <w:left w:val="nil"/>
                <w:bottom w:val="nil"/>
                <w:right w:val="nil"/>
                <w:between w:val="nil"/>
              </w:pBdr>
              <w:spacing w:line="360" w:lineRule="auto"/>
              <w:rPr>
                <w:rFonts w:ascii="맑은 고딕" w:eastAsia="맑은 고딕" w:hAnsi="맑은 고딕" w:cs="맑은 고딕"/>
              </w:rPr>
            </w:pPr>
            <w:r>
              <w:rPr>
                <w:rFonts w:ascii="맑은 고딕" w:eastAsia="맑은 고딕" w:hAnsi="맑은 고딕" w:cs="맑은 고딕"/>
              </w:rPr>
              <w:t>사용자의 email(email id)</w:t>
            </w:r>
          </w:p>
        </w:tc>
        <w:tc>
          <w:tcPr>
            <w:tcW w:w="2250" w:type="dxa"/>
            <w:shd w:val="clear" w:color="auto" w:fill="auto"/>
            <w:tcMar>
              <w:top w:w="100" w:type="dxa"/>
              <w:left w:w="100" w:type="dxa"/>
              <w:bottom w:w="100" w:type="dxa"/>
              <w:right w:w="100" w:type="dxa"/>
            </w:tcMar>
          </w:tcPr>
          <w:p w14:paraId="6E1212BF" w14:textId="77777777" w:rsidR="00497855" w:rsidRDefault="00497855" w:rsidP="00497855">
            <w:pPr>
              <w:widowControl w:val="0"/>
              <w:pBdr>
                <w:top w:val="nil"/>
                <w:left w:val="nil"/>
                <w:bottom w:val="nil"/>
                <w:right w:val="nil"/>
                <w:between w:val="nil"/>
              </w:pBdr>
              <w:spacing w:line="360" w:lineRule="auto"/>
              <w:jc w:val="center"/>
              <w:rPr>
                <w:rFonts w:ascii="맑은 고딕" w:eastAsia="맑은 고딕" w:hAnsi="맑은 고딕" w:cs="맑은 고딕"/>
              </w:rPr>
            </w:pPr>
            <w:r>
              <w:rPr>
                <w:rFonts w:ascii="맑은 고딕" w:eastAsia="맑은 고딕" w:hAnsi="맑은 고딕" w:cs="맑은 고딕"/>
              </w:rPr>
              <w:t>userEmail_before</w:t>
            </w:r>
          </w:p>
        </w:tc>
        <w:tc>
          <w:tcPr>
            <w:tcW w:w="1890" w:type="dxa"/>
            <w:shd w:val="clear" w:color="auto" w:fill="auto"/>
            <w:tcMar>
              <w:top w:w="100" w:type="dxa"/>
              <w:left w:w="100" w:type="dxa"/>
              <w:bottom w:w="100" w:type="dxa"/>
              <w:right w:w="100" w:type="dxa"/>
            </w:tcMar>
          </w:tcPr>
          <w:p w14:paraId="46661189"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String</w:t>
            </w:r>
          </w:p>
        </w:tc>
      </w:tr>
      <w:tr w:rsidR="00497855" w14:paraId="71252391" w14:textId="77777777" w:rsidTr="00497855">
        <w:tc>
          <w:tcPr>
            <w:tcW w:w="4875" w:type="dxa"/>
            <w:shd w:val="clear" w:color="auto" w:fill="auto"/>
            <w:tcMar>
              <w:top w:w="100" w:type="dxa"/>
              <w:left w:w="100" w:type="dxa"/>
              <w:bottom w:w="100" w:type="dxa"/>
              <w:right w:w="100" w:type="dxa"/>
            </w:tcMar>
          </w:tcPr>
          <w:p w14:paraId="3D23A845" w14:textId="77777777" w:rsidR="00497855" w:rsidRDefault="00497855" w:rsidP="00497855">
            <w:pPr>
              <w:widowControl w:val="0"/>
              <w:spacing w:line="360" w:lineRule="auto"/>
              <w:rPr>
                <w:rFonts w:ascii="맑은 고딕" w:eastAsia="맑은 고딕" w:hAnsi="맑은 고딕" w:cs="맑은 고딕"/>
              </w:rPr>
            </w:pPr>
            <w:r>
              <w:rPr>
                <w:rFonts w:ascii="맑은 고딕" w:eastAsia="맑은 고딕" w:hAnsi="맑은 고딕" w:cs="맑은 고딕"/>
              </w:rPr>
              <w:t>사용자의 email(domain address)</w:t>
            </w:r>
          </w:p>
        </w:tc>
        <w:tc>
          <w:tcPr>
            <w:tcW w:w="2250" w:type="dxa"/>
            <w:shd w:val="clear" w:color="auto" w:fill="auto"/>
            <w:tcMar>
              <w:top w:w="100" w:type="dxa"/>
              <w:left w:w="100" w:type="dxa"/>
              <w:bottom w:w="100" w:type="dxa"/>
              <w:right w:w="100" w:type="dxa"/>
            </w:tcMar>
          </w:tcPr>
          <w:p w14:paraId="1BFB463F" w14:textId="77777777" w:rsidR="00497855" w:rsidRDefault="00497855" w:rsidP="00497855">
            <w:pPr>
              <w:widowControl w:val="0"/>
              <w:pBdr>
                <w:top w:val="nil"/>
                <w:left w:val="nil"/>
                <w:bottom w:val="nil"/>
                <w:right w:val="nil"/>
                <w:between w:val="nil"/>
              </w:pBdr>
              <w:spacing w:line="360" w:lineRule="auto"/>
              <w:jc w:val="center"/>
              <w:rPr>
                <w:rFonts w:ascii="맑은 고딕" w:eastAsia="맑은 고딕" w:hAnsi="맑은 고딕" w:cs="맑은 고딕"/>
              </w:rPr>
            </w:pPr>
            <w:r>
              <w:rPr>
                <w:rFonts w:ascii="맑은 고딕" w:eastAsia="맑은 고딕" w:hAnsi="맑은 고딕" w:cs="맑은 고딕"/>
              </w:rPr>
              <w:t>userEmail_after</w:t>
            </w:r>
          </w:p>
        </w:tc>
        <w:tc>
          <w:tcPr>
            <w:tcW w:w="1890" w:type="dxa"/>
            <w:shd w:val="clear" w:color="auto" w:fill="auto"/>
            <w:tcMar>
              <w:top w:w="100" w:type="dxa"/>
              <w:left w:w="100" w:type="dxa"/>
              <w:bottom w:w="100" w:type="dxa"/>
              <w:right w:w="100" w:type="dxa"/>
            </w:tcMar>
          </w:tcPr>
          <w:p w14:paraId="11C296F0"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String</w:t>
            </w:r>
          </w:p>
        </w:tc>
      </w:tr>
      <w:tr w:rsidR="00497855" w14:paraId="671A8653" w14:textId="77777777" w:rsidTr="00497855">
        <w:tc>
          <w:tcPr>
            <w:tcW w:w="4875" w:type="dxa"/>
            <w:shd w:val="clear" w:color="auto" w:fill="auto"/>
            <w:tcMar>
              <w:top w:w="100" w:type="dxa"/>
              <w:left w:w="100" w:type="dxa"/>
              <w:bottom w:w="100" w:type="dxa"/>
              <w:right w:w="100" w:type="dxa"/>
            </w:tcMar>
          </w:tcPr>
          <w:p w14:paraId="38D25C39" w14:textId="77777777" w:rsidR="00497855" w:rsidRDefault="00497855" w:rsidP="00497855">
            <w:pPr>
              <w:widowControl w:val="0"/>
              <w:pBdr>
                <w:top w:val="nil"/>
                <w:left w:val="nil"/>
                <w:bottom w:val="nil"/>
                <w:right w:val="nil"/>
                <w:between w:val="nil"/>
              </w:pBdr>
              <w:spacing w:line="360" w:lineRule="auto"/>
              <w:rPr>
                <w:rFonts w:ascii="맑은 고딕" w:eastAsia="맑은 고딕" w:hAnsi="맑은 고딕" w:cs="맑은 고딕"/>
              </w:rPr>
            </w:pPr>
            <w:r>
              <w:rPr>
                <w:rFonts w:ascii="맑은 고딕" w:eastAsia="맑은 고딕" w:hAnsi="맑은 고딕" w:cs="맑은 고딕"/>
              </w:rPr>
              <w:t xml:space="preserve">봉사경력 </w:t>
            </w:r>
          </w:p>
        </w:tc>
        <w:tc>
          <w:tcPr>
            <w:tcW w:w="2250" w:type="dxa"/>
            <w:shd w:val="clear" w:color="auto" w:fill="auto"/>
            <w:tcMar>
              <w:top w:w="100" w:type="dxa"/>
              <w:left w:w="100" w:type="dxa"/>
              <w:bottom w:w="100" w:type="dxa"/>
              <w:right w:w="100" w:type="dxa"/>
            </w:tcMar>
          </w:tcPr>
          <w:p w14:paraId="7928DBEF" w14:textId="77777777" w:rsidR="00497855" w:rsidRDefault="00497855" w:rsidP="00497855">
            <w:pPr>
              <w:widowControl w:val="0"/>
              <w:pBdr>
                <w:top w:val="nil"/>
                <w:left w:val="nil"/>
                <w:bottom w:val="nil"/>
                <w:right w:val="nil"/>
                <w:between w:val="nil"/>
              </w:pBdr>
              <w:spacing w:line="360" w:lineRule="auto"/>
              <w:jc w:val="center"/>
              <w:rPr>
                <w:rFonts w:ascii="맑은 고딕" w:eastAsia="맑은 고딕" w:hAnsi="맑은 고딕" w:cs="맑은 고딕"/>
              </w:rPr>
            </w:pPr>
            <w:r>
              <w:rPr>
                <w:rFonts w:ascii="맑은 고딕" w:eastAsia="맑은 고딕" w:hAnsi="맑은 고딕" w:cs="맑은 고딕"/>
              </w:rPr>
              <w:t>userVolCareer</w:t>
            </w:r>
          </w:p>
        </w:tc>
        <w:tc>
          <w:tcPr>
            <w:tcW w:w="1890" w:type="dxa"/>
            <w:shd w:val="clear" w:color="auto" w:fill="auto"/>
            <w:tcMar>
              <w:top w:w="100" w:type="dxa"/>
              <w:left w:w="100" w:type="dxa"/>
              <w:bottom w:w="100" w:type="dxa"/>
              <w:right w:w="100" w:type="dxa"/>
            </w:tcMar>
          </w:tcPr>
          <w:p w14:paraId="2F8A48E0"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String</w:t>
            </w:r>
          </w:p>
        </w:tc>
      </w:tr>
      <w:tr w:rsidR="00497855" w14:paraId="3493CC01" w14:textId="77777777" w:rsidTr="00497855">
        <w:tc>
          <w:tcPr>
            <w:tcW w:w="4875" w:type="dxa"/>
            <w:shd w:val="clear" w:color="auto" w:fill="auto"/>
            <w:tcMar>
              <w:top w:w="100" w:type="dxa"/>
              <w:left w:w="100" w:type="dxa"/>
              <w:bottom w:w="100" w:type="dxa"/>
              <w:right w:w="100" w:type="dxa"/>
            </w:tcMar>
          </w:tcPr>
          <w:p w14:paraId="7FA00CE5" w14:textId="77777777" w:rsidR="00497855" w:rsidRDefault="00497855" w:rsidP="00497855">
            <w:pPr>
              <w:widowControl w:val="0"/>
              <w:pBdr>
                <w:top w:val="nil"/>
                <w:left w:val="nil"/>
                <w:bottom w:val="nil"/>
                <w:right w:val="nil"/>
                <w:between w:val="nil"/>
              </w:pBdr>
              <w:spacing w:line="360" w:lineRule="auto"/>
              <w:rPr>
                <w:rFonts w:ascii="맑은 고딕" w:eastAsia="맑은 고딕" w:hAnsi="맑은 고딕" w:cs="맑은 고딕"/>
              </w:rPr>
            </w:pPr>
            <w:r>
              <w:rPr>
                <w:rFonts w:ascii="맑은 고딕" w:eastAsia="맑은 고딕" w:hAnsi="맑은 고딕" w:cs="맑은 고딕"/>
              </w:rPr>
              <w:t>사용자 평점</w:t>
            </w:r>
          </w:p>
        </w:tc>
        <w:tc>
          <w:tcPr>
            <w:tcW w:w="2250" w:type="dxa"/>
            <w:shd w:val="clear" w:color="auto" w:fill="auto"/>
            <w:tcMar>
              <w:top w:w="100" w:type="dxa"/>
              <w:left w:w="100" w:type="dxa"/>
              <w:bottom w:w="100" w:type="dxa"/>
              <w:right w:w="100" w:type="dxa"/>
            </w:tcMar>
          </w:tcPr>
          <w:p w14:paraId="3A1B98DD" w14:textId="77777777" w:rsidR="00497855" w:rsidRDefault="00497855" w:rsidP="00497855">
            <w:pPr>
              <w:widowControl w:val="0"/>
              <w:pBdr>
                <w:top w:val="nil"/>
                <w:left w:val="nil"/>
                <w:bottom w:val="nil"/>
                <w:right w:val="nil"/>
                <w:between w:val="nil"/>
              </w:pBdr>
              <w:spacing w:line="360" w:lineRule="auto"/>
              <w:jc w:val="center"/>
              <w:rPr>
                <w:rFonts w:ascii="맑은 고딕" w:eastAsia="맑은 고딕" w:hAnsi="맑은 고딕" w:cs="맑은 고딕"/>
              </w:rPr>
            </w:pPr>
            <w:r>
              <w:rPr>
                <w:rFonts w:ascii="맑은 고딕" w:eastAsia="맑은 고딕" w:hAnsi="맑은 고딕" w:cs="맑은 고딕"/>
              </w:rPr>
              <w:t>userFeedbackVal</w:t>
            </w:r>
          </w:p>
        </w:tc>
        <w:tc>
          <w:tcPr>
            <w:tcW w:w="1890" w:type="dxa"/>
            <w:shd w:val="clear" w:color="auto" w:fill="auto"/>
            <w:tcMar>
              <w:top w:w="100" w:type="dxa"/>
              <w:left w:w="100" w:type="dxa"/>
              <w:bottom w:w="100" w:type="dxa"/>
              <w:right w:w="100" w:type="dxa"/>
            </w:tcMar>
          </w:tcPr>
          <w:p w14:paraId="4FC430DF" w14:textId="77777777" w:rsidR="00497855" w:rsidRDefault="00497855" w:rsidP="00497855">
            <w:pPr>
              <w:widowControl w:val="0"/>
              <w:pBdr>
                <w:top w:val="nil"/>
                <w:left w:val="nil"/>
                <w:bottom w:val="nil"/>
                <w:right w:val="nil"/>
                <w:between w:val="nil"/>
              </w:pBdr>
              <w:spacing w:line="360" w:lineRule="auto"/>
              <w:jc w:val="center"/>
              <w:rPr>
                <w:rFonts w:ascii="맑은 고딕" w:eastAsia="맑은 고딕" w:hAnsi="맑은 고딕" w:cs="맑은 고딕"/>
              </w:rPr>
            </w:pPr>
            <w:r>
              <w:rPr>
                <w:rFonts w:ascii="맑은 고딕" w:eastAsia="맑은 고딕" w:hAnsi="맑은 고딕" w:cs="맑은 고딕"/>
              </w:rPr>
              <w:t>Number</w:t>
            </w:r>
          </w:p>
        </w:tc>
      </w:tr>
      <w:tr w:rsidR="00497855" w14:paraId="73129FC4" w14:textId="77777777" w:rsidTr="00497855">
        <w:tc>
          <w:tcPr>
            <w:tcW w:w="4875" w:type="dxa"/>
            <w:shd w:val="clear" w:color="auto" w:fill="auto"/>
            <w:tcMar>
              <w:top w:w="100" w:type="dxa"/>
              <w:left w:w="100" w:type="dxa"/>
              <w:bottom w:w="100" w:type="dxa"/>
              <w:right w:w="100" w:type="dxa"/>
            </w:tcMar>
          </w:tcPr>
          <w:p w14:paraId="250618E8" w14:textId="77777777" w:rsidR="00497855" w:rsidRDefault="00497855" w:rsidP="00497855">
            <w:pPr>
              <w:widowControl w:val="0"/>
              <w:pBdr>
                <w:top w:val="nil"/>
                <w:left w:val="nil"/>
                <w:bottom w:val="nil"/>
                <w:right w:val="nil"/>
                <w:between w:val="nil"/>
              </w:pBdr>
              <w:spacing w:line="360" w:lineRule="auto"/>
              <w:rPr>
                <w:rFonts w:ascii="맑은 고딕" w:eastAsia="맑은 고딕" w:hAnsi="맑은 고딕" w:cs="맑은 고딕"/>
              </w:rPr>
            </w:pPr>
            <w:r>
              <w:rPr>
                <w:rFonts w:ascii="맑은 고딕" w:eastAsia="맑은 고딕" w:hAnsi="맑은 고딕" w:cs="맑은 고딕"/>
              </w:rPr>
              <w:t>사용자 고유 인증번호</w:t>
            </w:r>
          </w:p>
        </w:tc>
        <w:tc>
          <w:tcPr>
            <w:tcW w:w="2250" w:type="dxa"/>
            <w:shd w:val="clear" w:color="auto" w:fill="auto"/>
            <w:tcMar>
              <w:top w:w="100" w:type="dxa"/>
              <w:left w:w="100" w:type="dxa"/>
              <w:bottom w:w="100" w:type="dxa"/>
              <w:right w:w="100" w:type="dxa"/>
            </w:tcMar>
          </w:tcPr>
          <w:p w14:paraId="75F64E40" w14:textId="77777777" w:rsidR="00497855" w:rsidRDefault="00497855" w:rsidP="00497855">
            <w:pPr>
              <w:widowControl w:val="0"/>
              <w:pBdr>
                <w:top w:val="nil"/>
                <w:left w:val="nil"/>
                <w:bottom w:val="nil"/>
                <w:right w:val="nil"/>
                <w:between w:val="nil"/>
              </w:pBdr>
              <w:spacing w:line="360" w:lineRule="auto"/>
              <w:jc w:val="center"/>
              <w:rPr>
                <w:rFonts w:ascii="맑은 고딕" w:eastAsia="맑은 고딕" w:hAnsi="맑은 고딕" w:cs="맑은 고딕"/>
              </w:rPr>
            </w:pPr>
            <w:r>
              <w:rPr>
                <w:rFonts w:ascii="맑은 고딕" w:eastAsia="맑은 고딕" w:hAnsi="맑은 고딕" w:cs="맑은 고딕"/>
              </w:rPr>
              <w:t>userAuthenNum</w:t>
            </w:r>
          </w:p>
        </w:tc>
        <w:tc>
          <w:tcPr>
            <w:tcW w:w="1890" w:type="dxa"/>
            <w:shd w:val="clear" w:color="auto" w:fill="auto"/>
            <w:tcMar>
              <w:top w:w="100" w:type="dxa"/>
              <w:left w:w="100" w:type="dxa"/>
              <w:bottom w:w="100" w:type="dxa"/>
              <w:right w:w="100" w:type="dxa"/>
            </w:tcMar>
          </w:tcPr>
          <w:p w14:paraId="0524E284" w14:textId="77777777" w:rsidR="00497855" w:rsidRDefault="00497855" w:rsidP="00497855">
            <w:pPr>
              <w:widowControl w:val="0"/>
              <w:pBdr>
                <w:top w:val="nil"/>
                <w:left w:val="nil"/>
                <w:bottom w:val="nil"/>
                <w:right w:val="nil"/>
                <w:between w:val="nil"/>
              </w:pBdr>
              <w:spacing w:line="360" w:lineRule="auto"/>
              <w:jc w:val="center"/>
              <w:rPr>
                <w:rFonts w:ascii="맑은 고딕" w:eastAsia="맑은 고딕" w:hAnsi="맑은 고딕" w:cs="맑은 고딕"/>
              </w:rPr>
            </w:pPr>
            <w:r>
              <w:rPr>
                <w:rFonts w:ascii="맑은 고딕" w:eastAsia="맑은 고딕" w:hAnsi="맑은 고딕" w:cs="맑은 고딕"/>
              </w:rPr>
              <w:t>Number</w:t>
            </w:r>
          </w:p>
        </w:tc>
      </w:tr>
    </w:tbl>
    <w:p w14:paraId="2C881CCA" w14:textId="77777777" w:rsidR="00497855" w:rsidDel="004C1550" w:rsidRDefault="00497855" w:rsidP="00497855">
      <w:pPr>
        <w:spacing w:line="360" w:lineRule="auto"/>
        <w:jc w:val="both"/>
        <w:rPr>
          <w:del w:id="2277" w:author="고광표" w:date="2018-04-19T18:59:00Z"/>
          <w:rFonts w:ascii="맑은 고딕" w:eastAsia="맑은 고딕" w:hAnsi="맑은 고딕" w:cs="맑은 고딕"/>
        </w:rPr>
      </w:pPr>
    </w:p>
    <w:p w14:paraId="7CC52B26" w14:textId="77777777" w:rsidR="00497855" w:rsidDel="004C1550" w:rsidRDefault="00497855" w:rsidP="00497855">
      <w:pPr>
        <w:spacing w:line="360" w:lineRule="auto"/>
        <w:jc w:val="both"/>
        <w:rPr>
          <w:del w:id="2278" w:author="고광표" w:date="2018-04-19T18:59:00Z"/>
          <w:rFonts w:ascii="맑은 고딕" w:eastAsia="맑은 고딕" w:hAnsi="맑은 고딕" w:cs="맑은 고딕"/>
        </w:rPr>
      </w:pPr>
    </w:p>
    <w:p w14:paraId="331552BB" w14:textId="77777777" w:rsidR="00497855" w:rsidRDefault="00497855" w:rsidP="00497855">
      <w:pPr>
        <w:spacing w:line="360" w:lineRule="auto"/>
        <w:jc w:val="both"/>
        <w:rPr>
          <w:rFonts w:ascii="맑은 고딕" w:eastAsia="맑은 고딕" w:hAnsi="맑은 고딕" w:cs="맑은 고딕"/>
        </w:rPr>
      </w:pPr>
    </w:p>
    <w:p w14:paraId="1B0A4285" w14:textId="03A71829" w:rsidR="004C1550" w:rsidRDefault="004C1550">
      <w:pPr>
        <w:pStyle w:val="aa"/>
        <w:keepNext/>
        <w:rPr>
          <w:ins w:id="2279" w:author="고광표" w:date="2018-04-19T18:59:00Z"/>
        </w:rPr>
        <w:pPrChange w:id="2280" w:author="고광표" w:date="2018-04-19T18:59:00Z">
          <w:pPr/>
        </w:pPrChange>
      </w:pPr>
      <w:bookmarkStart w:id="2281" w:name="_Toc512193256"/>
      <w:ins w:id="2282" w:author="고광표" w:date="2018-04-19T18:59:00Z">
        <w:r>
          <w:t xml:space="preserve">Table </w:t>
        </w:r>
        <w:r>
          <w:fldChar w:fldCharType="begin"/>
        </w:r>
        <w:r>
          <w:instrText xml:space="preserve"> SEQ Table \* ARABIC </w:instrText>
        </w:r>
      </w:ins>
      <w:r>
        <w:fldChar w:fldCharType="separate"/>
      </w:r>
      <w:ins w:id="2283" w:author="고광표" w:date="2018-04-19T19:08:00Z">
        <w:r w:rsidR="004E1911">
          <w:rPr>
            <w:noProof/>
          </w:rPr>
          <w:t>18</w:t>
        </w:r>
      </w:ins>
      <w:ins w:id="2284" w:author="고광표" w:date="2018-04-19T18:59:00Z">
        <w:r>
          <w:fldChar w:fldCharType="end"/>
        </w:r>
        <w:r>
          <w:t>. Volunteer Schema</w:t>
        </w:r>
        <w:bookmarkEnd w:id="2281"/>
      </w:ins>
    </w:p>
    <w:tbl>
      <w:tblPr>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10"/>
        <w:gridCol w:w="2505"/>
        <w:gridCol w:w="1800"/>
      </w:tblGrid>
      <w:tr w:rsidR="00497855" w14:paraId="1136E4AD" w14:textId="77777777" w:rsidTr="00497855">
        <w:trPr>
          <w:trHeight w:val="400"/>
        </w:trPr>
        <w:tc>
          <w:tcPr>
            <w:tcW w:w="9015" w:type="dxa"/>
            <w:gridSpan w:val="3"/>
            <w:shd w:val="clear" w:color="auto" w:fill="D9D9D9"/>
            <w:tcMar>
              <w:top w:w="100" w:type="dxa"/>
              <w:left w:w="100" w:type="dxa"/>
              <w:bottom w:w="100" w:type="dxa"/>
              <w:right w:w="100" w:type="dxa"/>
            </w:tcMar>
          </w:tcPr>
          <w:p w14:paraId="5413A893" w14:textId="77777777" w:rsidR="00497855" w:rsidRDefault="00497855" w:rsidP="00497855">
            <w:pPr>
              <w:widowControl w:val="0"/>
              <w:spacing w:line="360" w:lineRule="auto"/>
              <w:jc w:val="center"/>
              <w:rPr>
                <w:rFonts w:ascii="맑은 고딕" w:eastAsia="맑은 고딕" w:hAnsi="맑은 고딕" w:cs="맑은 고딕"/>
                <w:b/>
                <w:sz w:val="36"/>
                <w:szCs w:val="36"/>
              </w:rPr>
            </w:pPr>
            <w:r>
              <w:rPr>
                <w:rFonts w:ascii="맑은 고딕" w:eastAsia="맑은 고딕" w:hAnsi="맑은 고딕" w:cs="맑은 고딕"/>
                <w:b/>
                <w:sz w:val="36"/>
                <w:szCs w:val="36"/>
              </w:rPr>
              <w:t>volunteerSchema</w:t>
            </w:r>
          </w:p>
        </w:tc>
      </w:tr>
      <w:tr w:rsidR="00497855" w14:paraId="589F3939" w14:textId="77777777" w:rsidTr="00497855">
        <w:trPr>
          <w:trHeight w:val="400"/>
        </w:trPr>
        <w:tc>
          <w:tcPr>
            <w:tcW w:w="9015" w:type="dxa"/>
            <w:gridSpan w:val="3"/>
            <w:shd w:val="clear" w:color="auto" w:fill="D9D9D9"/>
            <w:tcMar>
              <w:top w:w="100" w:type="dxa"/>
              <w:left w:w="100" w:type="dxa"/>
              <w:bottom w:w="100" w:type="dxa"/>
              <w:right w:w="100" w:type="dxa"/>
            </w:tcMar>
          </w:tcPr>
          <w:p w14:paraId="01EF6917" w14:textId="77777777" w:rsidR="00497855" w:rsidRDefault="00497855" w:rsidP="00497855">
            <w:pPr>
              <w:widowControl w:val="0"/>
              <w:spacing w:line="360" w:lineRule="auto"/>
              <w:jc w:val="center"/>
              <w:rPr>
                <w:rFonts w:ascii="맑은 고딕" w:eastAsia="맑은 고딕" w:hAnsi="맑은 고딕" w:cs="맑은 고딕"/>
                <w:b/>
              </w:rPr>
            </w:pPr>
            <w:r>
              <w:rPr>
                <w:rFonts w:ascii="맑은 고딕" w:eastAsia="맑은 고딕" w:hAnsi="맑은 고딕" w:cs="맑은 고딕"/>
                <w:b/>
              </w:rPr>
              <w:t>봉사내용에 대한 상세한 정보를 저장한다.</w:t>
            </w:r>
          </w:p>
        </w:tc>
      </w:tr>
      <w:tr w:rsidR="00497855" w14:paraId="776A422E" w14:textId="77777777" w:rsidTr="00497855">
        <w:tc>
          <w:tcPr>
            <w:tcW w:w="4710" w:type="dxa"/>
            <w:shd w:val="clear" w:color="auto" w:fill="D9D9D9"/>
            <w:tcMar>
              <w:top w:w="100" w:type="dxa"/>
              <w:left w:w="100" w:type="dxa"/>
              <w:bottom w:w="100" w:type="dxa"/>
              <w:right w:w="100" w:type="dxa"/>
            </w:tcMar>
          </w:tcPr>
          <w:p w14:paraId="6F631D71" w14:textId="77777777" w:rsidR="00497855" w:rsidRDefault="00497855" w:rsidP="00497855">
            <w:pPr>
              <w:widowControl w:val="0"/>
              <w:spacing w:line="360" w:lineRule="auto"/>
              <w:jc w:val="center"/>
              <w:rPr>
                <w:rFonts w:ascii="맑은 고딕" w:eastAsia="맑은 고딕" w:hAnsi="맑은 고딕" w:cs="맑은 고딕"/>
                <w:b/>
              </w:rPr>
            </w:pPr>
            <w:r>
              <w:rPr>
                <w:rFonts w:ascii="맑은 고딕" w:eastAsia="맑은 고딕" w:hAnsi="맑은 고딕" w:cs="맑은 고딕"/>
                <w:b/>
              </w:rPr>
              <w:t>Description</w:t>
            </w:r>
          </w:p>
        </w:tc>
        <w:tc>
          <w:tcPr>
            <w:tcW w:w="2505" w:type="dxa"/>
            <w:shd w:val="clear" w:color="auto" w:fill="D9D9D9"/>
            <w:tcMar>
              <w:top w:w="100" w:type="dxa"/>
              <w:left w:w="100" w:type="dxa"/>
              <w:bottom w:w="100" w:type="dxa"/>
              <w:right w:w="100" w:type="dxa"/>
            </w:tcMar>
          </w:tcPr>
          <w:p w14:paraId="486D71CF" w14:textId="77777777" w:rsidR="00497855" w:rsidRDefault="00497855" w:rsidP="00497855">
            <w:pPr>
              <w:widowControl w:val="0"/>
              <w:spacing w:line="360" w:lineRule="auto"/>
              <w:jc w:val="center"/>
              <w:rPr>
                <w:rFonts w:ascii="맑은 고딕" w:eastAsia="맑은 고딕" w:hAnsi="맑은 고딕" w:cs="맑은 고딕"/>
                <w:b/>
              </w:rPr>
            </w:pPr>
            <w:r>
              <w:rPr>
                <w:rFonts w:ascii="맑은 고딕" w:eastAsia="맑은 고딕" w:hAnsi="맑은 고딕" w:cs="맑은 고딕"/>
                <w:b/>
              </w:rPr>
              <w:t>KEY</w:t>
            </w:r>
          </w:p>
        </w:tc>
        <w:tc>
          <w:tcPr>
            <w:tcW w:w="1800" w:type="dxa"/>
            <w:shd w:val="clear" w:color="auto" w:fill="D9D9D9"/>
            <w:tcMar>
              <w:top w:w="100" w:type="dxa"/>
              <w:left w:w="100" w:type="dxa"/>
              <w:bottom w:w="100" w:type="dxa"/>
              <w:right w:w="100" w:type="dxa"/>
            </w:tcMar>
          </w:tcPr>
          <w:p w14:paraId="29B3F27C" w14:textId="77777777" w:rsidR="00497855" w:rsidRDefault="00497855" w:rsidP="00497855">
            <w:pPr>
              <w:widowControl w:val="0"/>
              <w:spacing w:line="360" w:lineRule="auto"/>
              <w:jc w:val="center"/>
              <w:rPr>
                <w:rFonts w:ascii="맑은 고딕" w:eastAsia="맑은 고딕" w:hAnsi="맑은 고딕" w:cs="맑은 고딕"/>
                <w:b/>
              </w:rPr>
            </w:pPr>
            <w:r>
              <w:rPr>
                <w:rFonts w:ascii="맑은 고딕" w:eastAsia="맑은 고딕" w:hAnsi="맑은 고딕" w:cs="맑은 고딕"/>
                <w:b/>
              </w:rPr>
              <w:t>VALUE</w:t>
            </w:r>
          </w:p>
        </w:tc>
      </w:tr>
      <w:tr w:rsidR="00497855" w14:paraId="53B1B61B" w14:textId="77777777" w:rsidTr="00497855">
        <w:tc>
          <w:tcPr>
            <w:tcW w:w="4710" w:type="dxa"/>
            <w:shd w:val="clear" w:color="auto" w:fill="auto"/>
            <w:tcMar>
              <w:top w:w="100" w:type="dxa"/>
              <w:left w:w="100" w:type="dxa"/>
              <w:bottom w:w="100" w:type="dxa"/>
              <w:right w:w="100" w:type="dxa"/>
            </w:tcMar>
          </w:tcPr>
          <w:p w14:paraId="4279D553" w14:textId="77777777" w:rsidR="00497855" w:rsidRDefault="00497855" w:rsidP="00497855">
            <w:pPr>
              <w:widowControl w:val="0"/>
              <w:spacing w:line="360" w:lineRule="auto"/>
              <w:rPr>
                <w:rFonts w:ascii="맑은 고딕" w:eastAsia="맑은 고딕" w:hAnsi="맑은 고딕" w:cs="맑은 고딕"/>
              </w:rPr>
            </w:pPr>
            <w:r>
              <w:rPr>
                <w:rFonts w:ascii="맑은 고딕" w:eastAsia="맑은 고딕" w:hAnsi="맑은 고딕" w:cs="맑은 고딕"/>
              </w:rPr>
              <w:t>봉사 ID</w:t>
            </w:r>
          </w:p>
        </w:tc>
        <w:tc>
          <w:tcPr>
            <w:tcW w:w="2505" w:type="dxa"/>
            <w:shd w:val="clear" w:color="auto" w:fill="auto"/>
            <w:tcMar>
              <w:top w:w="100" w:type="dxa"/>
              <w:left w:w="100" w:type="dxa"/>
              <w:bottom w:w="100" w:type="dxa"/>
              <w:right w:w="100" w:type="dxa"/>
            </w:tcMar>
          </w:tcPr>
          <w:p w14:paraId="56F9994F"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volunteerID</w:t>
            </w:r>
          </w:p>
        </w:tc>
        <w:tc>
          <w:tcPr>
            <w:tcW w:w="1800" w:type="dxa"/>
            <w:shd w:val="clear" w:color="auto" w:fill="auto"/>
            <w:tcMar>
              <w:top w:w="100" w:type="dxa"/>
              <w:left w:w="100" w:type="dxa"/>
              <w:bottom w:w="100" w:type="dxa"/>
              <w:right w:w="100" w:type="dxa"/>
            </w:tcMar>
          </w:tcPr>
          <w:p w14:paraId="407B4277"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Number</w:t>
            </w:r>
          </w:p>
        </w:tc>
      </w:tr>
      <w:tr w:rsidR="00497855" w14:paraId="4BF7F699" w14:textId="77777777" w:rsidTr="00497855">
        <w:tc>
          <w:tcPr>
            <w:tcW w:w="4710" w:type="dxa"/>
            <w:shd w:val="clear" w:color="auto" w:fill="auto"/>
            <w:tcMar>
              <w:top w:w="100" w:type="dxa"/>
              <w:left w:w="100" w:type="dxa"/>
              <w:bottom w:w="100" w:type="dxa"/>
              <w:right w:w="100" w:type="dxa"/>
            </w:tcMar>
          </w:tcPr>
          <w:p w14:paraId="63A412B5" w14:textId="77777777" w:rsidR="00497855" w:rsidRDefault="00497855" w:rsidP="00497855">
            <w:pPr>
              <w:widowControl w:val="0"/>
              <w:spacing w:line="360" w:lineRule="auto"/>
              <w:rPr>
                <w:rFonts w:ascii="맑은 고딕" w:eastAsia="맑은 고딕" w:hAnsi="맑은 고딕" w:cs="맑은 고딕"/>
              </w:rPr>
            </w:pPr>
            <w:r>
              <w:rPr>
                <w:rFonts w:ascii="맑은 고딕" w:eastAsia="맑은 고딕" w:hAnsi="맑은 고딕" w:cs="맑은 고딕"/>
              </w:rPr>
              <w:t>Helper의 ID</w:t>
            </w:r>
          </w:p>
        </w:tc>
        <w:tc>
          <w:tcPr>
            <w:tcW w:w="2505" w:type="dxa"/>
            <w:shd w:val="clear" w:color="auto" w:fill="auto"/>
            <w:tcMar>
              <w:top w:w="100" w:type="dxa"/>
              <w:left w:w="100" w:type="dxa"/>
              <w:bottom w:w="100" w:type="dxa"/>
              <w:right w:w="100" w:type="dxa"/>
            </w:tcMar>
          </w:tcPr>
          <w:p w14:paraId="286E8EFC"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helperID</w:t>
            </w:r>
          </w:p>
        </w:tc>
        <w:tc>
          <w:tcPr>
            <w:tcW w:w="1800" w:type="dxa"/>
            <w:shd w:val="clear" w:color="auto" w:fill="auto"/>
            <w:tcMar>
              <w:top w:w="100" w:type="dxa"/>
              <w:left w:w="100" w:type="dxa"/>
              <w:bottom w:w="100" w:type="dxa"/>
              <w:right w:w="100" w:type="dxa"/>
            </w:tcMar>
          </w:tcPr>
          <w:p w14:paraId="34701C3C"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String</w:t>
            </w:r>
          </w:p>
        </w:tc>
      </w:tr>
      <w:tr w:rsidR="00497855" w14:paraId="7BD3908F" w14:textId="77777777" w:rsidTr="00497855">
        <w:tc>
          <w:tcPr>
            <w:tcW w:w="4710" w:type="dxa"/>
            <w:shd w:val="clear" w:color="auto" w:fill="auto"/>
            <w:tcMar>
              <w:top w:w="100" w:type="dxa"/>
              <w:left w:w="100" w:type="dxa"/>
              <w:bottom w:w="100" w:type="dxa"/>
              <w:right w:w="100" w:type="dxa"/>
            </w:tcMar>
          </w:tcPr>
          <w:p w14:paraId="02BC2C65" w14:textId="77777777" w:rsidR="00497855" w:rsidRDefault="00497855" w:rsidP="00497855">
            <w:pPr>
              <w:widowControl w:val="0"/>
              <w:spacing w:line="360" w:lineRule="auto"/>
              <w:rPr>
                <w:rFonts w:ascii="맑은 고딕" w:eastAsia="맑은 고딕" w:hAnsi="맑은 고딕" w:cs="맑은 고딕"/>
              </w:rPr>
            </w:pPr>
            <w:r>
              <w:rPr>
                <w:rFonts w:ascii="맑은 고딕" w:eastAsia="맑은 고딕" w:hAnsi="맑은 고딕" w:cs="맑은 고딕"/>
              </w:rPr>
              <w:lastRenderedPageBreak/>
              <w:t>Helpee의 ID</w:t>
            </w:r>
          </w:p>
        </w:tc>
        <w:tc>
          <w:tcPr>
            <w:tcW w:w="2505" w:type="dxa"/>
            <w:shd w:val="clear" w:color="auto" w:fill="auto"/>
            <w:tcMar>
              <w:top w:w="100" w:type="dxa"/>
              <w:left w:w="100" w:type="dxa"/>
              <w:bottom w:w="100" w:type="dxa"/>
              <w:right w:w="100" w:type="dxa"/>
            </w:tcMar>
          </w:tcPr>
          <w:p w14:paraId="07FFC5E2"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helpeeID</w:t>
            </w:r>
          </w:p>
        </w:tc>
        <w:tc>
          <w:tcPr>
            <w:tcW w:w="1800" w:type="dxa"/>
            <w:shd w:val="clear" w:color="auto" w:fill="auto"/>
            <w:tcMar>
              <w:top w:w="100" w:type="dxa"/>
              <w:left w:w="100" w:type="dxa"/>
              <w:bottom w:w="100" w:type="dxa"/>
              <w:right w:w="100" w:type="dxa"/>
            </w:tcMar>
          </w:tcPr>
          <w:p w14:paraId="7A572280"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String</w:t>
            </w:r>
          </w:p>
        </w:tc>
      </w:tr>
      <w:tr w:rsidR="00497855" w14:paraId="7F50DC90" w14:textId="77777777" w:rsidTr="00497855">
        <w:tc>
          <w:tcPr>
            <w:tcW w:w="4710" w:type="dxa"/>
            <w:shd w:val="clear" w:color="auto" w:fill="auto"/>
            <w:tcMar>
              <w:top w:w="100" w:type="dxa"/>
              <w:left w:w="100" w:type="dxa"/>
              <w:bottom w:w="100" w:type="dxa"/>
              <w:right w:w="100" w:type="dxa"/>
            </w:tcMar>
          </w:tcPr>
          <w:p w14:paraId="7E5DA99E" w14:textId="77777777" w:rsidR="00497855" w:rsidRDefault="00497855" w:rsidP="00497855">
            <w:pPr>
              <w:widowControl w:val="0"/>
              <w:spacing w:line="360" w:lineRule="auto"/>
              <w:rPr>
                <w:rFonts w:ascii="맑은 고딕" w:eastAsia="맑은 고딕" w:hAnsi="맑은 고딕" w:cs="맑은 고딕"/>
              </w:rPr>
            </w:pPr>
            <w:r>
              <w:rPr>
                <w:rFonts w:ascii="맑은 고딕" w:eastAsia="맑은 고딕" w:hAnsi="맑은 고딕" w:cs="맑은 고딕"/>
              </w:rPr>
              <w:t>봉사의 유형(외출,가사활동 등)을 구분한다.</w:t>
            </w:r>
          </w:p>
        </w:tc>
        <w:tc>
          <w:tcPr>
            <w:tcW w:w="2505" w:type="dxa"/>
            <w:shd w:val="clear" w:color="auto" w:fill="auto"/>
            <w:tcMar>
              <w:top w:w="100" w:type="dxa"/>
              <w:left w:w="100" w:type="dxa"/>
              <w:bottom w:w="100" w:type="dxa"/>
              <w:right w:w="100" w:type="dxa"/>
            </w:tcMar>
          </w:tcPr>
          <w:p w14:paraId="6A411359"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volunteerType</w:t>
            </w:r>
          </w:p>
        </w:tc>
        <w:tc>
          <w:tcPr>
            <w:tcW w:w="1800" w:type="dxa"/>
            <w:shd w:val="clear" w:color="auto" w:fill="auto"/>
            <w:tcMar>
              <w:top w:w="100" w:type="dxa"/>
              <w:left w:w="100" w:type="dxa"/>
              <w:bottom w:w="100" w:type="dxa"/>
              <w:right w:w="100" w:type="dxa"/>
            </w:tcMar>
          </w:tcPr>
          <w:p w14:paraId="5D902E66"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String</w:t>
            </w:r>
          </w:p>
        </w:tc>
      </w:tr>
      <w:tr w:rsidR="00497855" w14:paraId="52C927A0" w14:textId="77777777" w:rsidTr="00497855">
        <w:tc>
          <w:tcPr>
            <w:tcW w:w="4710" w:type="dxa"/>
            <w:shd w:val="clear" w:color="auto" w:fill="auto"/>
            <w:tcMar>
              <w:top w:w="100" w:type="dxa"/>
              <w:left w:w="100" w:type="dxa"/>
              <w:bottom w:w="100" w:type="dxa"/>
              <w:right w:w="100" w:type="dxa"/>
            </w:tcMar>
          </w:tcPr>
          <w:p w14:paraId="5C2A7486" w14:textId="77777777" w:rsidR="00497855" w:rsidRDefault="00497855" w:rsidP="00497855">
            <w:pPr>
              <w:widowControl w:val="0"/>
              <w:spacing w:line="360" w:lineRule="auto"/>
              <w:rPr>
                <w:rFonts w:ascii="맑은 고딕" w:eastAsia="맑은 고딕" w:hAnsi="맑은 고딕" w:cs="맑은 고딕"/>
              </w:rPr>
            </w:pPr>
            <w:r>
              <w:rPr>
                <w:rFonts w:ascii="맑은 고딕" w:eastAsia="맑은 고딕" w:hAnsi="맑은 고딕" w:cs="맑은 고딕"/>
              </w:rPr>
              <w:t xml:space="preserve">봉사 날짜 </w:t>
            </w:r>
          </w:p>
        </w:tc>
        <w:tc>
          <w:tcPr>
            <w:tcW w:w="2505" w:type="dxa"/>
            <w:shd w:val="clear" w:color="auto" w:fill="auto"/>
            <w:tcMar>
              <w:top w:w="100" w:type="dxa"/>
              <w:left w:w="100" w:type="dxa"/>
              <w:bottom w:w="100" w:type="dxa"/>
              <w:right w:w="100" w:type="dxa"/>
            </w:tcMar>
          </w:tcPr>
          <w:p w14:paraId="63C52E64"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volunteerDate</w:t>
            </w:r>
          </w:p>
        </w:tc>
        <w:tc>
          <w:tcPr>
            <w:tcW w:w="1800" w:type="dxa"/>
            <w:shd w:val="clear" w:color="auto" w:fill="auto"/>
            <w:tcMar>
              <w:top w:w="100" w:type="dxa"/>
              <w:left w:w="100" w:type="dxa"/>
              <w:bottom w:w="100" w:type="dxa"/>
              <w:right w:w="100" w:type="dxa"/>
            </w:tcMar>
          </w:tcPr>
          <w:p w14:paraId="1E9199E2"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Date</w:t>
            </w:r>
          </w:p>
        </w:tc>
      </w:tr>
      <w:tr w:rsidR="00497855" w14:paraId="7E5E20B0" w14:textId="77777777" w:rsidTr="00497855">
        <w:tc>
          <w:tcPr>
            <w:tcW w:w="4710" w:type="dxa"/>
            <w:shd w:val="clear" w:color="auto" w:fill="auto"/>
            <w:tcMar>
              <w:top w:w="100" w:type="dxa"/>
              <w:left w:w="100" w:type="dxa"/>
              <w:bottom w:w="100" w:type="dxa"/>
              <w:right w:w="100" w:type="dxa"/>
            </w:tcMar>
          </w:tcPr>
          <w:p w14:paraId="0A020BA1" w14:textId="77777777" w:rsidR="00497855" w:rsidRDefault="00497855" w:rsidP="00497855">
            <w:pPr>
              <w:widowControl w:val="0"/>
              <w:spacing w:line="360" w:lineRule="auto"/>
              <w:rPr>
                <w:rFonts w:ascii="맑은 고딕" w:eastAsia="맑은 고딕" w:hAnsi="맑은 고딕" w:cs="맑은 고딕"/>
              </w:rPr>
            </w:pPr>
            <w:r>
              <w:rPr>
                <w:rFonts w:ascii="맑은 고딕" w:eastAsia="맑은 고딕" w:hAnsi="맑은 고딕" w:cs="맑은 고딕"/>
              </w:rPr>
              <w:t>봉사 시작 시간</w:t>
            </w:r>
          </w:p>
        </w:tc>
        <w:tc>
          <w:tcPr>
            <w:tcW w:w="2505" w:type="dxa"/>
            <w:shd w:val="clear" w:color="auto" w:fill="auto"/>
            <w:tcMar>
              <w:top w:w="100" w:type="dxa"/>
              <w:left w:w="100" w:type="dxa"/>
              <w:bottom w:w="100" w:type="dxa"/>
              <w:right w:w="100" w:type="dxa"/>
            </w:tcMar>
          </w:tcPr>
          <w:p w14:paraId="0B84E58D"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volunteerStartTime</w:t>
            </w:r>
          </w:p>
        </w:tc>
        <w:tc>
          <w:tcPr>
            <w:tcW w:w="1800" w:type="dxa"/>
            <w:shd w:val="clear" w:color="auto" w:fill="auto"/>
            <w:tcMar>
              <w:top w:w="100" w:type="dxa"/>
              <w:left w:w="100" w:type="dxa"/>
              <w:bottom w:w="100" w:type="dxa"/>
              <w:right w:w="100" w:type="dxa"/>
            </w:tcMar>
          </w:tcPr>
          <w:p w14:paraId="0466FF55"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Date</w:t>
            </w:r>
          </w:p>
        </w:tc>
      </w:tr>
      <w:tr w:rsidR="00497855" w14:paraId="61A4588A" w14:textId="77777777" w:rsidTr="00497855">
        <w:tc>
          <w:tcPr>
            <w:tcW w:w="4710" w:type="dxa"/>
            <w:shd w:val="clear" w:color="auto" w:fill="auto"/>
            <w:tcMar>
              <w:top w:w="100" w:type="dxa"/>
              <w:left w:w="100" w:type="dxa"/>
              <w:bottom w:w="100" w:type="dxa"/>
              <w:right w:w="100" w:type="dxa"/>
            </w:tcMar>
          </w:tcPr>
          <w:p w14:paraId="7C1904B5" w14:textId="77777777" w:rsidR="00497855" w:rsidRDefault="00497855" w:rsidP="00497855">
            <w:pPr>
              <w:widowControl w:val="0"/>
              <w:spacing w:line="360" w:lineRule="auto"/>
              <w:rPr>
                <w:rFonts w:ascii="맑은 고딕" w:eastAsia="맑은 고딕" w:hAnsi="맑은 고딕" w:cs="맑은 고딕"/>
              </w:rPr>
            </w:pPr>
            <w:r>
              <w:rPr>
                <w:rFonts w:ascii="맑은 고딕" w:eastAsia="맑은 고딕" w:hAnsi="맑은 고딕" w:cs="맑은 고딕"/>
              </w:rPr>
              <w:t>봉사 종료 시간</w:t>
            </w:r>
          </w:p>
        </w:tc>
        <w:tc>
          <w:tcPr>
            <w:tcW w:w="2505" w:type="dxa"/>
            <w:shd w:val="clear" w:color="auto" w:fill="auto"/>
            <w:tcMar>
              <w:top w:w="100" w:type="dxa"/>
              <w:left w:w="100" w:type="dxa"/>
              <w:bottom w:w="100" w:type="dxa"/>
              <w:right w:w="100" w:type="dxa"/>
            </w:tcMar>
          </w:tcPr>
          <w:p w14:paraId="66D68EDC"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volunteerFinishTime</w:t>
            </w:r>
          </w:p>
        </w:tc>
        <w:tc>
          <w:tcPr>
            <w:tcW w:w="1800" w:type="dxa"/>
            <w:shd w:val="clear" w:color="auto" w:fill="auto"/>
            <w:tcMar>
              <w:top w:w="100" w:type="dxa"/>
              <w:left w:w="100" w:type="dxa"/>
              <w:bottom w:w="100" w:type="dxa"/>
              <w:right w:w="100" w:type="dxa"/>
            </w:tcMar>
          </w:tcPr>
          <w:p w14:paraId="5033788B"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Date</w:t>
            </w:r>
          </w:p>
        </w:tc>
      </w:tr>
      <w:tr w:rsidR="00497855" w14:paraId="402AC393" w14:textId="77777777" w:rsidTr="00497855">
        <w:tc>
          <w:tcPr>
            <w:tcW w:w="4710" w:type="dxa"/>
            <w:shd w:val="clear" w:color="auto" w:fill="auto"/>
            <w:tcMar>
              <w:top w:w="100" w:type="dxa"/>
              <w:left w:w="100" w:type="dxa"/>
              <w:bottom w:w="100" w:type="dxa"/>
              <w:right w:w="100" w:type="dxa"/>
            </w:tcMar>
          </w:tcPr>
          <w:p w14:paraId="78E5A37C" w14:textId="77777777" w:rsidR="00497855" w:rsidRDefault="00497855" w:rsidP="00497855">
            <w:pPr>
              <w:widowControl w:val="0"/>
              <w:spacing w:line="360" w:lineRule="auto"/>
              <w:rPr>
                <w:rFonts w:ascii="맑은 고딕" w:eastAsia="맑은 고딕" w:hAnsi="맑은 고딕" w:cs="맑은 고딕"/>
              </w:rPr>
            </w:pPr>
            <w:r>
              <w:rPr>
                <w:rFonts w:ascii="맑은 고딕" w:eastAsia="맑은 고딕" w:hAnsi="맑은 고딕" w:cs="맑은 고딕"/>
              </w:rPr>
              <w:t>봉사 진행 시간</w:t>
            </w:r>
          </w:p>
        </w:tc>
        <w:tc>
          <w:tcPr>
            <w:tcW w:w="2505" w:type="dxa"/>
            <w:shd w:val="clear" w:color="auto" w:fill="auto"/>
            <w:tcMar>
              <w:top w:w="100" w:type="dxa"/>
              <w:left w:w="100" w:type="dxa"/>
              <w:bottom w:w="100" w:type="dxa"/>
              <w:right w:w="100" w:type="dxa"/>
            </w:tcMar>
          </w:tcPr>
          <w:p w14:paraId="1CBDC7D5"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volunteerTime</w:t>
            </w:r>
          </w:p>
        </w:tc>
        <w:tc>
          <w:tcPr>
            <w:tcW w:w="1800" w:type="dxa"/>
            <w:shd w:val="clear" w:color="auto" w:fill="auto"/>
            <w:tcMar>
              <w:top w:w="100" w:type="dxa"/>
              <w:left w:w="100" w:type="dxa"/>
              <w:bottom w:w="100" w:type="dxa"/>
              <w:right w:w="100" w:type="dxa"/>
            </w:tcMar>
          </w:tcPr>
          <w:p w14:paraId="37A7EC8E"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Number</w:t>
            </w:r>
          </w:p>
        </w:tc>
      </w:tr>
      <w:tr w:rsidR="00497855" w14:paraId="6FC7B161" w14:textId="77777777" w:rsidTr="00497855">
        <w:tc>
          <w:tcPr>
            <w:tcW w:w="4710" w:type="dxa"/>
            <w:shd w:val="clear" w:color="auto" w:fill="auto"/>
            <w:tcMar>
              <w:top w:w="100" w:type="dxa"/>
              <w:left w:w="100" w:type="dxa"/>
              <w:bottom w:w="100" w:type="dxa"/>
              <w:right w:w="100" w:type="dxa"/>
            </w:tcMar>
          </w:tcPr>
          <w:p w14:paraId="439DBCE3" w14:textId="77777777" w:rsidR="00497855" w:rsidRDefault="00497855" w:rsidP="00497855">
            <w:pPr>
              <w:widowControl w:val="0"/>
              <w:spacing w:line="360" w:lineRule="auto"/>
              <w:rPr>
                <w:rFonts w:ascii="맑은 고딕" w:eastAsia="맑은 고딕" w:hAnsi="맑은 고딕" w:cs="맑은 고딕"/>
              </w:rPr>
            </w:pPr>
            <w:r>
              <w:rPr>
                <w:rFonts w:ascii="맑은 고딕" w:eastAsia="맑은 고딕" w:hAnsi="맑은 고딕" w:cs="맑은 고딕"/>
              </w:rPr>
              <w:t>봉사처의 위도 좌표</w:t>
            </w:r>
          </w:p>
        </w:tc>
        <w:tc>
          <w:tcPr>
            <w:tcW w:w="2505" w:type="dxa"/>
            <w:shd w:val="clear" w:color="auto" w:fill="auto"/>
            <w:tcMar>
              <w:top w:w="100" w:type="dxa"/>
              <w:left w:w="100" w:type="dxa"/>
              <w:bottom w:w="100" w:type="dxa"/>
              <w:right w:w="100" w:type="dxa"/>
            </w:tcMar>
          </w:tcPr>
          <w:p w14:paraId="15642C2E"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volunteerPositionLat</w:t>
            </w:r>
          </w:p>
        </w:tc>
        <w:tc>
          <w:tcPr>
            <w:tcW w:w="1800" w:type="dxa"/>
            <w:shd w:val="clear" w:color="auto" w:fill="auto"/>
            <w:tcMar>
              <w:top w:w="100" w:type="dxa"/>
              <w:left w:w="100" w:type="dxa"/>
              <w:bottom w:w="100" w:type="dxa"/>
              <w:right w:w="100" w:type="dxa"/>
            </w:tcMar>
          </w:tcPr>
          <w:p w14:paraId="3EFFA0C6"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Number</w:t>
            </w:r>
          </w:p>
        </w:tc>
      </w:tr>
      <w:tr w:rsidR="00497855" w14:paraId="3ACDB79E" w14:textId="77777777" w:rsidTr="00497855">
        <w:tc>
          <w:tcPr>
            <w:tcW w:w="4710" w:type="dxa"/>
            <w:shd w:val="clear" w:color="auto" w:fill="auto"/>
            <w:tcMar>
              <w:top w:w="100" w:type="dxa"/>
              <w:left w:w="100" w:type="dxa"/>
              <w:bottom w:w="100" w:type="dxa"/>
              <w:right w:w="100" w:type="dxa"/>
            </w:tcMar>
          </w:tcPr>
          <w:p w14:paraId="5AECD431" w14:textId="77777777" w:rsidR="00497855" w:rsidRDefault="00497855" w:rsidP="00497855">
            <w:pPr>
              <w:widowControl w:val="0"/>
              <w:spacing w:line="360" w:lineRule="auto"/>
              <w:rPr>
                <w:rFonts w:ascii="맑은 고딕" w:eastAsia="맑은 고딕" w:hAnsi="맑은 고딕" w:cs="맑은 고딕"/>
              </w:rPr>
            </w:pPr>
            <w:r>
              <w:rPr>
                <w:rFonts w:ascii="맑은 고딕" w:eastAsia="맑은 고딕" w:hAnsi="맑은 고딕" w:cs="맑은 고딕"/>
              </w:rPr>
              <w:t>봉사처의 경도 좌표</w:t>
            </w:r>
          </w:p>
        </w:tc>
        <w:tc>
          <w:tcPr>
            <w:tcW w:w="2505" w:type="dxa"/>
            <w:shd w:val="clear" w:color="auto" w:fill="auto"/>
            <w:tcMar>
              <w:top w:w="100" w:type="dxa"/>
              <w:left w:w="100" w:type="dxa"/>
              <w:bottom w:w="100" w:type="dxa"/>
              <w:right w:w="100" w:type="dxa"/>
            </w:tcMar>
          </w:tcPr>
          <w:p w14:paraId="4A9542AD"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volunteerPositionLon</w:t>
            </w:r>
          </w:p>
        </w:tc>
        <w:tc>
          <w:tcPr>
            <w:tcW w:w="1800" w:type="dxa"/>
            <w:shd w:val="clear" w:color="auto" w:fill="auto"/>
            <w:tcMar>
              <w:top w:w="100" w:type="dxa"/>
              <w:left w:w="100" w:type="dxa"/>
              <w:bottom w:w="100" w:type="dxa"/>
              <w:right w:w="100" w:type="dxa"/>
            </w:tcMar>
          </w:tcPr>
          <w:p w14:paraId="5B2BCFBF"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Number</w:t>
            </w:r>
          </w:p>
        </w:tc>
      </w:tr>
      <w:tr w:rsidR="00497855" w14:paraId="66492BAC" w14:textId="77777777" w:rsidTr="00497855">
        <w:tc>
          <w:tcPr>
            <w:tcW w:w="4710" w:type="dxa"/>
            <w:shd w:val="clear" w:color="auto" w:fill="auto"/>
            <w:tcMar>
              <w:top w:w="100" w:type="dxa"/>
              <w:left w:w="100" w:type="dxa"/>
              <w:bottom w:w="100" w:type="dxa"/>
              <w:right w:w="100" w:type="dxa"/>
            </w:tcMar>
          </w:tcPr>
          <w:p w14:paraId="0109EB17" w14:textId="77777777" w:rsidR="00497855" w:rsidRDefault="00497855" w:rsidP="00497855">
            <w:pPr>
              <w:widowControl w:val="0"/>
              <w:spacing w:line="360" w:lineRule="auto"/>
              <w:rPr>
                <w:rFonts w:ascii="맑은 고딕" w:eastAsia="맑은 고딕" w:hAnsi="맑은 고딕" w:cs="맑은 고딕"/>
              </w:rPr>
            </w:pPr>
            <w:r>
              <w:rPr>
                <w:rFonts w:ascii="맑은 고딕" w:eastAsia="맑은 고딕" w:hAnsi="맑은 고딕" w:cs="맑은 고딕"/>
              </w:rPr>
              <w:t>Helper의 인증여부</w:t>
            </w:r>
          </w:p>
        </w:tc>
        <w:tc>
          <w:tcPr>
            <w:tcW w:w="2505" w:type="dxa"/>
            <w:shd w:val="clear" w:color="auto" w:fill="auto"/>
            <w:tcMar>
              <w:top w:w="100" w:type="dxa"/>
              <w:left w:w="100" w:type="dxa"/>
              <w:bottom w:w="100" w:type="dxa"/>
              <w:right w:w="100" w:type="dxa"/>
            </w:tcMar>
          </w:tcPr>
          <w:p w14:paraId="748C77CA"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volunteerHelperAuthen</w:t>
            </w:r>
          </w:p>
        </w:tc>
        <w:tc>
          <w:tcPr>
            <w:tcW w:w="1800" w:type="dxa"/>
            <w:shd w:val="clear" w:color="auto" w:fill="auto"/>
            <w:tcMar>
              <w:top w:w="100" w:type="dxa"/>
              <w:left w:w="100" w:type="dxa"/>
              <w:bottom w:w="100" w:type="dxa"/>
              <w:right w:w="100" w:type="dxa"/>
            </w:tcMar>
          </w:tcPr>
          <w:p w14:paraId="4BDC878E"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Number</w:t>
            </w:r>
          </w:p>
        </w:tc>
      </w:tr>
      <w:tr w:rsidR="00497855" w14:paraId="4CC904FF" w14:textId="77777777" w:rsidTr="00497855">
        <w:tc>
          <w:tcPr>
            <w:tcW w:w="4710" w:type="dxa"/>
            <w:shd w:val="clear" w:color="auto" w:fill="auto"/>
            <w:tcMar>
              <w:top w:w="100" w:type="dxa"/>
              <w:left w:w="100" w:type="dxa"/>
              <w:bottom w:w="100" w:type="dxa"/>
              <w:right w:w="100" w:type="dxa"/>
            </w:tcMar>
          </w:tcPr>
          <w:p w14:paraId="201D6491" w14:textId="77777777" w:rsidR="00497855" w:rsidRDefault="00497855" w:rsidP="00497855">
            <w:pPr>
              <w:widowControl w:val="0"/>
              <w:spacing w:line="360" w:lineRule="auto"/>
              <w:rPr>
                <w:rFonts w:ascii="맑은 고딕" w:eastAsia="맑은 고딕" w:hAnsi="맑은 고딕" w:cs="맑은 고딕"/>
              </w:rPr>
            </w:pPr>
            <w:r>
              <w:rPr>
                <w:rFonts w:ascii="맑은 고딕" w:eastAsia="맑은 고딕" w:hAnsi="맑은 고딕" w:cs="맑은 고딕"/>
              </w:rPr>
              <w:t>Helpee의 인증여부</w:t>
            </w:r>
          </w:p>
        </w:tc>
        <w:tc>
          <w:tcPr>
            <w:tcW w:w="2505" w:type="dxa"/>
            <w:shd w:val="clear" w:color="auto" w:fill="auto"/>
            <w:tcMar>
              <w:top w:w="100" w:type="dxa"/>
              <w:left w:w="100" w:type="dxa"/>
              <w:bottom w:w="100" w:type="dxa"/>
              <w:right w:w="100" w:type="dxa"/>
            </w:tcMar>
          </w:tcPr>
          <w:p w14:paraId="22A7C48D"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volunteerHelpeeAuthen</w:t>
            </w:r>
          </w:p>
        </w:tc>
        <w:tc>
          <w:tcPr>
            <w:tcW w:w="1800" w:type="dxa"/>
            <w:shd w:val="clear" w:color="auto" w:fill="auto"/>
            <w:tcMar>
              <w:top w:w="100" w:type="dxa"/>
              <w:left w:w="100" w:type="dxa"/>
              <w:bottom w:w="100" w:type="dxa"/>
              <w:right w:w="100" w:type="dxa"/>
            </w:tcMar>
          </w:tcPr>
          <w:p w14:paraId="192C1FB4"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Number</w:t>
            </w:r>
          </w:p>
        </w:tc>
      </w:tr>
      <w:tr w:rsidR="00497855" w14:paraId="30CFB2FF" w14:textId="77777777" w:rsidTr="00497855">
        <w:tc>
          <w:tcPr>
            <w:tcW w:w="4710" w:type="dxa"/>
            <w:shd w:val="clear" w:color="auto" w:fill="auto"/>
            <w:tcMar>
              <w:top w:w="100" w:type="dxa"/>
              <w:left w:w="100" w:type="dxa"/>
              <w:bottom w:w="100" w:type="dxa"/>
              <w:right w:w="100" w:type="dxa"/>
            </w:tcMar>
          </w:tcPr>
          <w:p w14:paraId="56D184D9" w14:textId="77777777" w:rsidR="00497855" w:rsidRDefault="00497855" w:rsidP="00497855">
            <w:pPr>
              <w:widowControl w:val="0"/>
              <w:spacing w:line="360" w:lineRule="auto"/>
              <w:rPr>
                <w:rFonts w:ascii="맑은 고딕" w:eastAsia="맑은 고딕" w:hAnsi="맑은 고딕" w:cs="맑은 고딕"/>
              </w:rPr>
            </w:pPr>
            <w:r>
              <w:rPr>
                <w:rFonts w:ascii="맑은 고딕" w:eastAsia="맑은 고딕" w:hAnsi="맑은 고딕" w:cs="맑은 고딕"/>
              </w:rPr>
              <w:t>봉사 완료 여부</w:t>
            </w:r>
          </w:p>
        </w:tc>
        <w:tc>
          <w:tcPr>
            <w:tcW w:w="2505" w:type="dxa"/>
            <w:shd w:val="clear" w:color="auto" w:fill="auto"/>
            <w:tcMar>
              <w:top w:w="100" w:type="dxa"/>
              <w:left w:w="100" w:type="dxa"/>
              <w:bottom w:w="100" w:type="dxa"/>
              <w:right w:w="100" w:type="dxa"/>
            </w:tcMar>
          </w:tcPr>
          <w:p w14:paraId="3EE26D59"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volunteerDone</w:t>
            </w:r>
          </w:p>
        </w:tc>
        <w:tc>
          <w:tcPr>
            <w:tcW w:w="1800" w:type="dxa"/>
            <w:shd w:val="clear" w:color="auto" w:fill="auto"/>
            <w:tcMar>
              <w:top w:w="100" w:type="dxa"/>
              <w:left w:w="100" w:type="dxa"/>
              <w:bottom w:w="100" w:type="dxa"/>
              <w:right w:w="100" w:type="dxa"/>
            </w:tcMar>
          </w:tcPr>
          <w:p w14:paraId="0F89B41F"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Number</w:t>
            </w:r>
          </w:p>
        </w:tc>
      </w:tr>
    </w:tbl>
    <w:p w14:paraId="2B12C125" w14:textId="77777777" w:rsidR="00497855" w:rsidDel="004C1550" w:rsidRDefault="00497855" w:rsidP="00497855">
      <w:pPr>
        <w:spacing w:line="360" w:lineRule="auto"/>
        <w:jc w:val="both"/>
        <w:rPr>
          <w:del w:id="2285" w:author="고광표" w:date="2018-04-19T19:00:00Z"/>
          <w:rFonts w:ascii="맑은 고딕" w:eastAsia="맑은 고딕" w:hAnsi="맑은 고딕" w:cs="맑은 고딕"/>
        </w:rPr>
      </w:pPr>
    </w:p>
    <w:p w14:paraId="0988807C" w14:textId="77777777" w:rsidR="00497855" w:rsidRDefault="00497855" w:rsidP="00497855">
      <w:pPr>
        <w:spacing w:line="360" w:lineRule="auto"/>
        <w:jc w:val="both"/>
        <w:rPr>
          <w:rFonts w:ascii="맑은 고딕" w:eastAsia="맑은 고딕" w:hAnsi="맑은 고딕" w:cs="맑은 고딕"/>
        </w:rPr>
      </w:pPr>
    </w:p>
    <w:p w14:paraId="2EFA1A78" w14:textId="5EAAB482" w:rsidR="004C1550" w:rsidRDefault="004C1550">
      <w:pPr>
        <w:pStyle w:val="aa"/>
        <w:keepNext/>
        <w:rPr>
          <w:ins w:id="2286" w:author="고광표" w:date="2018-04-19T18:59:00Z"/>
        </w:rPr>
        <w:pPrChange w:id="2287" w:author="고광표" w:date="2018-04-19T18:59:00Z">
          <w:pPr/>
        </w:pPrChange>
      </w:pPr>
      <w:bookmarkStart w:id="2288" w:name="_Toc512193257"/>
      <w:ins w:id="2289" w:author="고광표" w:date="2018-04-19T18:59:00Z">
        <w:r>
          <w:t xml:space="preserve">Table </w:t>
        </w:r>
        <w:r>
          <w:fldChar w:fldCharType="begin"/>
        </w:r>
        <w:r>
          <w:instrText xml:space="preserve"> SEQ Table \* ARABIC </w:instrText>
        </w:r>
      </w:ins>
      <w:r>
        <w:fldChar w:fldCharType="separate"/>
      </w:r>
      <w:ins w:id="2290" w:author="고광표" w:date="2018-04-19T19:08:00Z">
        <w:r w:rsidR="004E1911">
          <w:rPr>
            <w:noProof/>
          </w:rPr>
          <w:t>19</w:t>
        </w:r>
      </w:ins>
      <w:ins w:id="2291" w:author="고광표" w:date="2018-04-19T18:59:00Z">
        <w:r>
          <w:fldChar w:fldCharType="end"/>
        </w:r>
        <w:r>
          <w:t>. Feedback Schema</w:t>
        </w:r>
        <w:bookmarkEnd w:id="2288"/>
      </w:ins>
    </w:p>
    <w:tbl>
      <w:tblPr>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55"/>
        <w:gridCol w:w="2460"/>
        <w:gridCol w:w="1800"/>
      </w:tblGrid>
      <w:tr w:rsidR="00497855" w14:paraId="5F501207" w14:textId="77777777" w:rsidTr="00497855">
        <w:trPr>
          <w:trHeight w:val="400"/>
        </w:trPr>
        <w:tc>
          <w:tcPr>
            <w:tcW w:w="9015" w:type="dxa"/>
            <w:gridSpan w:val="3"/>
            <w:shd w:val="clear" w:color="auto" w:fill="D9D9D9"/>
            <w:tcMar>
              <w:top w:w="100" w:type="dxa"/>
              <w:left w:w="100" w:type="dxa"/>
              <w:bottom w:w="100" w:type="dxa"/>
              <w:right w:w="100" w:type="dxa"/>
            </w:tcMar>
          </w:tcPr>
          <w:p w14:paraId="54B5D8EE" w14:textId="77777777" w:rsidR="00497855" w:rsidRDefault="00497855" w:rsidP="00497855">
            <w:pPr>
              <w:widowControl w:val="0"/>
              <w:spacing w:line="360" w:lineRule="auto"/>
              <w:jc w:val="center"/>
              <w:rPr>
                <w:rFonts w:ascii="맑은 고딕" w:eastAsia="맑은 고딕" w:hAnsi="맑은 고딕" w:cs="맑은 고딕"/>
                <w:b/>
                <w:sz w:val="36"/>
                <w:szCs w:val="36"/>
              </w:rPr>
            </w:pPr>
            <w:r>
              <w:rPr>
                <w:rFonts w:ascii="맑은 고딕" w:eastAsia="맑은 고딕" w:hAnsi="맑은 고딕" w:cs="맑은 고딕"/>
                <w:b/>
                <w:sz w:val="36"/>
                <w:szCs w:val="36"/>
              </w:rPr>
              <w:t>feedbackSchema</w:t>
            </w:r>
          </w:p>
        </w:tc>
      </w:tr>
      <w:tr w:rsidR="00497855" w14:paraId="631D729F" w14:textId="77777777" w:rsidTr="00497855">
        <w:trPr>
          <w:trHeight w:val="400"/>
        </w:trPr>
        <w:tc>
          <w:tcPr>
            <w:tcW w:w="9015" w:type="dxa"/>
            <w:gridSpan w:val="3"/>
            <w:shd w:val="clear" w:color="auto" w:fill="D9D9D9"/>
            <w:tcMar>
              <w:top w:w="100" w:type="dxa"/>
              <w:left w:w="100" w:type="dxa"/>
              <w:bottom w:w="100" w:type="dxa"/>
              <w:right w:w="100" w:type="dxa"/>
            </w:tcMar>
          </w:tcPr>
          <w:p w14:paraId="1DD08224" w14:textId="77777777" w:rsidR="00497855" w:rsidRDefault="00497855" w:rsidP="00497855">
            <w:pPr>
              <w:widowControl w:val="0"/>
              <w:spacing w:line="360" w:lineRule="auto"/>
              <w:jc w:val="center"/>
              <w:rPr>
                <w:rFonts w:ascii="맑은 고딕" w:eastAsia="맑은 고딕" w:hAnsi="맑은 고딕" w:cs="맑은 고딕"/>
                <w:b/>
              </w:rPr>
            </w:pPr>
            <w:r>
              <w:rPr>
                <w:rFonts w:ascii="맑은 고딕" w:eastAsia="맑은 고딕" w:hAnsi="맑은 고딕" w:cs="맑은 고딕"/>
                <w:b/>
              </w:rPr>
              <w:t>봉사가 끝난 뒤 봉사활동 전반의 상대방 태도를 평가하기 위한 정보를 저장한다.</w:t>
            </w:r>
          </w:p>
        </w:tc>
      </w:tr>
      <w:tr w:rsidR="00497855" w14:paraId="5526C86D" w14:textId="77777777" w:rsidTr="00497855">
        <w:tc>
          <w:tcPr>
            <w:tcW w:w="4755" w:type="dxa"/>
            <w:shd w:val="clear" w:color="auto" w:fill="D9D9D9"/>
            <w:tcMar>
              <w:top w:w="100" w:type="dxa"/>
              <w:left w:w="100" w:type="dxa"/>
              <w:bottom w:w="100" w:type="dxa"/>
              <w:right w:w="100" w:type="dxa"/>
            </w:tcMar>
          </w:tcPr>
          <w:p w14:paraId="7BC32BE7" w14:textId="77777777" w:rsidR="00497855" w:rsidRDefault="00497855" w:rsidP="00497855">
            <w:pPr>
              <w:widowControl w:val="0"/>
              <w:spacing w:line="360" w:lineRule="auto"/>
              <w:jc w:val="center"/>
              <w:rPr>
                <w:rFonts w:ascii="맑은 고딕" w:eastAsia="맑은 고딕" w:hAnsi="맑은 고딕" w:cs="맑은 고딕"/>
                <w:b/>
              </w:rPr>
            </w:pPr>
            <w:r>
              <w:rPr>
                <w:rFonts w:ascii="맑은 고딕" w:eastAsia="맑은 고딕" w:hAnsi="맑은 고딕" w:cs="맑은 고딕"/>
                <w:b/>
              </w:rPr>
              <w:t>Description</w:t>
            </w:r>
          </w:p>
        </w:tc>
        <w:tc>
          <w:tcPr>
            <w:tcW w:w="2460" w:type="dxa"/>
            <w:shd w:val="clear" w:color="auto" w:fill="D9D9D9"/>
            <w:tcMar>
              <w:top w:w="100" w:type="dxa"/>
              <w:left w:w="100" w:type="dxa"/>
              <w:bottom w:w="100" w:type="dxa"/>
              <w:right w:w="100" w:type="dxa"/>
            </w:tcMar>
          </w:tcPr>
          <w:p w14:paraId="09783D93" w14:textId="77777777" w:rsidR="00497855" w:rsidRDefault="00497855" w:rsidP="00497855">
            <w:pPr>
              <w:widowControl w:val="0"/>
              <w:spacing w:line="360" w:lineRule="auto"/>
              <w:jc w:val="center"/>
              <w:rPr>
                <w:rFonts w:ascii="맑은 고딕" w:eastAsia="맑은 고딕" w:hAnsi="맑은 고딕" w:cs="맑은 고딕"/>
                <w:b/>
              </w:rPr>
            </w:pPr>
            <w:r>
              <w:rPr>
                <w:rFonts w:ascii="맑은 고딕" w:eastAsia="맑은 고딕" w:hAnsi="맑은 고딕" w:cs="맑은 고딕"/>
                <w:b/>
              </w:rPr>
              <w:t>KEY</w:t>
            </w:r>
          </w:p>
        </w:tc>
        <w:tc>
          <w:tcPr>
            <w:tcW w:w="1800" w:type="dxa"/>
            <w:shd w:val="clear" w:color="auto" w:fill="D9D9D9"/>
            <w:tcMar>
              <w:top w:w="100" w:type="dxa"/>
              <w:left w:w="100" w:type="dxa"/>
              <w:bottom w:w="100" w:type="dxa"/>
              <w:right w:w="100" w:type="dxa"/>
            </w:tcMar>
          </w:tcPr>
          <w:p w14:paraId="64DEDF3B" w14:textId="77777777" w:rsidR="00497855" w:rsidRDefault="00497855" w:rsidP="00497855">
            <w:pPr>
              <w:widowControl w:val="0"/>
              <w:spacing w:line="360" w:lineRule="auto"/>
              <w:jc w:val="center"/>
              <w:rPr>
                <w:rFonts w:ascii="맑은 고딕" w:eastAsia="맑은 고딕" w:hAnsi="맑은 고딕" w:cs="맑은 고딕"/>
                <w:b/>
              </w:rPr>
            </w:pPr>
            <w:r>
              <w:rPr>
                <w:rFonts w:ascii="맑은 고딕" w:eastAsia="맑은 고딕" w:hAnsi="맑은 고딕" w:cs="맑은 고딕"/>
                <w:b/>
              </w:rPr>
              <w:t>VALUE</w:t>
            </w:r>
          </w:p>
        </w:tc>
      </w:tr>
      <w:tr w:rsidR="00497855" w14:paraId="6A37F41B" w14:textId="77777777" w:rsidTr="00497855">
        <w:tc>
          <w:tcPr>
            <w:tcW w:w="4755" w:type="dxa"/>
            <w:shd w:val="clear" w:color="auto" w:fill="auto"/>
            <w:tcMar>
              <w:top w:w="100" w:type="dxa"/>
              <w:left w:w="100" w:type="dxa"/>
              <w:bottom w:w="100" w:type="dxa"/>
              <w:right w:w="100" w:type="dxa"/>
            </w:tcMar>
          </w:tcPr>
          <w:p w14:paraId="4BE3F050" w14:textId="77777777" w:rsidR="00497855" w:rsidRDefault="00497855" w:rsidP="00497855">
            <w:pPr>
              <w:widowControl w:val="0"/>
              <w:spacing w:line="360" w:lineRule="auto"/>
              <w:rPr>
                <w:rFonts w:ascii="맑은 고딕" w:eastAsia="맑은 고딕" w:hAnsi="맑은 고딕" w:cs="맑은 고딕"/>
              </w:rPr>
            </w:pPr>
            <w:r>
              <w:rPr>
                <w:rFonts w:ascii="맑은 고딕" w:eastAsia="맑은 고딕" w:hAnsi="맑은 고딕" w:cs="맑은 고딕"/>
              </w:rPr>
              <w:t>봉사 ID</w:t>
            </w:r>
          </w:p>
        </w:tc>
        <w:tc>
          <w:tcPr>
            <w:tcW w:w="2460" w:type="dxa"/>
            <w:shd w:val="clear" w:color="auto" w:fill="auto"/>
            <w:tcMar>
              <w:top w:w="100" w:type="dxa"/>
              <w:left w:w="100" w:type="dxa"/>
              <w:bottom w:w="100" w:type="dxa"/>
              <w:right w:w="100" w:type="dxa"/>
            </w:tcMar>
          </w:tcPr>
          <w:p w14:paraId="02870A6D"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volunteerID</w:t>
            </w:r>
          </w:p>
        </w:tc>
        <w:tc>
          <w:tcPr>
            <w:tcW w:w="1800" w:type="dxa"/>
            <w:shd w:val="clear" w:color="auto" w:fill="auto"/>
            <w:tcMar>
              <w:top w:w="100" w:type="dxa"/>
              <w:left w:w="100" w:type="dxa"/>
              <w:bottom w:w="100" w:type="dxa"/>
              <w:right w:w="100" w:type="dxa"/>
            </w:tcMar>
          </w:tcPr>
          <w:p w14:paraId="11A7B784"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Number</w:t>
            </w:r>
          </w:p>
        </w:tc>
      </w:tr>
      <w:tr w:rsidR="00497855" w14:paraId="57F7BA2F" w14:textId="77777777" w:rsidTr="00497855">
        <w:tc>
          <w:tcPr>
            <w:tcW w:w="4755" w:type="dxa"/>
            <w:shd w:val="clear" w:color="auto" w:fill="auto"/>
            <w:tcMar>
              <w:top w:w="100" w:type="dxa"/>
              <w:left w:w="100" w:type="dxa"/>
              <w:bottom w:w="100" w:type="dxa"/>
              <w:right w:w="100" w:type="dxa"/>
            </w:tcMar>
          </w:tcPr>
          <w:p w14:paraId="7F9CA6A4" w14:textId="77777777" w:rsidR="00497855" w:rsidRDefault="00497855" w:rsidP="00497855">
            <w:pPr>
              <w:widowControl w:val="0"/>
              <w:spacing w:line="360" w:lineRule="auto"/>
              <w:rPr>
                <w:rFonts w:ascii="맑은 고딕" w:eastAsia="맑은 고딕" w:hAnsi="맑은 고딕" w:cs="맑은 고딕"/>
              </w:rPr>
            </w:pPr>
            <w:r>
              <w:rPr>
                <w:rFonts w:ascii="맑은 고딕" w:eastAsia="맑은 고딕" w:hAnsi="맑은 고딕" w:cs="맑은 고딕"/>
              </w:rPr>
              <w:t>Helper의 평점</w:t>
            </w:r>
          </w:p>
        </w:tc>
        <w:tc>
          <w:tcPr>
            <w:tcW w:w="2460" w:type="dxa"/>
            <w:shd w:val="clear" w:color="auto" w:fill="auto"/>
            <w:tcMar>
              <w:top w:w="100" w:type="dxa"/>
              <w:left w:w="100" w:type="dxa"/>
              <w:bottom w:w="100" w:type="dxa"/>
              <w:right w:w="100" w:type="dxa"/>
            </w:tcMar>
          </w:tcPr>
          <w:p w14:paraId="37B1E4EE"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helperScore</w:t>
            </w:r>
          </w:p>
        </w:tc>
        <w:tc>
          <w:tcPr>
            <w:tcW w:w="1800" w:type="dxa"/>
            <w:shd w:val="clear" w:color="auto" w:fill="auto"/>
            <w:tcMar>
              <w:top w:w="100" w:type="dxa"/>
              <w:left w:w="100" w:type="dxa"/>
              <w:bottom w:w="100" w:type="dxa"/>
              <w:right w:w="100" w:type="dxa"/>
            </w:tcMar>
          </w:tcPr>
          <w:p w14:paraId="3EA841F9"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Number</w:t>
            </w:r>
          </w:p>
        </w:tc>
      </w:tr>
      <w:tr w:rsidR="00497855" w14:paraId="4A5A5E2C" w14:textId="77777777" w:rsidTr="00497855">
        <w:tc>
          <w:tcPr>
            <w:tcW w:w="4755" w:type="dxa"/>
            <w:shd w:val="clear" w:color="auto" w:fill="auto"/>
            <w:tcMar>
              <w:top w:w="100" w:type="dxa"/>
              <w:left w:w="100" w:type="dxa"/>
              <w:bottom w:w="100" w:type="dxa"/>
              <w:right w:w="100" w:type="dxa"/>
            </w:tcMar>
          </w:tcPr>
          <w:p w14:paraId="55AE76EA" w14:textId="77777777" w:rsidR="00497855" w:rsidRDefault="00497855" w:rsidP="00497855">
            <w:pPr>
              <w:widowControl w:val="0"/>
              <w:spacing w:line="360" w:lineRule="auto"/>
              <w:rPr>
                <w:rFonts w:ascii="맑은 고딕" w:eastAsia="맑은 고딕" w:hAnsi="맑은 고딕" w:cs="맑은 고딕"/>
              </w:rPr>
            </w:pPr>
            <w:r>
              <w:rPr>
                <w:rFonts w:ascii="맑은 고딕" w:eastAsia="맑은 고딕" w:hAnsi="맑은 고딕" w:cs="맑은 고딕"/>
              </w:rPr>
              <w:lastRenderedPageBreak/>
              <w:t>Helpee의 평점</w:t>
            </w:r>
          </w:p>
        </w:tc>
        <w:tc>
          <w:tcPr>
            <w:tcW w:w="2460" w:type="dxa"/>
            <w:shd w:val="clear" w:color="auto" w:fill="auto"/>
            <w:tcMar>
              <w:top w:w="100" w:type="dxa"/>
              <w:left w:w="100" w:type="dxa"/>
              <w:bottom w:w="100" w:type="dxa"/>
              <w:right w:w="100" w:type="dxa"/>
            </w:tcMar>
          </w:tcPr>
          <w:p w14:paraId="2114C0AF"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helpeeScore</w:t>
            </w:r>
          </w:p>
        </w:tc>
        <w:tc>
          <w:tcPr>
            <w:tcW w:w="1800" w:type="dxa"/>
            <w:shd w:val="clear" w:color="auto" w:fill="auto"/>
            <w:tcMar>
              <w:top w:w="100" w:type="dxa"/>
              <w:left w:w="100" w:type="dxa"/>
              <w:bottom w:w="100" w:type="dxa"/>
              <w:right w:w="100" w:type="dxa"/>
            </w:tcMar>
          </w:tcPr>
          <w:p w14:paraId="3430AC9A"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Number</w:t>
            </w:r>
          </w:p>
        </w:tc>
      </w:tr>
      <w:tr w:rsidR="00497855" w14:paraId="26F2249A" w14:textId="77777777" w:rsidTr="00497855">
        <w:tc>
          <w:tcPr>
            <w:tcW w:w="4755" w:type="dxa"/>
            <w:shd w:val="clear" w:color="auto" w:fill="auto"/>
            <w:tcMar>
              <w:top w:w="100" w:type="dxa"/>
              <w:left w:w="100" w:type="dxa"/>
              <w:bottom w:w="100" w:type="dxa"/>
              <w:right w:w="100" w:type="dxa"/>
            </w:tcMar>
          </w:tcPr>
          <w:p w14:paraId="07DB89BE" w14:textId="77777777" w:rsidR="00497855" w:rsidRDefault="00497855" w:rsidP="00497855">
            <w:pPr>
              <w:widowControl w:val="0"/>
              <w:spacing w:line="360" w:lineRule="auto"/>
              <w:rPr>
                <w:rFonts w:ascii="맑은 고딕" w:eastAsia="맑은 고딕" w:hAnsi="맑은 고딕" w:cs="맑은 고딕"/>
              </w:rPr>
            </w:pPr>
            <w:r>
              <w:rPr>
                <w:rFonts w:ascii="맑은 고딕" w:eastAsia="맑은 고딕" w:hAnsi="맑은 고딕" w:cs="맑은 고딕"/>
              </w:rPr>
              <w:t>Helper가 Helpee에 대해 평가한 내용</w:t>
            </w:r>
          </w:p>
        </w:tc>
        <w:tc>
          <w:tcPr>
            <w:tcW w:w="2460" w:type="dxa"/>
            <w:shd w:val="clear" w:color="auto" w:fill="auto"/>
            <w:tcMar>
              <w:top w:w="100" w:type="dxa"/>
              <w:left w:w="100" w:type="dxa"/>
              <w:bottom w:w="100" w:type="dxa"/>
              <w:right w:w="100" w:type="dxa"/>
            </w:tcMar>
          </w:tcPr>
          <w:p w14:paraId="0C3FE3A4"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helperComment</w:t>
            </w:r>
          </w:p>
        </w:tc>
        <w:tc>
          <w:tcPr>
            <w:tcW w:w="1800" w:type="dxa"/>
            <w:shd w:val="clear" w:color="auto" w:fill="auto"/>
            <w:tcMar>
              <w:top w:w="100" w:type="dxa"/>
              <w:left w:w="100" w:type="dxa"/>
              <w:bottom w:w="100" w:type="dxa"/>
              <w:right w:w="100" w:type="dxa"/>
            </w:tcMar>
          </w:tcPr>
          <w:p w14:paraId="0A0CC51A"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String</w:t>
            </w:r>
          </w:p>
        </w:tc>
      </w:tr>
      <w:tr w:rsidR="00497855" w14:paraId="57CAC12C" w14:textId="77777777" w:rsidTr="00497855">
        <w:tc>
          <w:tcPr>
            <w:tcW w:w="4755" w:type="dxa"/>
            <w:shd w:val="clear" w:color="auto" w:fill="auto"/>
            <w:tcMar>
              <w:top w:w="100" w:type="dxa"/>
              <w:left w:w="100" w:type="dxa"/>
              <w:bottom w:w="100" w:type="dxa"/>
              <w:right w:w="100" w:type="dxa"/>
            </w:tcMar>
          </w:tcPr>
          <w:p w14:paraId="3272FD97" w14:textId="77777777" w:rsidR="00497855" w:rsidRDefault="00497855" w:rsidP="00497855">
            <w:pPr>
              <w:widowControl w:val="0"/>
              <w:spacing w:line="360" w:lineRule="auto"/>
              <w:rPr>
                <w:rFonts w:ascii="맑은 고딕" w:eastAsia="맑은 고딕" w:hAnsi="맑은 고딕" w:cs="맑은 고딕"/>
              </w:rPr>
            </w:pPr>
            <w:r>
              <w:rPr>
                <w:rFonts w:ascii="맑은 고딕" w:eastAsia="맑은 고딕" w:hAnsi="맑은 고딕" w:cs="맑은 고딕"/>
              </w:rPr>
              <w:t>Helpee가 Helper에 대해 평가한 내용</w:t>
            </w:r>
          </w:p>
        </w:tc>
        <w:tc>
          <w:tcPr>
            <w:tcW w:w="2460" w:type="dxa"/>
            <w:shd w:val="clear" w:color="auto" w:fill="auto"/>
            <w:tcMar>
              <w:top w:w="100" w:type="dxa"/>
              <w:left w:w="100" w:type="dxa"/>
              <w:bottom w:w="100" w:type="dxa"/>
              <w:right w:w="100" w:type="dxa"/>
            </w:tcMar>
          </w:tcPr>
          <w:p w14:paraId="007754F0"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helpeeComment</w:t>
            </w:r>
          </w:p>
        </w:tc>
        <w:tc>
          <w:tcPr>
            <w:tcW w:w="1800" w:type="dxa"/>
            <w:shd w:val="clear" w:color="auto" w:fill="auto"/>
            <w:tcMar>
              <w:top w:w="100" w:type="dxa"/>
              <w:left w:w="100" w:type="dxa"/>
              <w:bottom w:w="100" w:type="dxa"/>
              <w:right w:w="100" w:type="dxa"/>
            </w:tcMar>
          </w:tcPr>
          <w:p w14:paraId="7D022ECF"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String</w:t>
            </w:r>
          </w:p>
        </w:tc>
      </w:tr>
      <w:tr w:rsidR="00497855" w14:paraId="20E6C581" w14:textId="77777777" w:rsidTr="00497855">
        <w:tc>
          <w:tcPr>
            <w:tcW w:w="4755" w:type="dxa"/>
            <w:shd w:val="clear" w:color="auto" w:fill="auto"/>
            <w:tcMar>
              <w:top w:w="100" w:type="dxa"/>
              <w:left w:w="100" w:type="dxa"/>
              <w:bottom w:w="100" w:type="dxa"/>
              <w:right w:w="100" w:type="dxa"/>
            </w:tcMar>
          </w:tcPr>
          <w:p w14:paraId="186191AC" w14:textId="77777777" w:rsidR="00497855" w:rsidRDefault="00497855" w:rsidP="00497855">
            <w:pPr>
              <w:widowControl w:val="0"/>
              <w:spacing w:line="360" w:lineRule="auto"/>
              <w:rPr>
                <w:rFonts w:ascii="맑은 고딕" w:eastAsia="맑은 고딕" w:hAnsi="맑은 고딕" w:cs="맑은 고딕"/>
              </w:rPr>
            </w:pPr>
            <w:r>
              <w:rPr>
                <w:rFonts w:ascii="맑은 고딕" w:eastAsia="맑은 고딕" w:hAnsi="맑은 고딕" w:cs="맑은 고딕"/>
              </w:rPr>
              <w:t>Helper가 Helpee를 다시 만나기 원하는가 여부</w:t>
            </w:r>
          </w:p>
        </w:tc>
        <w:tc>
          <w:tcPr>
            <w:tcW w:w="2460" w:type="dxa"/>
            <w:shd w:val="clear" w:color="auto" w:fill="auto"/>
            <w:tcMar>
              <w:top w:w="100" w:type="dxa"/>
              <w:left w:w="100" w:type="dxa"/>
              <w:bottom w:w="100" w:type="dxa"/>
              <w:right w:w="100" w:type="dxa"/>
            </w:tcMar>
          </w:tcPr>
          <w:p w14:paraId="721E4168"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helperWanted</w:t>
            </w:r>
          </w:p>
        </w:tc>
        <w:tc>
          <w:tcPr>
            <w:tcW w:w="1800" w:type="dxa"/>
            <w:shd w:val="clear" w:color="auto" w:fill="auto"/>
            <w:tcMar>
              <w:top w:w="100" w:type="dxa"/>
              <w:left w:w="100" w:type="dxa"/>
              <w:bottom w:w="100" w:type="dxa"/>
              <w:right w:w="100" w:type="dxa"/>
            </w:tcMar>
          </w:tcPr>
          <w:p w14:paraId="0DC02F64"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Number</w:t>
            </w:r>
          </w:p>
        </w:tc>
      </w:tr>
      <w:tr w:rsidR="00497855" w14:paraId="54788429" w14:textId="77777777" w:rsidTr="00497855">
        <w:tc>
          <w:tcPr>
            <w:tcW w:w="4755" w:type="dxa"/>
            <w:shd w:val="clear" w:color="auto" w:fill="auto"/>
            <w:tcMar>
              <w:top w:w="100" w:type="dxa"/>
              <w:left w:w="100" w:type="dxa"/>
              <w:bottom w:w="100" w:type="dxa"/>
              <w:right w:w="100" w:type="dxa"/>
            </w:tcMar>
          </w:tcPr>
          <w:p w14:paraId="5033A5DA" w14:textId="77777777" w:rsidR="00497855" w:rsidRDefault="00497855" w:rsidP="00497855">
            <w:pPr>
              <w:widowControl w:val="0"/>
              <w:spacing w:line="360" w:lineRule="auto"/>
              <w:rPr>
                <w:rFonts w:ascii="맑은 고딕" w:eastAsia="맑은 고딕" w:hAnsi="맑은 고딕" w:cs="맑은 고딕"/>
              </w:rPr>
            </w:pPr>
            <w:r>
              <w:rPr>
                <w:rFonts w:ascii="맑은 고딕" w:eastAsia="맑은 고딕" w:hAnsi="맑은 고딕" w:cs="맑은 고딕"/>
              </w:rPr>
              <w:t>Helpee가 Helper를 다시 만나기 원하는가 여부</w:t>
            </w:r>
          </w:p>
        </w:tc>
        <w:tc>
          <w:tcPr>
            <w:tcW w:w="2460" w:type="dxa"/>
            <w:shd w:val="clear" w:color="auto" w:fill="auto"/>
            <w:tcMar>
              <w:top w:w="100" w:type="dxa"/>
              <w:left w:w="100" w:type="dxa"/>
              <w:bottom w:w="100" w:type="dxa"/>
              <w:right w:w="100" w:type="dxa"/>
            </w:tcMar>
          </w:tcPr>
          <w:p w14:paraId="686E7AAE"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helpeeWanted</w:t>
            </w:r>
          </w:p>
        </w:tc>
        <w:tc>
          <w:tcPr>
            <w:tcW w:w="1800" w:type="dxa"/>
            <w:shd w:val="clear" w:color="auto" w:fill="auto"/>
            <w:tcMar>
              <w:top w:w="100" w:type="dxa"/>
              <w:left w:w="100" w:type="dxa"/>
              <w:bottom w:w="100" w:type="dxa"/>
              <w:right w:w="100" w:type="dxa"/>
            </w:tcMar>
          </w:tcPr>
          <w:p w14:paraId="716540EC" w14:textId="77777777" w:rsidR="00497855" w:rsidRDefault="00497855" w:rsidP="00497855">
            <w:pPr>
              <w:widowControl w:val="0"/>
              <w:spacing w:line="360" w:lineRule="auto"/>
              <w:jc w:val="center"/>
              <w:rPr>
                <w:rFonts w:ascii="맑은 고딕" w:eastAsia="맑은 고딕" w:hAnsi="맑은 고딕" w:cs="맑은 고딕"/>
              </w:rPr>
            </w:pPr>
            <w:r>
              <w:rPr>
                <w:rFonts w:ascii="맑은 고딕" w:eastAsia="맑은 고딕" w:hAnsi="맑은 고딕" w:cs="맑은 고딕"/>
              </w:rPr>
              <w:t>Number</w:t>
            </w:r>
          </w:p>
        </w:tc>
      </w:tr>
    </w:tbl>
    <w:p w14:paraId="2E72FE6C" w14:textId="77777777" w:rsidR="00497855" w:rsidDel="00784F04" w:rsidRDefault="00497855" w:rsidP="00497855">
      <w:pPr>
        <w:spacing w:line="360" w:lineRule="auto"/>
        <w:jc w:val="both"/>
        <w:rPr>
          <w:del w:id="2292" w:author="고광표" w:date="2018-04-17T04:27:00Z"/>
          <w:rFonts w:ascii="맑은 고딕" w:eastAsia="맑은 고딕" w:hAnsi="맑은 고딕" w:cs="맑은 고딕"/>
          <w:color w:val="FF0000"/>
          <w:sz w:val="24"/>
          <w:szCs w:val="24"/>
        </w:rPr>
      </w:pPr>
    </w:p>
    <w:p w14:paraId="0C9753CC" w14:textId="77777777" w:rsidR="00497855" w:rsidRDefault="00497855" w:rsidP="00497855">
      <w:pPr>
        <w:spacing w:line="360" w:lineRule="auto"/>
        <w:jc w:val="both"/>
        <w:rPr>
          <w:rFonts w:ascii="맑은 고딕" w:eastAsia="맑은 고딕" w:hAnsi="맑은 고딕" w:cs="맑은 고딕"/>
          <w:sz w:val="24"/>
          <w:szCs w:val="24"/>
        </w:rPr>
      </w:pPr>
    </w:p>
    <w:p w14:paraId="2476756E" w14:textId="1B12A225" w:rsidR="00497855" w:rsidRDefault="00597193" w:rsidP="00497855">
      <w:pPr>
        <w:pStyle w:val="20"/>
      </w:pPr>
      <w:bookmarkStart w:id="2293" w:name="_Toc512193182"/>
      <w:ins w:id="2294" w:author=" " w:date="2018-04-22T20:41:00Z">
        <w:r>
          <w:t>2</w:t>
        </w:r>
      </w:ins>
      <w:del w:id="2295" w:author=" " w:date="2018-04-22T20:41:00Z">
        <w:r w:rsidR="00497855" w:rsidDel="00597193">
          <w:delText>4</w:delText>
        </w:r>
      </w:del>
      <w:r w:rsidR="00497855">
        <w:t>.4 API 및 Interface 정의</w:t>
      </w:r>
      <w:bookmarkEnd w:id="2293"/>
    </w:p>
    <w:p w14:paraId="6F83B8E7" w14:textId="0BB4EDB4" w:rsidR="00497855" w:rsidRDefault="00597193" w:rsidP="00497855">
      <w:pPr>
        <w:pStyle w:val="30"/>
      </w:pPr>
      <w:bookmarkStart w:id="2296" w:name="_Toc512193183"/>
      <w:ins w:id="2297" w:author=" " w:date="2018-04-22T20:41:00Z">
        <w:r>
          <w:t>2.</w:t>
        </w:r>
      </w:ins>
      <w:del w:id="2298" w:author=" " w:date="2018-04-22T20:41:00Z">
        <w:r w:rsidR="00497855" w:rsidDel="00597193">
          <w:delText>4.</w:delText>
        </w:r>
      </w:del>
      <w:r w:rsidR="00497855">
        <w:t>4.1 외부 API</w:t>
      </w:r>
      <w:bookmarkEnd w:id="2296"/>
    </w:p>
    <w:p w14:paraId="25C502BB" w14:textId="349E8979" w:rsidR="004C1550" w:rsidRDefault="004C1550">
      <w:pPr>
        <w:pStyle w:val="aa"/>
        <w:keepNext/>
        <w:rPr>
          <w:ins w:id="2299" w:author="고광표" w:date="2018-04-19T19:00:00Z"/>
        </w:rPr>
        <w:pPrChange w:id="2300" w:author="고광표" w:date="2018-04-19T19:00:00Z">
          <w:pPr/>
        </w:pPrChange>
      </w:pPr>
      <w:bookmarkStart w:id="2301" w:name="_Toc512193258"/>
      <w:ins w:id="2302" w:author="고광표" w:date="2018-04-19T19:00:00Z">
        <w:r>
          <w:t xml:space="preserve">Table </w:t>
        </w:r>
        <w:r>
          <w:fldChar w:fldCharType="begin"/>
        </w:r>
        <w:r>
          <w:instrText xml:space="preserve"> SEQ Table \* ARABIC </w:instrText>
        </w:r>
      </w:ins>
      <w:r>
        <w:fldChar w:fldCharType="separate"/>
      </w:r>
      <w:ins w:id="2303" w:author="고광표" w:date="2018-04-19T19:08:00Z">
        <w:r w:rsidR="004E1911">
          <w:rPr>
            <w:noProof/>
          </w:rPr>
          <w:t>20</w:t>
        </w:r>
      </w:ins>
      <w:ins w:id="2304" w:author="고광표" w:date="2018-04-19T19:00:00Z">
        <w:r>
          <w:fldChar w:fldCharType="end"/>
        </w:r>
        <w:r>
          <w:t xml:space="preserve">. </w:t>
        </w:r>
        <w:r>
          <w:rPr>
            <w:rFonts w:hint="eastAsia"/>
          </w:rPr>
          <w:t xml:space="preserve">외부 </w:t>
        </w:r>
        <w:r>
          <w:t>API</w:t>
        </w:r>
        <w:bookmarkEnd w:id="2301"/>
      </w:ins>
    </w:p>
    <w:tbl>
      <w:tblPr>
        <w:tblW w:w="964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15"/>
        <w:gridCol w:w="1680"/>
        <w:gridCol w:w="6150"/>
      </w:tblGrid>
      <w:tr w:rsidR="00497855" w14:paraId="4819E4B9" w14:textId="77777777" w:rsidTr="00497855">
        <w:trPr>
          <w:trHeight w:val="500"/>
        </w:trPr>
        <w:tc>
          <w:tcPr>
            <w:tcW w:w="18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2B595BBF" w14:textId="77777777" w:rsidR="00497855" w:rsidRDefault="00497855" w:rsidP="00497855">
            <w:pPr>
              <w:spacing w:line="360" w:lineRule="auto"/>
              <w:jc w:val="center"/>
              <w:rPr>
                <w:rFonts w:ascii="맑은 고딕" w:eastAsia="맑은 고딕" w:hAnsi="맑은 고딕" w:cs="맑은 고딕"/>
                <w:b/>
              </w:rPr>
            </w:pPr>
            <w:r>
              <w:rPr>
                <w:rFonts w:ascii="맑은 고딕" w:eastAsia="맑은 고딕" w:hAnsi="맑은 고딕" w:cs="맑은 고딕"/>
                <w:b/>
              </w:rPr>
              <w:t xml:space="preserve">API </w:t>
            </w:r>
          </w:p>
        </w:tc>
        <w:tc>
          <w:tcPr>
            <w:tcW w:w="168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1E218289" w14:textId="77777777" w:rsidR="00497855" w:rsidRDefault="00497855" w:rsidP="00497855">
            <w:pPr>
              <w:spacing w:line="360" w:lineRule="auto"/>
              <w:jc w:val="center"/>
              <w:rPr>
                <w:rFonts w:ascii="맑은 고딕" w:eastAsia="맑은 고딕" w:hAnsi="맑은 고딕" w:cs="맑은 고딕"/>
                <w:b/>
              </w:rPr>
            </w:pPr>
            <w:r>
              <w:rPr>
                <w:rFonts w:ascii="맑은 고딕" w:eastAsia="맑은 고딕" w:hAnsi="맑은 고딕" w:cs="맑은 고딕"/>
                <w:b/>
              </w:rPr>
              <w:t xml:space="preserve">전달 데이터 </w:t>
            </w:r>
          </w:p>
        </w:tc>
        <w:tc>
          <w:tcPr>
            <w:tcW w:w="615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06997493" w14:textId="77777777" w:rsidR="00497855" w:rsidRDefault="00497855" w:rsidP="00497855">
            <w:pPr>
              <w:spacing w:line="360" w:lineRule="auto"/>
              <w:jc w:val="center"/>
              <w:rPr>
                <w:rFonts w:ascii="맑은 고딕" w:eastAsia="맑은 고딕" w:hAnsi="맑은 고딕" w:cs="맑은 고딕"/>
                <w:b/>
              </w:rPr>
            </w:pPr>
            <w:r>
              <w:rPr>
                <w:rFonts w:ascii="맑은 고딕" w:eastAsia="맑은 고딕" w:hAnsi="맑은 고딕" w:cs="맑은 고딕"/>
                <w:b/>
              </w:rPr>
              <w:t>설명</w:t>
            </w:r>
          </w:p>
        </w:tc>
      </w:tr>
      <w:tr w:rsidR="00497855" w14:paraId="4FC16A2C" w14:textId="77777777" w:rsidTr="00497855">
        <w:trPr>
          <w:trHeight w:val="50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686553" w14:textId="77777777" w:rsidR="00497855" w:rsidRDefault="00497855" w:rsidP="00497855">
            <w:pPr>
              <w:spacing w:line="360" w:lineRule="auto"/>
              <w:jc w:val="center"/>
              <w:rPr>
                <w:rFonts w:ascii="맑은 고딕" w:eastAsia="맑은 고딕" w:hAnsi="맑은 고딕" w:cs="맑은 고딕"/>
                <w:sz w:val="18"/>
                <w:szCs w:val="18"/>
              </w:rPr>
            </w:pPr>
            <w:r>
              <w:rPr>
                <w:rFonts w:ascii="맑은 고딕" w:eastAsia="맑은 고딕" w:hAnsi="맑은 고딕" w:cs="맑은 고딕"/>
                <w:sz w:val="18"/>
                <w:szCs w:val="18"/>
              </w:rPr>
              <w:t>Google Maps API</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tcPr>
          <w:p w14:paraId="5403EC01" w14:textId="77777777" w:rsidR="00497855" w:rsidRDefault="00497855" w:rsidP="00497855">
            <w:pPr>
              <w:spacing w:line="360" w:lineRule="auto"/>
              <w:jc w:val="center"/>
              <w:rPr>
                <w:rFonts w:ascii="맑은 고딕" w:eastAsia="맑은 고딕" w:hAnsi="맑은 고딕" w:cs="맑은 고딕"/>
                <w:sz w:val="18"/>
                <w:szCs w:val="18"/>
              </w:rPr>
            </w:pPr>
            <w:r>
              <w:rPr>
                <w:rFonts w:ascii="맑은 고딕" w:eastAsia="맑은 고딕" w:hAnsi="맑은 고딕" w:cs="맑은 고딕"/>
                <w:sz w:val="18"/>
                <w:szCs w:val="18"/>
              </w:rPr>
              <w:t xml:space="preserve">GPS 좌표 </w:t>
            </w:r>
          </w:p>
        </w:tc>
        <w:tc>
          <w:tcPr>
            <w:tcW w:w="6150" w:type="dxa"/>
            <w:tcBorders>
              <w:top w:val="nil"/>
              <w:left w:val="nil"/>
              <w:bottom w:val="single" w:sz="8" w:space="0" w:color="000000"/>
              <w:right w:val="single" w:sz="8" w:space="0" w:color="000000"/>
            </w:tcBorders>
            <w:tcMar>
              <w:top w:w="100" w:type="dxa"/>
              <w:left w:w="100" w:type="dxa"/>
              <w:bottom w:w="100" w:type="dxa"/>
              <w:right w:w="100" w:type="dxa"/>
            </w:tcMar>
          </w:tcPr>
          <w:p w14:paraId="3581CDD0" w14:textId="77777777" w:rsidR="00497855" w:rsidRDefault="00497855" w:rsidP="00497855">
            <w:pPr>
              <w:spacing w:line="360" w:lineRule="auto"/>
              <w:jc w:val="center"/>
              <w:rPr>
                <w:rFonts w:ascii="맑은 고딕" w:eastAsia="맑은 고딕" w:hAnsi="맑은 고딕" w:cs="맑은 고딕"/>
                <w:sz w:val="18"/>
                <w:szCs w:val="18"/>
              </w:rPr>
            </w:pPr>
            <w:r>
              <w:rPr>
                <w:rFonts w:ascii="맑은 고딕" w:eastAsia="맑은 고딕" w:hAnsi="맑은 고딕" w:cs="맑은 고딕"/>
                <w:sz w:val="18"/>
                <w:szCs w:val="18"/>
              </w:rPr>
              <w:t>Google Cloud Platform에서 제공하는 지도 사용 API</w:t>
            </w:r>
          </w:p>
        </w:tc>
      </w:tr>
    </w:tbl>
    <w:p w14:paraId="4A12EA02" w14:textId="77777777" w:rsidR="00497855" w:rsidRDefault="00497855" w:rsidP="00497855">
      <w:pPr>
        <w:spacing w:line="360" w:lineRule="auto"/>
        <w:jc w:val="both"/>
        <w:rPr>
          <w:rFonts w:ascii="맑은 고딕" w:eastAsia="맑은 고딕" w:hAnsi="맑은 고딕" w:cs="맑은 고딕"/>
          <w:sz w:val="24"/>
          <w:szCs w:val="24"/>
        </w:rPr>
      </w:pPr>
    </w:p>
    <w:p w14:paraId="52A82844" w14:textId="370FD2FB" w:rsidR="00497855" w:rsidRDefault="00597193" w:rsidP="00497855">
      <w:pPr>
        <w:pStyle w:val="30"/>
        <w:rPr>
          <w:color w:val="FF0000"/>
        </w:rPr>
      </w:pPr>
      <w:bookmarkStart w:id="2305" w:name="_Toc512193184"/>
      <w:ins w:id="2306" w:author=" " w:date="2018-04-22T20:41:00Z">
        <w:r>
          <w:t>2</w:t>
        </w:r>
      </w:ins>
      <w:del w:id="2307" w:author=" " w:date="2018-04-22T20:41:00Z">
        <w:r w:rsidR="00497855" w:rsidDel="00597193">
          <w:delText>4</w:delText>
        </w:r>
      </w:del>
      <w:r w:rsidR="00497855">
        <w:t>.4.2 Restful API</w:t>
      </w:r>
      <w:bookmarkEnd w:id="2305"/>
    </w:p>
    <w:p w14:paraId="1FB2CF5A" w14:textId="4B89C446" w:rsidR="004C1550" w:rsidRDefault="004C1550">
      <w:pPr>
        <w:pStyle w:val="aa"/>
        <w:keepNext/>
        <w:rPr>
          <w:ins w:id="2308" w:author="고광표" w:date="2018-04-19T19:00:00Z"/>
        </w:rPr>
        <w:pPrChange w:id="2309" w:author="고광표" w:date="2018-04-19T19:00:00Z">
          <w:pPr/>
        </w:pPrChange>
      </w:pPr>
      <w:bookmarkStart w:id="2310" w:name="_Toc512193259"/>
      <w:ins w:id="2311" w:author="고광표" w:date="2018-04-19T19:00:00Z">
        <w:r>
          <w:t xml:space="preserve">Table </w:t>
        </w:r>
        <w:r>
          <w:fldChar w:fldCharType="begin"/>
        </w:r>
        <w:r>
          <w:instrText xml:space="preserve"> SEQ Table \* ARABIC </w:instrText>
        </w:r>
      </w:ins>
      <w:r>
        <w:fldChar w:fldCharType="separate"/>
      </w:r>
      <w:ins w:id="2312" w:author="고광표" w:date="2018-04-19T19:08:00Z">
        <w:r w:rsidR="004E1911">
          <w:rPr>
            <w:noProof/>
          </w:rPr>
          <w:t>21</w:t>
        </w:r>
      </w:ins>
      <w:ins w:id="2313" w:author="고광표" w:date="2018-04-19T19:00:00Z">
        <w:r>
          <w:fldChar w:fldCharType="end"/>
        </w:r>
        <w:r>
          <w:t>. Restful API</w:t>
        </w:r>
        <w:bookmarkEnd w:id="2310"/>
      </w:ins>
    </w:p>
    <w:tbl>
      <w:tblPr>
        <w:tblW w:w="96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05"/>
        <w:gridCol w:w="2625"/>
        <w:gridCol w:w="1770"/>
        <w:gridCol w:w="3660"/>
      </w:tblGrid>
      <w:tr w:rsidR="00497855" w14:paraId="22C8F39F" w14:textId="77777777" w:rsidTr="00497855">
        <w:trPr>
          <w:trHeight w:val="500"/>
        </w:trPr>
        <w:tc>
          <w:tcPr>
            <w:tcW w:w="160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81D94DE" w14:textId="77777777" w:rsidR="00497855" w:rsidRDefault="00497855" w:rsidP="00497855">
            <w:pPr>
              <w:spacing w:line="360" w:lineRule="auto"/>
              <w:ind w:left="400"/>
              <w:jc w:val="center"/>
              <w:rPr>
                <w:rFonts w:ascii="맑은 고딕" w:eastAsia="맑은 고딕" w:hAnsi="맑은 고딕" w:cs="맑은 고딕"/>
                <w:b/>
              </w:rPr>
            </w:pPr>
            <w:r>
              <w:rPr>
                <w:rFonts w:ascii="맑은 고딕" w:eastAsia="맑은 고딕" w:hAnsi="맑은 고딕" w:cs="맑은 고딕"/>
                <w:b/>
              </w:rPr>
              <w:t>Restful API type</w:t>
            </w:r>
          </w:p>
        </w:tc>
        <w:tc>
          <w:tcPr>
            <w:tcW w:w="262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41E4CC29" w14:textId="77777777" w:rsidR="00497855" w:rsidRDefault="00497855" w:rsidP="00497855">
            <w:pPr>
              <w:spacing w:line="360" w:lineRule="auto"/>
              <w:ind w:left="400"/>
              <w:jc w:val="center"/>
              <w:rPr>
                <w:rFonts w:ascii="맑은 고딕" w:eastAsia="맑은 고딕" w:hAnsi="맑은 고딕" w:cs="맑은 고딕"/>
                <w:b/>
              </w:rPr>
            </w:pPr>
            <w:r>
              <w:rPr>
                <w:rFonts w:ascii="맑은 고딕" w:eastAsia="맑은 고딕" w:hAnsi="맑은 고딕" w:cs="맑은 고딕"/>
                <w:b/>
              </w:rPr>
              <w:t>Path</w:t>
            </w:r>
          </w:p>
        </w:tc>
        <w:tc>
          <w:tcPr>
            <w:tcW w:w="177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01790DA0" w14:textId="77777777" w:rsidR="00497855" w:rsidRDefault="00497855" w:rsidP="00497855">
            <w:pPr>
              <w:spacing w:line="360" w:lineRule="auto"/>
              <w:ind w:left="400"/>
              <w:jc w:val="center"/>
              <w:rPr>
                <w:rFonts w:ascii="맑은 고딕" w:eastAsia="맑은 고딕" w:hAnsi="맑은 고딕" w:cs="맑은 고딕"/>
                <w:b/>
              </w:rPr>
            </w:pPr>
            <w:r>
              <w:rPr>
                <w:rFonts w:ascii="맑은 고딕" w:eastAsia="맑은 고딕" w:hAnsi="맑은 고딕" w:cs="맑은 고딕"/>
                <w:b/>
              </w:rPr>
              <w:t>전달 데이터</w:t>
            </w:r>
          </w:p>
        </w:tc>
        <w:tc>
          <w:tcPr>
            <w:tcW w:w="366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1C0C669A" w14:textId="77777777" w:rsidR="00497855" w:rsidRDefault="00497855" w:rsidP="00497855">
            <w:pPr>
              <w:spacing w:line="360" w:lineRule="auto"/>
              <w:ind w:left="400"/>
              <w:jc w:val="center"/>
              <w:rPr>
                <w:rFonts w:ascii="맑은 고딕" w:eastAsia="맑은 고딕" w:hAnsi="맑은 고딕" w:cs="맑은 고딕"/>
                <w:b/>
              </w:rPr>
            </w:pPr>
            <w:r>
              <w:rPr>
                <w:rFonts w:ascii="맑은 고딕" w:eastAsia="맑은 고딕" w:hAnsi="맑은 고딕" w:cs="맑은 고딕"/>
                <w:b/>
              </w:rPr>
              <w:t>설명</w:t>
            </w:r>
          </w:p>
        </w:tc>
      </w:tr>
      <w:tr w:rsidR="00497855" w14:paraId="7BDAC05C" w14:textId="77777777" w:rsidTr="00497855">
        <w:trPr>
          <w:trHeight w:val="50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36D94B" w14:textId="77777777" w:rsidR="00497855" w:rsidRDefault="00497855" w:rsidP="00497855">
            <w:pPr>
              <w:spacing w:line="360" w:lineRule="auto"/>
              <w:ind w:left="400"/>
              <w:jc w:val="both"/>
              <w:rPr>
                <w:rFonts w:ascii="맑은 고딕" w:eastAsia="맑은 고딕" w:hAnsi="맑은 고딕" w:cs="맑은 고딕"/>
                <w:sz w:val="18"/>
                <w:szCs w:val="18"/>
              </w:rPr>
            </w:pPr>
            <w:r>
              <w:rPr>
                <w:rFonts w:ascii="맑은 고딕" w:eastAsia="맑은 고딕" w:hAnsi="맑은 고딕" w:cs="맑은 고딕"/>
                <w:sz w:val="18"/>
                <w:szCs w:val="18"/>
              </w:rPr>
              <w:t>POST</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5D3AC8C1" w14:textId="77777777" w:rsidR="00497855" w:rsidRDefault="00497855" w:rsidP="00497855">
            <w:pPr>
              <w:spacing w:line="360" w:lineRule="auto"/>
              <w:ind w:left="400"/>
              <w:jc w:val="both"/>
              <w:rPr>
                <w:rFonts w:ascii="맑은 고딕" w:eastAsia="맑은 고딕" w:hAnsi="맑은 고딕" w:cs="맑은 고딕"/>
                <w:sz w:val="18"/>
                <w:szCs w:val="18"/>
              </w:rPr>
            </w:pPr>
            <w:r>
              <w:rPr>
                <w:rFonts w:ascii="맑은 고딕" w:eastAsia="맑은 고딕" w:hAnsi="맑은 고딕" w:cs="맑은 고딕"/>
                <w:sz w:val="18"/>
                <w:szCs w:val="18"/>
              </w:rPr>
              <w:t>/login</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14:paraId="333486A4" w14:textId="77777777" w:rsidR="00497855" w:rsidRDefault="00497855" w:rsidP="00497855">
            <w:pPr>
              <w:spacing w:line="360" w:lineRule="auto"/>
              <w:ind w:left="400"/>
              <w:jc w:val="both"/>
              <w:rPr>
                <w:rFonts w:ascii="맑은 고딕" w:eastAsia="맑은 고딕" w:hAnsi="맑은 고딕" w:cs="맑은 고딕"/>
                <w:sz w:val="18"/>
                <w:szCs w:val="18"/>
              </w:rPr>
            </w:pPr>
            <w:r>
              <w:rPr>
                <w:rFonts w:ascii="맑은 고딕" w:eastAsia="맑은 고딕" w:hAnsi="맑은 고딕" w:cs="맑은 고딕"/>
                <w:sz w:val="18"/>
                <w:szCs w:val="18"/>
              </w:rPr>
              <w:t>ID/PWD</w:t>
            </w:r>
          </w:p>
        </w:tc>
        <w:tc>
          <w:tcPr>
            <w:tcW w:w="3660" w:type="dxa"/>
            <w:tcBorders>
              <w:top w:val="nil"/>
              <w:left w:val="nil"/>
              <w:bottom w:val="single" w:sz="8" w:space="0" w:color="000000"/>
              <w:right w:val="single" w:sz="8" w:space="0" w:color="000000"/>
            </w:tcBorders>
            <w:tcMar>
              <w:top w:w="100" w:type="dxa"/>
              <w:left w:w="100" w:type="dxa"/>
              <w:bottom w:w="100" w:type="dxa"/>
              <w:right w:w="100" w:type="dxa"/>
            </w:tcMar>
          </w:tcPr>
          <w:p w14:paraId="011E20BE" w14:textId="77777777" w:rsidR="00497855" w:rsidRDefault="00497855" w:rsidP="00497855">
            <w:pPr>
              <w:spacing w:line="360" w:lineRule="auto"/>
              <w:ind w:left="400"/>
              <w:jc w:val="both"/>
              <w:rPr>
                <w:rFonts w:ascii="맑은 고딕" w:eastAsia="맑은 고딕" w:hAnsi="맑은 고딕" w:cs="맑은 고딕"/>
                <w:sz w:val="18"/>
                <w:szCs w:val="18"/>
              </w:rPr>
            </w:pPr>
            <w:r>
              <w:rPr>
                <w:rFonts w:ascii="맑은 고딕" w:eastAsia="맑은 고딕" w:hAnsi="맑은 고딕" w:cs="맑은 고딕"/>
                <w:sz w:val="18"/>
                <w:szCs w:val="18"/>
              </w:rPr>
              <w:t>로그인</w:t>
            </w:r>
          </w:p>
        </w:tc>
      </w:tr>
      <w:tr w:rsidR="00497855" w14:paraId="5F4B2FE3" w14:textId="77777777" w:rsidTr="00497855">
        <w:trPr>
          <w:trHeight w:val="50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127120" w14:textId="77777777" w:rsidR="00497855" w:rsidRDefault="00497855" w:rsidP="00497855">
            <w:pPr>
              <w:spacing w:line="360" w:lineRule="auto"/>
              <w:ind w:left="400"/>
              <w:jc w:val="both"/>
              <w:rPr>
                <w:rFonts w:ascii="맑은 고딕" w:eastAsia="맑은 고딕" w:hAnsi="맑은 고딕" w:cs="맑은 고딕"/>
                <w:sz w:val="18"/>
                <w:szCs w:val="18"/>
              </w:rPr>
            </w:pPr>
            <w:r>
              <w:rPr>
                <w:rFonts w:ascii="맑은 고딕" w:eastAsia="맑은 고딕" w:hAnsi="맑은 고딕" w:cs="맑은 고딕"/>
                <w:sz w:val="18"/>
                <w:szCs w:val="18"/>
              </w:rPr>
              <w:t>GET</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688AA6A0" w14:textId="77777777" w:rsidR="00497855" w:rsidRDefault="00497855" w:rsidP="00497855">
            <w:pPr>
              <w:spacing w:line="360" w:lineRule="auto"/>
              <w:ind w:left="400"/>
              <w:jc w:val="both"/>
              <w:rPr>
                <w:rFonts w:ascii="맑은 고딕" w:eastAsia="맑은 고딕" w:hAnsi="맑은 고딕" w:cs="맑은 고딕"/>
                <w:sz w:val="18"/>
                <w:szCs w:val="18"/>
              </w:rPr>
            </w:pPr>
            <w:r>
              <w:rPr>
                <w:rFonts w:ascii="맑은 고딕" w:eastAsia="맑은 고딕" w:hAnsi="맑은 고딕" w:cs="맑은 고딕"/>
                <w:sz w:val="18"/>
                <w:szCs w:val="18"/>
              </w:rPr>
              <w:t>/logout</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14:paraId="2A272556" w14:textId="77777777" w:rsidR="00497855" w:rsidRDefault="00497855" w:rsidP="00497855">
            <w:pPr>
              <w:spacing w:line="360" w:lineRule="auto"/>
              <w:ind w:left="400"/>
              <w:jc w:val="both"/>
              <w:rPr>
                <w:rFonts w:ascii="맑은 고딕" w:eastAsia="맑은 고딕" w:hAnsi="맑은 고딕" w:cs="맑은 고딕"/>
                <w:sz w:val="18"/>
                <w:szCs w:val="18"/>
              </w:rPr>
            </w:pPr>
            <w:r>
              <w:rPr>
                <w:rFonts w:ascii="맑은 고딕" w:eastAsia="맑은 고딕" w:hAnsi="맑은 고딕" w:cs="맑은 고딕"/>
                <w:sz w:val="18"/>
                <w:szCs w:val="18"/>
              </w:rPr>
              <w:t xml:space="preserve"> </w:t>
            </w:r>
          </w:p>
        </w:tc>
        <w:tc>
          <w:tcPr>
            <w:tcW w:w="3660" w:type="dxa"/>
            <w:tcBorders>
              <w:top w:val="nil"/>
              <w:left w:val="nil"/>
              <w:bottom w:val="single" w:sz="8" w:space="0" w:color="000000"/>
              <w:right w:val="single" w:sz="8" w:space="0" w:color="000000"/>
            </w:tcBorders>
            <w:tcMar>
              <w:top w:w="100" w:type="dxa"/>
              <w:left w:w="100" w:type="dxa"/>
              <w:bottom w:w="100" w:type="dxa"/>
              <w:right w:w="100" w:type="dxa"/>
            </w:tcMar>
          </w:tcPr>
          <w:p w14:paraId="3AD02C95" w14:textId="77777777" w:rsidR="00497855" w:rsidRDefault="00497855" w:rsidP="00497855">
            <w:pPr>
              <w:spacing w:line="360" w:lineRule="auto"/>
              <w:ind w:left="400"/>
              <w:jc w:val="both"/>
              <w:rPr>
                <w:rFonts w:ascii="맑은 고딕" w:eastAsia="맑은 고딕" w:hAnsi="맑은 고딕" w:cs="맑은 고딕"/>
                <w:sz w:val="18"/>
                <w:szCs w:val="18"/>
              </w:rPr>
            </w:pPr>
            <w:r>
              <w:rPr>
                <w:rFonts w:ascii="맑은 고딕" w:eastAsia="맑은 고딕" w:hAnsi="맑은 고딕" w:cs="맑은 고딕"/>
                <w:sz w:val="18"/>
                <w:szCs w:val="18"/>
              </w:rPr>
              <w:t>로그아웃</w:t>
            </w:r>
          </w:p>
        </w:tc>
      </w:tr>
      <w:tr w:rsidR="00497855" w14:paraId="1EE29536" w14:textId="77777777" w:rsidTr="00497855">
        <w:trPr>
          <w:trHeight w:val="50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78F68C" w14:textId="77777777" w:rsidR="00497855" w:rsidRDefault="00497855" w:rsidP="00497855">
            <w:pPr>
              <w:spacing w:line="360" w:lineRule="auto"/>
              <w:ind w:left="400"/>
              <w:jc w:val="both"/>
              <w:rPr>
                <w:rFonts w:ascii="맑은 고딕" w:eastAsia="맑은 고딕" w:hAnsi="맑은 고딕" w:cs="맑은 고딕"/>
                <w:sz w:val="18"/>
                <w:szCs w:val="18"/>
              </w:rPr>
            </w:pPr>
            <w:r>
              <w:rPr>
                <w:rFonts w:ascii="맑은 고딕" w:eastAsia="맑은 고딕" w:hAnsi="맑은 고딕" w:cs="맑은 고딕"/>
                <w:sz w:val="18"/>
                <w:szCs w:val="18"/>
              </w:rPr>
              <w:t>POST</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559745F4" w14:textId="77777777" w:rsidR="00497855" w:rsidRDefault="00497855" w:rsidP="00497855">
            <w:pPr>
              <w:spacing w:line="360" w:lineRule="auto"/>
              <w:ind w:left="400"/>
              <w:jc w:val="both"/>
              <w:rPr>
                <w:rFonts w:ascii="맑은 고딕" w:eastAsia="맑은 고딕" w:hAnsi="맑은 고딕" w:cs="맑은 고딕"/>
                <w:sz w:val="18"/>
                <w:szCs w:val="18"/>
              </w:rPr>
            </w:pPr>
            <w:r>
              <w:rPr>
                <w:rFonts w:ascii="맑은 고딕" w:eastAsia="맑은 고딕" w:hAnsi="맑은 고딕" w:cs="맑은 고딕"/>
                <w:sz w:val="18"/>
                <w:szCs w:val="18"/>
              </w:rPr>
              <w:t>/signup</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14:paraId="27638D77" w14:textId="77777777" w:rsidR="00497855" w:rsidRDefault="00497855" w:rsidP="00497855">
            <w:pPr>
              <w:spacing w:line="360" w:lineRule="auto"/>
              <w:ind w:left="400"/>
              <w:jc w:val="both"/>
              <w:rPr>
                <w:rFonts w:ascii="맑은 고딕" w:eastAsia="맑은 고딕" w:hAnsi="맑은 고딕" w:cs="맑은 고딕"/>
                <w:sz w:val="18"/>
                <w:szCs w:val="18"/>
              </w:rPr>
            </w:pPr>
            <w:r>
              <w:rPr>
                <w:rFonts w:ascii="맑은 고딕" w:eastAsia="맑은 고딕" w:hAnsi="맑은 고딕" w:cs="맑은 고딕"/>
                <w:sz w:val="18"/>
                <w:szCs w:val="18"/>
              </w:rPr>
              <w:t>회원 정보</w:t>
            </w:r>
          </w:p>
        </w:tc>
        <w:tc>
          <w:tcPr>
            <w:tcW w:w="3660" w:type="dxa"/>
            <w:tcBorders>
              <w:top w:val="nil"/>
              <w:left w:val="nil"/>
              <w:bottom w:val="single" w:sz="8" w:space="0" w:color="000000"/>
              <w:right w:val="single" w:sz="8" w:space="0" w:color="000000"/>
            </w:tcBorders>
            <w:tcMar>
              <w:top w:w="100" w:type="dxa"/>
              <w:left w:w="100" w:type="dxa"/>
              <w:bottom w:w="100" w:type="dxa"/>
              <w:right w:w="100" w:type="dxa"/>
            </w:tcMar>
          </w:tcPr>
          <w:p w14:paraId="3136D052" w14:textId="77777777" w:rsidR="00497855" w:rsidRDefault="00497855" w:rsidP="00497855">
            <w:pPr>
              <w:spacing w:line="360" w:lineRule="auto"/>
              <w:ind w:left="400"/>
              <w:jc w:val="both"/>
              <w:rPr>
                <w:rFonts w:ascii="맑은 고딕" w:eastAsia="맑은 고딕" w:hAnsi="맑은 고딕" w:cs="맑은 고딕"/>
                <w:sz w:val="18"/>
                <w:szCs w:val="18"/>
              </w:rPr>
            </w:pPr>
            <w:r>
              <w:rPr>
                <w:rFonts w:ascii="맑은 고딕" w:eastAsia="맑은 고딕" w:hAnsi="맑은 고딕" w:cs="맑은 고딕"/>
                <w:sz w:val="18"/>
                <w:szCs w:val="18"/>
              </w:rPr>
              <w:t>회원가입 요청 후 저장</w:t>
            </w:r>
          </w:p>
        </w:tc>
      </w:tr>
      <w:tr w:rsidR="00497855" w14:paraId="05ACCB16" w14:textId="77777777" w:rsidTr="00497855">
        <w:trPr>
          <w:trHeight w:val="50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582EDAA" w14:textId="77777777" w:rsidR="00497855" w:rsidRDefault="00497855" w:rsidP="00497855">
            <w:pPr>
              <w:spacing w:line="360" w:lineRule="auto"/>
              <w:ind w:left="400"/>
              <w:jc w:val="both"/>
              <w:rPr>
                <w:rFonts w:ascii="맑은 고딕" w:eastAsia="맑은 고딕" w:hAnsi="맑은 고딕" w:cs="맑은 고딕"/>
                <w:sz w:val="18"/>
                <w:szCs w:val="18"/>
              </w:rPr>
            </w:pPr>
            <w:r>
              <w:rPr>
                <w:rFonts w:ascii="맑은 고딕" w:eastAsia="맑은 고딕" w:hAnsi="맑은 고딕" w:cs="맑은 고딕"/>
                <w:sz w:val="18"/>
                <w:szCs w:val="18"/>
              </w:rPr>
              <w:t>POST</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3AE483AD" w14:textId="77777777" w:rsidR="00497855" w:rsidRDefault="00497855" w:rsidP="00497855">
            <w:pPr>
              <w:spacing w:line="360" w:lineRule="auto"/>
              <w:ind w:left="400"/>
              <w:jc w:val="both"/>
              <w:rPr>
                <w:rFonts w:ascii="맑은 고딕" w:eastAsia="맑은 고딕" w:hAnsi="맑은 고딕" w:cs="맑은 고딕"/>
                <w:color w:val="212121"/>
                <w:sz w:val="18"/>
                <w:szCs w:val="18"/>
                <w:highlight w:val="white"/>
              </w:rPr>
            </w:pPr>
            <w:r>
              <w:rPr>
                <w:rFonts w:ascii="맑은 고딕" w:eastAsia="맑은 고딕" w:hAnsi="맑은 고딕" w:cs="맑은 고딕"/>
                <w:sz w:val="18"/>
                <w:szCs w:val="18"/>
              </w:rPr>
              <w:t>/</w:t>
            </w:r>
            <w:r>
              <w:rPr>
                <w:rFonts w:ascii="맑은 고딕" w:eastAsia="맑은 고딕" w:hAnsi="맑은 고딕" w:cs="맑은 고딕"/>
                <w:color w:val="212121"/>
                <w:sz w:val="18"/>
                <w:szCs w:val="18"/>
                <w:highlight w:val="white"/>
              </w:rPr>
              <w:t>authorization</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14:paraId="6B9C537E" w14:textId="77777777" w:rsidR="00497855" w:rsidRDefault="00497855" w:rsidP="00497855">
            <w:pPr>
              <w:spacing w:line="360" w:lineRule="auto"/>
              <w:ind w:left="400"/>
              <w:jc w:val="both"/>
              <w:rPr>
                <w:rFonts w:ascii="맑은 고딕" w:eastAsia="맑은 고딕" w:hAnsi="맑은 고딕" w:cs="맑은 고딕"/>
                <w:sz w:val="18"/>
                <w:szCs w:val="18"/>
              </w:rPr>
            </w:pPr>
            <w:r>
              <w:rPr>
                <w:rFonts w:ascii="맑은 고딕" w:eastAsia="맑은 고딕" w:hAnsi="맑은 고딕" w:cs="맑은 고딕"/>
                <w:sz w:val="18"/>
                <w:szCs w:val="18"/>
              </w:rPr>
              <w:t>본인 정보</w:t>
            </w:r>
          </w:p>
        </w:tc>
        <w:tc>
          <w:tcPr>
            <w:tcW w:w="3660" w:type="dxa"/>
            <w:tcBorders>
              <w:top w:val="nil"/>
              <w:left w:val="nil"/>
              <w:bottom w:val="single" w:sz="8" w:space="0" w:color="000000"/>
              <w:right w:val="single" w:sz="8" w:space="0" w:color="000000"/>
            </w:tcBorders>
            <w:tcMar>
              <w:top w:w="100" w:type="dxa"/>
              <w:left w:w="100" w:type="dxa"/>
              <w:bottom w:w="100" w:type="dxa"/>
              <w:right w:w="100" w:type="dxa"/>
            </w:tcMar>
          </w:tcPr>
          <w:p w14:paraId="673C0C32" w14:textId="77777777" w:rsidR="00497855" w:rsidRDefault="00497855" w:rsidP="00497855">
            <w:pPr>
              <w:spacing w:line="360" w:lineRule="auto"/>
              <w:ind w:left="400"/>
              <w:jc w:val="both"/>
              <w:rPr>
                <w:rFonts w:ascii="맑은 고딕" w:eastAsia="맑은 고딕" w:hAnsi="맑은 고딕" w:cs="맑은 고딕"/>
                <w:sz w:val="18"/>
                <w:szCs w:val="18"/>
              </w:rPr>
            </w:pPr>
            <w:r>
              <w:rPr>
                <w:rFonts w:ascii="맑은 고딕" w:eastAsia="맑은 고딕" w:hAnsi="맑은 고딕" w:cs="맑은 고딕"/>
                <w:sz w:val="18"/>
                <w:szCs w:val="18"/>
              </w:rPr>
              <w:t>본인인증</w:t>
            </w:r>
          </w:p>
        </w:tc>
      </w:tr>
      <w:tr w:rsidR="00497855" w14:paraId="2725D51E" w14:textId="77777777" w:rsidTr="00497855">
        <w:trPr>
          <w:trHeight w:val="78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F7B434" w14:textId="77777777" w:rsidR="00497855" w:rsidRDefault="00497855" w:rsidP="00497855">
            <w:pPr>
              <w:spacing w:line="360" w:lineRule="auto"/>
              <w:ind w:left="400"/>
              <w:jc w:val="both"/>
              <w:rPr>
                <w:rFonts w:ascii="맑은 고딕" w:eastAsia="맑은 고딕" w:hAnsi="맑은 고딕" w:cs="맑은 고딕"/>
                <w:sz w:val="18"/>
                <w:szCs w:val="18"/>
              </w:rPr>
            </w:pPr>
            <w:r>
              <w:rPr>
                <w:rFonts w:ascii="맑은 고딕" w:eastAsia="맑은 고딕" w:hAnsi="맑은 고딕" w:cs="맑은 고딕"/>
                <w:sz w:val="18"/>
                <w:szCs w:val="18"/>
              </w:rPr>
              <w:lastRenderedPageBreak/>
              <w:t>POST</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49C904FC" w14:textId="77777777" w:rsidR="00497855" w:rsidRDefault="00497855" w:rsidP="00497855">
            <w:pPr>
              <w:spacing w:line="360" w:lineRule="auto"/>
              <w:ind w:left="400"/>
              <w:jc w:val="both"/>
              <w:rPr>
                <w:rFonts w:ascii="맑은 고딕" w:eastAsia="맑은 고딕" w:hAnsi="맑은 고딕" w:cs="맑은 고딕"/>
                <w:sz w:val="18"/>
                <w:szCs w:val="18"/>
              </w:rPr>
            </w:pPr>
            <w:r>
              <w:rPr>
                <w:rFonts w:ascii="맑은 고딕" w:eastAsia="맑은 고딕" w:hAnsi="맑은 고딕" w:cs="맑은 고딕"/>
                <w:sz w:val="18"/>
                <w:szCs w:val="18"/>
              </w:rPr>
              <w:t>/startVolunteer</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14:paraId="3FD10612" w14:textId="77777777" w:rsidR="00497855" w:rsidRDefault="00497855" w:rsidP="00497855">
            <w:pPr>
              <w:spacing w:line="360" w:lineRule="auto"/>
              <w:ind w:left="400"/>
              <w:jc w:val="both"/>
              <w:rPr>
                <w:rFonts w:ascii="맑은 고딕" w:eastAsia="맑은 고딕" w:hAnsi="맑은 고딕" w:cs="맑은 고딕"/>
                <w:sz w:val="18"/>
                <w:szCs w:val="18"/>
              </w:rPr>
            </w:pPr>
            <w:r>
              <w:rPr>
                <w:rFonts w:ascii="맑은 고딕" w:eastAsia="맑은 고딕" w:hAnsi="맑은 고딕" w:cs="맑은 고딕"/>
                <w:sz w:val="18"/>
                <w:szCs w:val="18"/>
              </w:rPr>
              <w:t>인증번호</w:t>
            </w:r>
          </w:p>
        </w:tc>
        <w:tc>
          <w:tcPr>
            <w:tcW w:w="3660" w:type="dxa"/>
            <w:tcBorders>
              <w:top w:val="nil"/>
              <w:left w:val="nil"/>
              <w:bottom w:val="single" w:sz="8" w:space="0" w:color="000000"/>
              <w:right w:val="single" w:sz="8" w:space="0" w:color="000000"/>
            </w:tcBorders>
            <w:tcMar>
              <w:top w:w="100" w:type="dxa"/>
              <w:left w:w="100" w:type="dxa"/>
              <w:bottom w:w="100" w:type="dxa"/>
              <w:right w:w="100" w:type="dxa"/>
            </w:tcMar>
          </w:tcPr>
          <w:p w14:paraId="50E2C82A" w14:textId="77777777" w:rsidR="00497855" w:rsidRDefault="00497855" w:rsidP="00497855">
            <w:pPr>
              <w:spacing w:line="360" w:lineRule="auto"/>
              <w:ind w:left="400"/>
              <w:jc w:val="both"/>
              <w:rPr>
                <w:rFonts w:ascii="맑은 고딕" w:eastAsia="맑은 고딕" w:hAnsi="맑은 고딕" w:cs="맑은 고딕"/>
                <w:sz w:val="18"/>
                <w:szCs w:val="18"/>
              </w:rPr>
            </w:pPr>
            <w:r>
              <w:rPr>
                <w:rFonts w:ascii="맑은 고딕" w:eastAsia="맑은 고딕" w:hAnsi="맑은 고딕" w:cs="맑은 고딕"/>
                <w:sz w:val="18"/>
                <w:szCs w:val="18"/>
              </w:rPr>
              <w:t>Server가 Helper와 Helpee한테 인증번호를 전송한다.</w:t>
            </w:r>
          </w:p>
        </w:tc>
      </w:tr>
      <w:tr w:rsidR="00497855" w14:paraId="60B52823" w14:textId="77777777" w:rsidTr="00497855">
        <w:trPr>
          <w:trHeight w:val="78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6D9BEA" w14:textId="77777777" w:rsidR="00497855" w:rsidRDefault="00497855" w:rsidP="00497855">
            <w:pPr>
              <w:spacing w:line="360" w:lineRule="auto"/>
              <w:ind w:left="400"/>
              <w:jc w:val="both"/>
              <w:rPr>
                <w:rFonts w:ascii="맑은 고딕" w:eastAsia="맑은 고딕" w:hAnsi="맑은 고딕" w:cs="맑은 고딕"/>
                <w:sz w:val="18"/>
                <w:szCs w:val="18"/>
              </w:rPr>
            </w:pPr>
            <w:r>
              <w:rPr>
                <w:rFonts w:ascii="맑은 고딕" w:eastAsia="맑은 고딕" w:hAnsi="맑은 고딕" w:cs="맑은 고딕"/>
                <w:sz w:val="18"/>
                <w:szCs w:val="18"/>
              </w:rPr>
              <w:t>POST</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15034CCE" w14:textId="77777777" w:rsidR="00497855" w:rsidRDefault="00497855" w:rsidP="00497855">
            <w:pPr>
              <w:spacing w:line="360" w:lineRule="auto"/>
              <w:ind w:left="400"/>
              <w:jc w:val="both"/>
              <w:rPr>
                <w:rFonts w:ascii="맑은 고딕" w:eastAsia="맑은 고딕" w:hAnsi="맑은 고딕" w:cs="맑은 고딕"/>
                <w:sz w:val="18"/>
                <w:szCs w:val="18"/>
              </w:rPr>
            </w:pPr>
            <w:r>
              <w:rPr>
                <w:rFonts w:ascii="맑은 고딕" w:eastAsia="맑은 고딕" w:hAnsi="맑은 고딕" w:cs="맑은 고딕"/>
                <w:sz w:val="18"/>
                <w:szCs w:val="18"/>
              </w:rPr>
              <w:t>/endVolunteer</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14:paraId="3AA64AC9" w14:textId="77777777" w:rsidR="00497855" w:rsidRDefault="00497855" w:rsidP="00497855">
            <w:pPr>
              <w:spacing w:line="360" w:lineRule="auto"/>
              <w:ind w:left="400"/>
              <w:jc w:val="both"/>
              <w:rPr>
                <w:rFonts w:ascii="맑은 고딕" w:eastAsia="맑은 고딕" w:hAnsi="맑은 고딕" w:cs="맑은 고딕"/>
                <w:sz w:val="18"/>
                <w:szCs w:val="18"/>
              </w:rPr>
            </w:pPr>
            <w:r>
              <w:rPr>
                <w:rFonts w:ascii="맑은 고딕" w:eastAsia="맑은 고딕" w:hAnsi="맑은 고딕" w:cs="맑은 고딕"/>
                <w:sz w:val="18"/>
                <w:szCs w:val="18"/>
              </w:rPr>
              <w:t>인증번호</w:t>
            </w:r>
          </w:p>
        </w:tc>
        <w:tc>
          <w:tcPr>
            <w:tcW w:w="3660" w:type="dxa"/>
            <w:tcBorders>
              <w:top w:val="nil"/>
              <w:left w:val="nil"/>
              <w:bottom w:val="single" w:sz="8" w:space="0" w:color="000000"/>
              <w:right w:val="single" w:sz="8" w:space="0" w:color="000000"/>
            </w:tcBorders>
            <w:tcMar>
              <w:top w:w="100" w:type="dxa"/>
              <w:left w:w="100" w:type="dxa"/>
              <w:bottom w:w="100" w:type="dxa"/>
              <w:right w:w="100" w:type="dxa"/>
            </w:tcMar>
          </w:tcPr>
          <w:p w14:paraId="188FD398" w14:textId="77777777" w:rsidR="00497855" w:rsidRDefault="00497855" w:rsidP="00497855">
            <w:pPr>
              <w:spacing w:line="360" w:lineRule="auto"/>
              <w:ind w:left="400"/>
              <w:jc w:val="both"/>
              <w:rPr>
                <w:rFonts w:ascii="맑은 고딕" w:eastAsia="맑은 고딕" w:hAnsi="맑은 고딕" w:cs="맑은 고딕"/>
                <w:sz w:val="18"/>
                <w:szCs w:val="18"/>
              </w:rPr>
            </w:pPr>
            <w:r>
              <w:rPr>
                <w:rFonts w:ascii="맑은 고딕" w:eastAsia="맑은 고딕" w:hAnsi="맑은 고딕" w:cs="맑은 고딕"/>
                <w:sz w:val="18"/>
                <w:szCs w:val="18"/>
              </w:rPr>
              <w:t>Server가 Helper와 Helpee한테 인증번호를 전송한다.</w:t>
            </w:r>
          </w:p>
        </w:tc>
      </w:tr>
      <w:tr w:rsidR="00497855" w14:paraId="552158D2" w14:textId="77777777" w:rsidTr="00497855">
        <w:trPr>
          <w:trHeight w:val="78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D1B037" w14:textId="77777777" w:rsidR="00497855" w:rsidRDefault="00497855" w:rsidP="00497855">
            <w:pPr>
              <w:spacing w:line="360" w:lineRule="auto"/>
              <w:ind w:left="400"/>
              <w:jc w:val="both"/>
              <w:rPr>
                <w:rFonts w:ascii="맑은 고딕" w:eastAsia="맑은 고딕" w:hAnsi="맑은 고딕" w:cs="맑은 고딕"/>
                <w:sz w:val="18"/>
                <w:szCs w:val="18"/>
              </w:rPr>
            </w:pPr>
            <w:r>
              <w:rPr>
                <w:rFonts w:ascii="맑은 고딕" w:eastAsia="맑은 고딕" w:hAnsi="맑은 고딕" w:cs="맑은 고딕"/>
                <w:sz w:val="18"/>
                <w:szCs w:val="18"/>
              </w:rPr>
              <w:t>GET</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2761FE3B" w14:textId="77777777" w:rsidR="00497855" w:rsidRDefault="00497855" w:rsidP="00497855">
            <w:pPr>
              <w:spacing w:line="360" w:lineRule="auto"/>
              <w:ind w:left="400"/>
              <w:jc w:val="both"/>
              <w:rPr>
                <w:rFonts w:ascii="맑은 고딕" w:eastAsia="맑은 고딕" w:hAnsi="맑은 고딕" w:cs="맑은 고딕"/>
                <w:sz w:val="18"/>
                <w:szCs w:val="18"/>
              </w:rPr>
            </w:pPr>
            <w:r>
              <w:rPr>
                <w:rFonts w:ascii="맑은 고딕" w:eastAsia="맑은 고딕" w:hAnsi="맑은 고딕" w:cs="맑은 고딕"/>
                <w:sz w:val="18"/>
                <w:szCs w:val="18"/>
              </w:rPr>
              <w:t>/helpee/getVolunteertList</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14:paraId="7562E583" w14:textId="77777777" w:rsidR="00497855" w:rsidRDefault="00497855" w:rsidP="00497855">
            <w:pPr>
              <w:spacing w:line="360" w:lineRule="auto"/>
              <w:ind w:left="400"/>
              <w:jc w:val="both"/>
              <w:rPr>
                <w:rFonts w:ascii="맑은 고딕" w:eastAsia="맑은 고딕" w:hAnsi="맑은 고딕" w:cs="맑은 고딕"/>
                <w:sz w:val="18"/>
                <w:szCs w:val="18"/>
              </w:rPr>
            </w:pPr>
            <w:r>
              <w:rPr>
                <w:rFonts w:ascii="맑은 고딕" w:eastAsia="맑은 고딕" w:hAnsi="맑은 고딕" w:cs="맑은 고딕"/>
                <w:sz w:val="18"/>
                <w:szCs w:val="18"/>
              </w:rPr>
              <w:t>봉사 리스트</w:t>
            </w:r>
          </w:p>
        </w:tc>
        <w:tc>
          <w:tcPr>
            <w:tcW w:w="3660" w:type="dxa"/>
            <w:tcBorders>
              <w:top w:val="nil"/>
              <w:left w:val="nil"/>
              <w:bottom w:val="single" w:sz="8" w:space="0" w:color="000000"/>
              <w:right w:val="single" w:sz="8" w:space="0" w:color="000000"/>
            </w:tcBorders>
            <w:tcMar>
              <w:top w:w="100" w:type="dxa"/>
              <w:left w:w="100" w:type="dxa"/>
              <w:bottom w:w="100" w:type="dxa"/>
              <w:right w:w="100" w:type="dxa"/>
            </w:tcMar>
          </w:tcPr>
          <w:p w14:paraId="6E0BC8C0" w14:textId="77777777" w:rsidR="00497855" w:rsidRDefault="00497855" w:rsidP="00497855">
            <w:pPr>
              <w:spacing w:line="360" w:lineRule="auto"/>
              <w:ind w:left="400"/>
              <w:jc w:val="both"/>
              <w:rPr>
                <w:rFonts w:ascii="맑은 고딕" w:eastAsia="맑은 고딕" w:hAnsi="맑은 고딕" w:cs="맑은 고딕"/>
                <w:sz w:val="18"/>
                <w:szCs w:val="18"/>
              </w:rPr>
            </w:pPr>
            <w:r>
              <w:rPr>
                <w:rFonts w:ascii="맑은 고딕" w:eastAsia="맑은 고딕" w:hAnsi="맑은 고딕" w:cs="맑은 고딕"/>
                <w:sz w:val="18"/>
                <w:szCs w:val="18"/>
              </w:rPr>
              <w:t>Helpee가 요청한 봉사내역들을 전송한다.</w:t>
            </w:r>
          </w:p>
        </w:tc>
      </w:tr>
      <w:tr w:rsidR="00497855" w14:paraId="2FE113CD" w14:textId="77777777" w:rsidTr="00497855">
        <w:trPr>
          <w:trHeight w:val="78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595FDB" w14:textId="77777777" w:rsidR="00497855" w:rsidRDefault="00497855" w:rsidP="00497855">
            <w:pPr>
              <w:spacing w:line="360" w:lineRule="auto"/>
              <w:ind w:left="400"/>
              <w:jc w:val="both"/>
              <w:rPr>
                <w:rFonts w:ascii="맑은 고딕" w:eastAsia="맑은 고딕" w:hAnsi="맑은 고딕" w:cs="맑은 고딕"/>
                <w:sz w:val="18"/>
                <w:szCs w:val="18"/>
              </w:rPr>
            </w:pPr>
            <w:r>
              <w:rPr>
                <w:rFonts w:ascii="맑은 고딕" w:eastAsia="맑은 고딕" w:hAnsi="맑은 고딕" w:cs="맑은 고딕"/>
                <w:sz w:val="18"/>
                <w:szCs w:val="18"/>
              </w:rPr>
              <w:t>GET</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2EBF4028" w14:textId="77777777" w:rsidR="00497855" w:rsidRDefault="00497855" w:rsidP="00497855">
            <w:pPr>
              <w:spacing w:line="360" w:lineRule="auto"/>
              <w:ind w:left="400"/>
              <w:jc w:val="both"/>
              <w:rPr>
                <w:rFonts w:ascii="맑은 고딕" w:eastAsia="맑은 고딕" w:hAnsi="맑은 고딕" w:cs="맑은 고딕"/>
                <w:sz w:val="18"/>
                <w:szCs w:val="18"/>
              </w:rPr>
            </w:pPr>
            <w:r>
              <w:rPr>
                <w:rFonts w:ascii="맑은 고딕" w:eastAsia="맑은 고딕" w:hAnsi="맑은 고딕" w:cs="맑은 고딕"/>
                <w:sz w:val="18"/>
                <w:szCs w:val="18"/>
              </w:rPr>
              <w:t>/helper/getVolunteertList</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14:paraId="7A0D1213" w14:textId="77777777" w:rsidR="00497855" w:rsidRDefault="00497855" w:rsidP="00497855">
            <w:pPr>
              <w:spacing w:line="360" w:lineRule="auto"/>
              <w:ind w:left="400"/>
              <w:jc w:val="both"/>
              <w:rPr>
                <w:rFonts w:ascii="맑은 고딕" w:eastAsia="맑은 고딕" w:hAnsi="맑은 고딕" w:cs="맑은 고딕"/>
                <w:sz w:val="18"/>
                <w:szCs w:val="18"/>
              </w:rPr>
            </w:pPr>
            <w:r>
              <w:rPr>
                <w:rFonts w:ascii="맑은 고딕" w:eastAsia="맑은 고딕" w:hAnsi="맑은 고딕" w:cs="맑은 고딕"/>
                <w:sz w:val="18"/>
                <w:szCs w:val="18"/>
              </w:rPr>
              <w:t>봉사 리스트</w:t>
            </w:r>
          </w:p>
        </w:tc>
        <w:tc>
          <w:tcPr>
            <w:tcW w:w="3660" w:type="dxa"/>
            <w:tcBorders>
              <w:top w:val="nil"/>
              <w:left w:val="nil"/>
              <w:bottom w:val="single" w:sz="8" w:space="0" w:color="000000"/>
              <w:right w:val="single" w:sz="8" w:space="0" w:color="000000"/>
            </w:tcBorders>
            <w:tcMar>
              <w:top w:w="100" w:type="dxa"/>
              <w:left w:w="100" w:type="dxa"/>
              <w:bottom w:w="100" w:type="dxa"/>
              <w:right w:w="100" w:type="dxa"/>
            </w:tcMar>
          </w:tcPr>
          <w:p w14:paraId="627B510C" w14:textId="77777777" w:rsidR="00497855" w:rsidRDefault="00497855" w:rsidP="00497855">
            <w:pPr>
              <w:spacing w:line="360" w:lineRule="auto"/>
              <w:ind w:left="400"/>
              <w:jc w:val="both"/>
              <w:rPr>
                <w:rFonts w:ascii="맑은 고딕" w:eastAsia="맑은 고딕" w:hAnsi="맑은 고딕" w:cs="맑은 고딕"/>
                <w:sz w:val="18"/>
                <w:szCs w:val="18"/>
              </w:rPr>
            </w:pPr>
            <w:r>
              <w:rPr>
                <w:rFonts w:ascii="맑은 고딕" w:eastAsia="맑은 고딕" w:hAnsi="맑은 고딕" w:cs="맑은 고딕"/>
                <w:sz w:val="18"/>
                <w:szCs w:val="18"/>
              </w:rPr>
              <w:t>Helper가 앞으로 수행할 봉사내역들을 전송한다.</w:t>
            </w:r>
          </w:p>
        </w:tc>
      </w:tr>
      <w:tr w:rsidR="00497855" w14:paraId="3DB0468C" w14:textId="77777777" w:rsidTr="00497855">
        <w:trPr>
          <w:trHeight w:val="104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C15C2A" w14:textId="77777777" w:rsidR="00497855" w:rsidRDefault="00497855" w:rsidP="00497855">
            <w:pPr>
              <w:spacing w:line="360" w:lineRule="auto"/>
              <w:ind w:left="400"/>
              <w:jc w:val="both"/>
              <w:rPr>
                <w:rFonts w:ascii="맑은 고딕" w:eastAsia="맑은 고딕" w:hAnsi="맑은 고딕" w:cs="맑은 고딕"/>
                <w:sz w:val="18"/>
                <w:szCs w:val="18"/>
              </w:rPr>
            </w:pPr>
            <w:r>
              <w:rPr>
                <w:rFonts w:ascii="맑은 고딕" w:eastAsia="맑은 고딕" w:hAnsi="맑은 고딕" w:cs="맑은 고딕"/>
                <w:sz w:val="18"/>
                <w:szCs w:val="18"/>
              </w:rPr>
              <w:t>GET</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5CF9960A" w14:textId="77777777" w:rsidR="00497855" w:rsidRDefault="00497855" w:rsidP="00497855">
            <w:pPr>
              <w:spacing w:line="360" w:lineRule="auto"/>
              <w:ind w:left="400"/>
              <w:jc w:val="both"/>
              <w:rPr>
                <w:rFonts w:ascii="맑은 고딕" w:eastAsia="맑은 고딕" w:hAnsi="맑은 고딕" w:cs="맑은 고딕"/>
                <w:sz w:val="18"/>
                <w:szCs w:val="18"/>
              </w:rPr>
            </w:pPr>
            <w:r>
              <w:rPr>
                <w:rFonts w:ascii="맑은 고딕" w:eastAsia="맑은 고딕" w:hAnsi="맑은 고딕" w:cs="맑은 고딕"/>
                <w:sz w:val="18"/>
                <w:szCs w:val="18"/>
              </w:rPr>
              <w:t>/getLocation</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14:paraId="6DFDF537" w14:textId="77777777" w:rsidR="00497855" w:rsidRDefault="00497855" w:rsidP="00497855">
            <w:pPr>
              <w:spacing w:line="360" w:lineRule="auto"/>
              <w:ind w:left="400"/>
              <w:jc w:val="both"/>
              <w:rPr>
                <w:rFonts w:ascii="맑은 고딕" w:eastAsia="맑은 고딕" w:hAnsi="맑은 고딕" w:cs="맑은 고딕"/>
                <w:sz w:val="18"/>
                <w:szCs w:val="18"/>
              </w:rPr>
            </w:pPr>
            <w:r>
              <w:rPr>
                <w:rFonts w:ascii="맑은 고딕" w:eastAsia="맑은 고딕" w:hAnsi="맑은 고딕" w:cs="맑은 고딕"/>
                <w:sz w:val="18"/>
                <w:szCs w:val="18"/>
              </w:rPr>
              <w:t>위치 좌표, 주변 봉사처</w:t>
            </w:r>
          </w:p>
        </w:tc>
        <w:tc>
          <w:tcPr>
            <w:tcW w:w="3660" w:type="dxa"/>
            <w:tcBorders>
              <w:top w:val="nil"/>
              <w:left w:val="nil"/>
              <w:bottom w:val="single" w:sz="8" w:space="0" w:color="000000"/>
              <w:right w:val="single" w:sz="8" w:space="0" w:color="000000"/>
            </w:tcBorders>
            <w:tcMar>
              <w:top w:w="100" w:type="dxa"/>
              <w:left w:w="100" w:type="dxa"/>
              <w:bottom w:w="100" w:type="dxa"/>
              <w:right w:w="100" w:type="dxa"/>
            </w:tcMar>
          </w:tcPr>
          <w:p w14:paraId="42B53B49" w14:textId="77777777" w:rsidR="00497855" w:rsidRDefault="00497855" w:rsidP="00497855">
            <w:pPr>
              <w:spacing w:line="360" w:lineRule="auto"/>
              <w:ind w:left="400"/>
              <w:jc w:val="both"/>
              <w:rPr>
                <w:rFonts w:ascii="맑은 고딕" w:eastAsia="맑은 고딕" w:hAnsi="맑은 고딕" w:cs="맑은 고딕"/>
                <w:sz w:val="18"/>
                <w:szCs w:val="18"/>
              </w:rPr>
            </w:pPr>
            <w:r>
              <w:rPr>
                <w:rFonts w:ascii="맑은 고딕" w:eastAsia="맑은 고딕" w:hAnsi="맑은 고딕" w:cs="맑은 고딕"/>
                <w:sz w:val="18"/>
                <w:szCs w:val="18"/>
              </w:rPr>
              <w:t>Helper의 현재 위치와 근처에 있는 주변 봉사처의 위치를 전송한다.</w:t>
            </w:r>
          </w:p>
        </w:tc>
      </w:tr>
      <w:tr w:rsidR="00497855" w14:paraId="02769EB7" w14:textId="77777777" w:rsidTr="00497855">
        <w:trPr>
          <w:trHeight w:val="78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8F3955" w14:textId="77777777" w:rsidR="00497855" w:rsidRDefault="00497855" w:rsidP="00497855">
            <w:pPr>
              <w:spacing w:line="360" w:lineRule="auto"/>
              <w:ind w:left="400"/>
              <w:jc w:val="both"/>
              <w:rPr>
                <w:rFonts w:ascii="맑은 고딕" w:eastAsia="맑은 고딕" w:hAnsi="맑은 고딕" w:cs="맑은 고딕"/>
                <w:sz w:val="18"/>
                <w:szCs w:val="18"/>
              </w:rPr>
            </w:pPr>
            <w:r>
              <w:rPr>
                <w:rFonts w:ascii="맑은 고딕" w:eastAsia="맑은 고딕" w:hAnsi="맑은 고딕" w:cs="맑은 고딕"/>
                <w:sz w:val="18"/>
                <w:szCs w:val="18"/>
              </w:rPr>
              <w:t>GET</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47974EDD" w14:textId="77777777" w:rsidR="00497855" w:rsidRDefault="00497855" w:rsidP="00497855">
            <w:pPr>
              <w:spacing w:line="360" w:lineRule="auto"/>
              <w:ind w:left="400"/>
              <w:jc w:val="both"/>
              <w:rPr>
                <w:rFonts w:ascii="맑은 고딕" w:eastAsia="맑은 고딕" w:hAnsi="맑은 고딕" w:cs="맑은 고딕"/>
                <w:sz w:val="18"/>
                <w:szCs w:val="18"/>
              </w:rPr>
            </w:pPr>
            <w:r>
              <w:rPr>
                <w:rFonts w:ascii="맑은 고딕" w:eastAsia="맑은 고딕" w:hAnsi="맑은 고딕" w:cs="맑은 고딕"/>
                <w:sz w:val="18"/>
                <w:szCs w:val="18"/>
              </w:rPr>
              <w:t>/getWantedVolunteerList</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14:paraId="12B95E16" w14:textId="77777777" w:rsidR="00497855" w:rsidRDefault="00497855" w:rsidP="00497855">
            <w:pPr>
              <w:spacing w:line="360" w:lineRule="auto"/>
              <w:ind w:left="400"/>
              <w:jc w:val="both"/>
              <w:rPr>
                <w:rFonts w:ascii="맑은 고딕" w:eastAsia="맑은 고딕" w:hAnsi="맑은 고딕" w:cs="맑은 고딕"/>
                <w:sz w:val="18"/>
                <w:szCs w:val="18"/>
              </w:rPr>
            </w:pPr>
            <w:r>
              <w:rPr>
                <w:rFonts w:ascii="맑은 고딕" w:eastAsia="맑은 고딕" w:hAnsi="맑은 고딕" w:cs="맑은 고딕"/>
                <w:sz w:val="18"/>
                <w:szCs w:val="18"/>
              </w:rPr>
              <w:t>봉사 리스트</w:t>
            </w:r>
          </w:p>
        </w:tc>
        <w:tc>
          <w:tcPr>
            <w:tcW w:w="3660" w:type="dxa"/>
            <w:tcBorders>
              <w:top w:val="nil"/>
              <w:left w:val="nil"/>
              <w:bottom w:val="single" w:sz="8" w:space="0" w:color="000000"/>
              <w:right w:val="single" w:sz="8" w:space="0" w:color="000000"/>
            </w:tcBorders>
            <w:tcMar>
              <w:top w:w="100" w:type="dxa"/>
              <w:left w:w="100" w:type="dxa"/>
              <w:bottom w:w="100" w:type="dxa"/>
              <w:right w:w="100" w:type="dxa"/>
            </w:tcMar>
          </w:tcPr>
          <w:p w14:paraId="6C5B37C0" w14:textId="77777777" w:rsidR="00497855" w:rsidRDefault="00497855" w:rsidP="00497855">
            <w:pPr>
              <w:spacing w:line="360" w:lineRule="auto"/>
              <w:ind w:left="400"/>
              <w:jc w:val="both"/>
              <w:rPr>
                <w:rFonts w:ascii="맑은 고딕" w:eastAsia="맑은 고딕" w:hAnsi="맑은 고딕" w:cs="맑은 고딕"/>
                <w:sz w:val="18"/>
                <w:szCs w:val="18"/>
              </w:rPr>
            </w:pPr>
            <w:r>
              <w:rPr>
                <w:rFonts w:ascii="맑은 고딕" w:eastAsia="맑은 고딕" w:hAnsi="맑은 고딕" w:cs="맑은 고딕"/>
                <w:sz w:val="18"/>
                <w:szCs w:val="18"/>
              </w:rPr>
              <w:t>사용자의 맞춤검색 조건에 맞는 봉사 리스트를 전송한다.</w:t>
            </w:r>
          </w:p>
        </w:tc>
      </w:tr>
      <w:tr w:rsidR="00497855" w14:paraId="01FD01D4" w14:textId="77777777" w:rsidTr="00497855">
        <w:trPr>
          <w:trHeight w:val="50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BB37D91" w14:textId="77777777" w:rsidR="00497855" w:rsidRDefault="00497855" w:rsidP="00497855">
            <w:pPr>
              <w:spacing w:line="360" w:lineRule="auto"/>
              <w:ind w:left="400"/>
              <w:jc w:val="both"/>
              <w:rPr>
                <w:rFonts w:ascii="맑은 고딕" w:eastAsia="맑은 고딕" w:hAnsi="맑은 고딕" w:cs="맑은 고딕"/>
              </w:rPr>
            </w:pPr>
            <w:r>
              <w:rPr>
                <w:rFonts w:ascii="맑은 고딕" w:eastAsia="맑은 고딕" w:hAnsi="맑은 고딕" w:cs="맑은 고딕"/>
              </w:rPr>
              <w:t>POST</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4FE4E829" w14:textId="77777777" w:rsidR="00497855" w:rsidRDefault="00497855" w:rsidP="00497855">
            <w:pPr>
              <w:spacing w:line="360" w:lineRule="auto"/>
              <w:ind w:left="400"/>
              <w:jc w:val="both"/>
              <w:rPr>
                <w:rFonts w:ascii="맑은 고딕" w:eastAsia="맑은 고딕" w:hAnsi="맑은 고딕" w:cs="맑은 고딕"/>
              </w:rPr>
            </w:pPr>
            <w:r>
              <w:rPr>
                <w:rFonts w:ascii="맑은 고딕" w:eastAsia="맑은 고딕" w:hAnsi="맑은 고딕" w:cs="맑은 고딕"/>
              </w:rPr>
              <w:t>/helper/choiceVolunteer</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14:paraId="1BAB5E7D" w14:textId="77777777" w:rsidR="00497855" w:rsidRDefault="00497855" w:rsidP="00497855">
            <w:pPr>
              <w:spacing w:line="360" w:lineRule="auto"/>
              <w:ind w:left="400"/>
              <w:jc w:val="both"/>
              <w:rPr>
                <w:rFonts w:ascii="맑은 고딕" w:eastAsia="맑은 고딕" w:hAnsi="맑은 고딕" w:cs="맑은 고딕"/>
              </w:rPr>
            </w:pPr>
            <w:r>
              <w:rPr>
                <w:rFonts w:ascii="맑은 고딕" w:eastAsia="맑은 고딕" w:hAnsi="맑은 고딕" w:cs="맑은 고딕"/>
              </w:rPr>
              <w:t>봉사 항목</w:t>
            </w:r>
          </w:p>
        </w:tc>
        <w:tc>
          <w:tcPr>
            <w:tcW w:w="3660" w:type="dxa"/>
            <w:tcBorders>
              <w:top w:val="nil"/>
              <w:left w:val="nil"/>
              <w:bottom w:val="single" w:sz="8" w:space="0" w:color="000000"/>
              <w:right w:val="single" w:sz="8" w:space="0" w:color="000000"/>
            </w:tcBorders>
            <w:tcMar>
              <w:top w:w="100" w:type="dxa"/>
              <w:left w:w="100" w:type="dxa"/>
              <w:bottom w:w="100" w:type="dxa"/>
              <w:right w:w="100" w:type="dxa"/>
            </w:tcMar>
          </w:tcPr>
          <w:p w14:paraId="1854A2FA" w14:textId="77777777" w:rsidR="00497855" w:rsidRDefault="00497855" w:rsidP="00497855">
            <w:pPr>
              <w:spacing w:line="360" w:lineRule="auto"/>
              <w:ind w:left="400"/>
              <w:rPr>
                <w:rFonts w:ascii="맑은 고딕" w:eastAsia="맑은 고딕" w:hAnsi="맑은 고딕" w:cs="맑은 고딕"/>
              </w:rPr>
            </w:pPr>
            <w:r>
              <w:rPr>
                <w:rFonts w:ascii="맑은 고딕" w:eastAsia="맑은 고딕" w:hAnsi="맑은 고딕" w:cs="맑은 고딕"/>
              </w:rPr>
              <w:t>Helper의 봉사 리스트에 봉사항목이(매칭중) 추가되고 Helpee에게 푸시알람을 전송한다. Helper가 선택한 Helpee의 봉사항목을 승인대기로 바꾼다.</w:t>
            </w:r>
          </w:p>
        </w:tc>
      </w:tr>
      <w:tr w:rsidR="00497855" w14:paraId="24AB1BE3" w14:textId="77777777" w:rsidTr="00497855">
        <w:trPr>
          <w:trHeight w:val="50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3BCD8C" w14:textId="77777777" w:rsidR="00497855" w:rsidRDefault="00497855" w:rsidP="00497855">
            <w:pPr>
              <w:spacing w:line="360" w:lineRule="auto"/>
              <w:ind w:left="400"/>
              <w:jc w:val="both"/>
              <w:rPr>
                <w:rFonts w:ascii="맑은 고딕" w:eastAsia="맑은 고딕" w:hAnsi="맑은 고딕" w:cs="맑은 고딕"/>
              </w:rPr>
            </w:pPr>
            <w:r>
              <w:rPr>
                <w:rFonts w:ascii="맑은 고딕" w:eastAsia="맑은 고딕" w:hAnsi="맑은 고딕" w:cs="맑은 고딕"/>
              </w:rPr>
              <w:t>POST</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2B496228" w14:textId="77777777" w:rsidR="00497855" w:rsidRDefault="00497855" w:rsidP="00497855">
            <w:pPr>
              <w:spacing w:line="360" w:lineRule="auto"/>
              <w:ind w:left="400"/>
              <w:jc w:val="both"/>
              <w:rPr>
                <w:rFonts w:ascii="맑은 고딕" w:eastAsia="맑은 고딕" w:hAnsi="맑은 고딕" w:cs="맑은 고딕"/>
              </w:rPr>
            </w:pPr>
            <w:r>
              <w:rPr>
                <w:rFonts w:ascii="맑은 고딕" w:eastAsia="맑은 고딕" w:hAnsi="맑은 고딕" w:cs="맑은 고딕"/>
              </w:rPr>
              <w:t>/helpee/acceptVolunteer</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14:paraId="39477166" w14:textId="77777777" w:rsidR="00497855" w:rsidRDefault="00497855" w:rsidP="00497855">
            <w:pPr>
              <w:spacing w:line="360" w:lineRule="auto"/>
              <w:ind w:left="400"/>
              <w:jc w:val="both"/>
              <w:rPr>
                <w:rFonts w:ascii="맑은 고딕" w:eastAsia="맑은 고딕" w:hAnsi="맑은 고딕" w:cs="맑은 고딕"/>
              </w:rPr>
            </w:pPr>
            <w:r>
              <w:rPr>
                <w:rFonts w:ascii="맑은 고딕" w:eastAsia="맑은 고딕" w:hAnsi="맑은 고딕" w:cs="맑은 고딕"/>
              </w:rPr>
              <w:t xml:space="preserve">봉사 항목 </w:t>
            </w:r>
          </w:p>
        </w:tc>
        <w:tc>
          <w:tcPr>
            <w:tcW w:w="3660" w:type="dxa"/>
            <w:tcBorders>
              <w:top w:val="nil"/>
              <w:left w:val="nil"/>
              <w:bottom w:val="single" w:sz="8" w:space="0" w:color="000000"/>
              <w:right w:val="single" w:sz="8" w:space="0" w:color="000000"/>
            </w:tcBorders>
            <w:tcMar>
              <w:top w:w="100" w:type="dxa"/>
              <w:left w:w="100" w:type="dxa"/>
              <w:bottom w:w="100" w:type="dxa"/>
              <w:right w:w="100" w:type="dxa"/>
            </w:tcMar>
          </w:tcPr>
          <w:p w14:paraId="04D619DE" w14:textId="77777777" w:rsidR="00497855" w:rsidRDefault="00497855" w:rsidP="00497855">
            <w:pPr>
              <w:spacing w:line="360" w:lineRule="auto"/>
              <w:ind w:left="400"/>
              <w:rPr>
                <w:rFonts w:ascii="맑은 고딕" w:eastAsia="맑은 고딕" w:hAnsi="맑은 고딕" w:cs="맑은 고딕"/>
              </w:rPr>
            </w:pPr>
            <w:r>
              <w:rPr>
                <w:rFonts w:ascii="맑은 고딕" w:eastAsia="맑은 고딕" w:hAnsi="맑은 고딕" w:cs="맑은 고딕"/>
              </w:rPr>
              <w:t>Helpee가 승인할 봉사 항목의 상태를 “승인 완료”로 바꾸고 Helper의 봉사 항목 상태도 “매칭 완료”로 바꾼다. Helper에게 푸시알람을 전송한다.</w:t>
            </w:r>
          </w:p>
        </w:tc>
      </w:tr>
      <w:tr w:rsidR="00497855" w14:paraId="2FCC1833" w14:textId="77777777" w:rsidTr="00497855">
        <w:trPr>
          <w:trHeight w:val="50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599CD2" w14:textId="77777777" w:rsidR="00497855" w:rsidRDefault="00497855" w:rsidP="00497855">
            <w:pPr>
              <w:spacing w:line="360" w:lineRule="auto"/>
              <w:ind w:left="400"/>
              <w:jc w:val="both"/>
              <w:rPr>
                <w:rFonts w:ascii="맑은 고딕" w:eastAsia="맑은 고딕" w:hAnsi="맑은 고딕" w:cs="맑은 고딕"/>
              </w:rPr>
            </w:pPr>
            <w:r>
              <w:rPr>
                <w:rFonts w:ascii="맑은 고딕" w:eastAsia="맑은 고딕" w:hAnsi="맑은 고딕" w:cs="맑은 고딕"/>
              </w:rPr>
              <w:lastRenderedPageBreak/>
              <w:t>POST</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2FE1F776" w14:textId="77777777" w:rsidR="00497855" w:rsidRDefault="00497855" w:rsidP="00497855">
            <w:pPr>
              <w:spacing w:line="360" w:lineRule="auto"/>
              <w:ind w:left="400"/>
              <w:jc w:val="both"/>
              <w:rPr>
                <w:rFonts w:ascii="맑은 고딕" w:eastAsia="맑은 고딕" w:hAnsi="맑은 고딕" w:cs="맑은 고딕"/>
              </w:rPr>
            </w:pPr>
            <w:r>
              <w:rPr>
                <w:rFonts w:ascii="맑은 고딕" w:eastAsia="맑은 고딕" w:hAnsi="맑은 고딕" w:cs="맑은 고딕"/>
              </w:rPr>
              <w:t>/helpee/requestVolunteer</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14:paraId="0ADF352C" w14:textId="77777777" w:rsidR="00497855" w:rsidRDefault="00497855" w:rsidP="00497855">
            <w:pPr>
              <w:spacing w:line="360" w:lineRule="auto"/>
              <w:ind w:left="400"/>
              <w:jc w:val="both"/>
              <w:rPr>
                <w:rFonts w:ascii="맑은 고딕" w:eastAsia="맑은 고딕" w:hAnsi="맑은 고딕" w:cs="맑은 고딕"/>
              </w:rPr>
            </w:pPr>
            <w:r>
              <w:rPr>
                <w:rFonts w:ascii="맑은 고딕" w:eastAsia="맑은 고딕" w:hAnsi="맑은 고딕" w:cs="맑은 고딕"/>
              </w:rPr>
              <w:t xml:space="preserve"> 봉사 항목</w:t>
            </w:r>
          </w:p>
        </w:tc>
        <w:tc>
          <w:tcPr>
            <w:tcW w:w="3660" w:type="dxa"/>
            <w:tcBorders>
              <w:top w:val="nil"/>
              <w:left w:val="nil"/>
              <w:bottom w:val="single" w:sz="8" w:space="0" w:color="000000"/>
              <w:right w:val="single" w:sz="8" w:space="0" w:color="000000"/>
            </w:tcBorders>
            <w:tcMar>
              <w:top w:w="100" w:type="dxa"/>
              <w:left w:w="100" w:type="dxa"/>
              <w:bottom w:w="100" w:type="dxa"/>
              <w:right w:w="100" w:type="dxa"/>
            </w:tcMar>
          </w:tcPr>
          <w:p w14:paraId="3007A184" w14:textId="77777777" w:rsidR="00497855" w:rsidRDefault="00497855" w:rsidP="00497855">
            <w:pPr>
              <w:spacing w:line="360" w:lineRule="auto"/>
              <w:ind w:left="400"/>
              <w:rPr>
                <w:rFonts w:ascii="맑은 고딕" w:eastAsia="맑은 고딕" w:hAnsi="맑은 고딕" w:cs="맑은 고딕"/>
              </w:rPr>
            </w:pPr>
            <w:r>
              <w:rPr>
                <w:rFonts w:ascii="맑은 고딕" w:eastAsia="맑은 고딕" w:hAnsi="맑은 고딕" w:cs="맑은 고딕"/>
              </w:rPr>
              <w:t xml:space="preserve"> Helpee의 봉사 리스트에 봉사항목(승인대기중)이 추가 되고 Helper에게 푸시알람을 전송한다. </w:t>
            </w:r>
          </w:p>
        </w:tc>
      </w:tr>
      <w:tr w:rsidR="00497855" w14:paraId="19C48B2D" w14:textId="77777777" w:rsidTr="00497855">
        <w:trPr>
          <w:trHeight w:val="50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C92ECC" w14:textId="77777777" w:rsidR="00497855" w:rsidRDefault="00497855" w:rsidP="00497855">
            <w:pPr>
              <w:spacing w:line="360" w:lineRule="auto"/>
              <w:ind w:left="400"/>
              <w:jc w:val="both"/>
              <w:rPr>
                <w:rFonts w:ascii="맑은 고딕" w:eastAsia="맑은 고딕" w:hAnsi="맑은 고딕" w:cs="맑은 고딕"/>
              </w:rPr>
            </w:pPr>
            <w:r>
              <w:rPr>
                <w:rFonts w:ascii="맑은 고딕" w:eastAsia="맑은 고딕" w:hAnsi="맑은 고딕" w:cs="맑은 고딕"/>
              </w:rPr>
              <w:t>GET</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181532E3" w14:textId="77777777" w:rsidR="00497855" w:rsidRDefault="00497855" w:rsidP="00497855">
            <w:pPr>
              <w:spacing w:line="360" w:lineRule="auto"/>
              <w:ind w:left="400"/>
              <w:jc w:val="both"/>
              <w:rPr>
                <w:rFonts w:ascii="맑은 고딕" w:eastAsia="맑은 고딕" w:hAnsi="맑은 고딕" w:cs="맑은 고딕"/>
              </w:rPr>
            </w:pPr>
            <w:r>
              <w:rPr>
                <w:rFonts w:ascii="맑은 고딕" w:eastAsia="맑은 고딕" w:hAnsi="맑은 고딕" w:cs="맑은 고딕"/>
              </w:rPr>
              <w:t xml:space="preserve">/helper/getCompleteList </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14:paraId="004DDBBA" w14:textId="77777777" w:rsidR="00497855" w:rsidRDefault="00497855" w:rsidP="00497855">
            <w:pPr>
              <w:spacing w:line="360" w:lineRule="auto"/>
              <w:ind w:left="400"/>
              <w:jc w:val="both"/>
              <w:rPr>
                <w:rFonts w:ascii="맑은 고딕" w:eastAsia="맑은 고딕" w:hAnsi="맑은 고딕" w:cs="맑은 고딕"/>
              </w:rPr>
            </w:pPr>
            <w:r>
              <w:rPr>
                <w:rFonts w:ascii="맑은 고딕" w:eastAsia="맑은 고딕" w:hAnsi="맑은 고딕" w:cs="맑은 고딕"/>
              </w:rPr>
              <w:t xml:space="preserve"> 봉사 리스트</w:t>
            </w:r>
          </w:p>
        </w:tc>
        <w:tc>
          <w:tcPr>
            <w:tcW w:w="3660" w:type="dxa"/>
            <w:tcBorders>
              <w:top w:val="nil"/>
              <w:left w:val="nil"/>
              <w:bottom w:val="single" w:sz="8" w:space="0" w:color="000000"/>
              <w:right w:val="single" w:sz="8" w:space="0" w:color="000000"/>
            </w:tcBorders>
            <w:tcMar>
              <w:top w:w="100" w:type="dxa"/>
              <w:left w:w="100" w:type="dxa"/>
              <w:bottom w:w="100" w:type="dxa"/>
              <w:right w:w="100" w:type="dxa"/>
            </w:tcMar>
          </w:tcPr>
          <w:p w14:paraId="45F316F5" w14:textId="77777777" w:rsidR="00497855" w:rsidRDefault="00497855" w:rsidP="00497855">
            <w:pPr>
              <w:spacing w:line="360" w:lineRule="auto"/>
              <w:ind w:left="400"/>
              <w:rPr>
                <w:rFonts w:ascii="맑은 고딕" w:eastAsia="맑은 고딕" w:hAnsi="맑은 고딕" w:cs="맑은 고딕"/>
              </w:rPr>
            </w:pPr>
            <w:r>
              <w:rPr>
                <w:rFonts w:ascii="맑은 고딕" w:eastAsia="맑은 고딕" w:hAnsi="맑은 고딕" w:cs="맑은 고딕"/>
              </w:rPr>
              <w:t xml:space="preserve"> Helper가 현재까지 수행 완료한 봉사 내역들을 전송한다.</w:t>
            </w:r>
          </w:p>
        </w:tc>
      </w:tr>
      <w:tr w:rsidR="00497855" w14:paraId="1D198B68" w14:textId="77777777" w:rsidTr="00497855">
        <w:trPr>
          <w:trHeight w:val="50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1BFADE" w14:textId="77777777" w:rsidR="00497855" w:rsidRDefault="00497855" w:rsidP="00497855">
            <w:pPr>
              <w:spacing w:line="360" w:lineRule="auto"/>
              <w:ind w:left="400"/>
              <w:jc w:val="both"/>
              <w:rPr>
                <w:rFonts w:ascii="맑은 고딕" w:eastAsia="맑은 고딕" w:hAnsi="맑은 고딕" w:cs="맑은 고딕"/>
              </w:rPr>
            </w:pPr>
            <w:r>
              <w:rPr>
                <w:rFonts w:ascii="맑은 고딕" w:eastAsia="맑은 고딕" w:hAnsi="맑은 고딕" w:cs="맑은 고딕"/>
              </w:rPr>
              <w:t>POST</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6073CEFE" w14:textId="77777777" w:rsidR="00497855" w:rsidRDefault="00497855" w:rsidP="00497855">
            <w:pPr>
              <w:spacing w:line="360" w:lineRule="auto"/>
              <w:ind w:left="400"/>
              <w:jc w:val="both"/>
              <w:rPr>
                <w:rFonts w:ascii="맑은 고딕" w:eastAsia="맑은 고딕" w:hAnsi="맑은 고딕" w:cs="맑은 고딕"/>
              </w:rPr>
            </w:pPr>
            <w:r>
              <w:rPr>
                <w:rFonts w:ascii="맑은 고딕" w:eastAsia="맑은 고딕" w:hAnsi="맑은 고딕" w:cs="맑은 고딕"/>
              </w:rPr>
              <w:t>/helper/survey</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14:paraId="55D8D6E4" w14:textId="77777777" w:rsidR="00497855" w:rsidRDefault="00497855" w:rsidP="00497855">
            <w:pPr>
              <w:spacing w:line="360" w:lineRule="auto"/>
              <w:ind w:left="400"/>
              <w:jc w:val="both"/>
              <w:rPr>
                <w:rFonts w:ascii="맑은 고딕" w:eastAsia="맑은 고딕" w:hAnsi="맑은 고딕" w:cs="맑은 고딕"/>
              </w:rPr>
            </w:pPr>
            <w:r>
              <w:rPr>
                <w:rFonts w:ascii="맑은 고딕" w:eastAsia="맑은 고딕" w:hAnsi="맑은 고딕" w:cs="맑은 고딕"/>
              </w:rPr>
              <w:t>Feedback 리스트</w:t>
            </w:r>
          </w:p>
        </w:tc>
        <w:tc>
          <w:tcPr>
            <w:tcW w:w="3660" w:type="dxa"/>
            <w:tcBorders>
              <w:top w:val="nil"/>
              <w:left w:val="nil"/>
              <w:bottom w:val="single" w:sz="8" w:space="0" w:color="000000"/>
              <w:right w:val="single" w:sz="8" w:space="0" w:color="000000"/>
            </w:tcBorders>
            <w:tcMar>
              <w:top w:w="100" w:type="dxa"/>
              <w:left w:w="100" w:type="dxa"/>
              <w:bottom w:w="100" w:type="dxa"/>
              <w:right w:w="100" w:type="dxa"/>
            </w:tcMar>
          </w:tcPr>
          <w:p w14:paraId="7AB8C2E4" w14:textId="77777777" w:rsidR="00497855" w:rsidRDefault="00497855" w:rsidP="00497855">
            <w:pPr>
              <w:spacing w:line="360" w:lineRule="auto"/>
              <w:ind w:left="400"/>
              <w:rPr>
                <w:rFonts w:ascii="맑은 고딕" w:eastAsia="맑은 고딕" w:hAnsi="맑은 고딕" w:cs="맑은 고딕"/>
              </w:rPr>
            </w:pPr>
            <w:r>
              <w:rPr>
                <w:rFonts w:ascii="맑은 고딕" w:eastAsia="맑은 고딕" w:hAnsi="맑은 고딕" w:cs="맑은 고딕"/>
              </w:rPr>
              <w:t xml:space="preserve"> Helpee의 태도를 평가한 feedback 리스트 저장</w:t>
            </w:r>
          </w:p>
        </w:tc>
      </w:tr>
      <w:tr w:rsidR="00497855" w14:paraId="24BF12C7" w14:textId="77777777" w:rsidTr="00497855">
        <w:trPr>
          <w:trHeight w:val="50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05E1E1" w14:textId="77777777" w:rsidR="00497855" w:rsidRDefault="00497855" w:rsidP="00497855">
            <w:pPr>
              <w:spacing w:line="360" w:lineRule="auto"/>
              <w:ind w:left="400"/>
              <w:jc w:val="both"/>
              <w:rPr>
                <w:rFonts w:ascii="맑은 고딕" w:eastAsia="맑은 고딕" w:hAnsi="맑은 고딕" w:cs="맑은 고딕"/>
              </w:rPr>
            </w:pPr>
            <w:r>
              <w:rPr>
                <w:rFonts w:ascii="맑은 고딕" w:eastAsia="맑은 고딕" w:hAnsi="맑은 고딕" w:cs="맑은 고딕"/>
              </w:rPr>
              <w:t>POST</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14B7716C" w14:textId="77777777" w:rsidR="00497855" w:rsidRDefault="00497855" w:rsidP="00497855">
            <w:pPr>
              <w:spacing w:line="360" w:lineRule="auto"/>
              <w:ind w:left="400"/>
              <w:jc w:val="both"/>
              <w:rPr>
                <w:rFonts w:ascii="맑은 고딕" w:eastAsia="맑은 고딕" w:hAnsi="맑은 고딕" w:cs="맑은 고딕"/>
              </w:rPr>
            </w:pPr>
            <w:r>
              <w:rPr>
                <w:rFonts w:ascii="맑은 고딕" w:eastAsia="맑은 고딕" w:hAnsi="맑은 고딕" w:cs="맑은 고딕"/>
              </w:rPr>
              <w:t>/helpee/survey</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14:paraId="5C86F94D" w14:textId="77777777" w:rsidR="00497855" w:rsidRDefault="00497855" w:rsidP="00497855">
            <w:pPr>
              <w:spacing w:line="360" w:lineRule="auto"/>
              <w:ind w:left="400"/>
              <w:jc w:val="both"/>
              <w:rPr>
                <w:rFonts w:ascii="맑은 고딕" w:eastAsia="맑은 고딕" w:hAnsi="맑은 고딕" w:cs="맑은 고딕"/>
              </w:rPr>
            </w:pPr>
            <w:r>
              <w:rPr>
                <w:rFonts w:ascii="맑은 고딕" w:eastAsia="맑은 고딕" w:hAnsi="맑은 고딕" w:cs="맑은 고딕"/>
              </w:rPr>
              <w:t>Feedback 리스트</w:t>
            </w:r>
          </w:p>
        </w:tc>
        <w:tc>
          <w:tcPr>
            <w:tcW w:w="3660" w:type="dxa"/>
            <w:tcBorders>
              <w:top w:val="nil"/>
              <w:left w:val="nil"/>
              <w:bottom w:val="single" w:sz="8" w:space="0" w:color="000000"/>
              <w:right w:val="single" w:sz="8" w:space="0" w:color="000000"/>
            </w:tcBorders>
            <w:tcMar>
              <w:top w:w="100" w:type="dxa"/>
              <w:left w:w="100" w:type="dxa"/>
              <w:bottom w:w="100" w:type="dxa"/>
              <w:right w:w="100" w:type="dxa"/>
            </w:tcMar>
          </w:tcPr>
          <w:p w14:paraId="4116DA3C" w14:textId="77777777" w:rsidR="00497855" w:rsidRDefault="00497855" w:rsidP="00497855">
            <w:pPr>
              <w:spacing w:line="360" w:lineRule="auto"/>
              <w:ind w:left="400"/>
              <w:rPr>
                <w:rFonts w:ascii="맑은 고딕" w:eastAsia="맑은 고딕" w:hAnsi="맑은 고딕" w:cs="맑은 고딕"/>
              </w:rPr>
            </w:pPr>
            <w:r>
              <w:rPr>
                <w:rFonts w:ascii="맑은 고딕" w:eastAsia="맑은 고딕" w:hAnsi="맑은 고딕" w:cs="맑은 고딕"/>
              </w:rPr>
              <w:t xml:space="preserve"> Helper의 태도를 평가한 feedback 리스트 저장</w:t>
            </w:r>
          </w:p>
        </w:tc>
      </w:tr>
      <w:tr w:rsidR="00497855" w14:paraId="1DD17792" w14:textId="77777777" w:rsidTr="00497855">
        <w:trPr>
          <w:trHeight w:val="50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40341C" w14:textId="77777777" w:rsidR="00497855" w:rsidRDefault="00497855" w:rsidP="00497855">
            <w:pPr>
              <w:spacing w:line="360" w:lineRule="auto"/>
              <w:ind w:left="400"/>
              <w:jc w:val="both"/>
              <w:rPr>
                <w:rFonts w:ascii="맑은 고딕" w:eastAsia="맑은 고딕" w:hAnsi="맑은 고딕" w:cs="맑은 고딕"/>
              </w:rPr>
            </w:pPr>
            <w:r>
              <w:rPr>
                <w:rFonts w:ascii="맑은 고딕" w:eastAsia="맑은 고딕" w:hAnsi="맑은 고딕" w:cs="맑은 고딕"/>
              </w:rPr>
              <w:t>GET</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271BEB84" w14:textId="77777777" w:rsidR="00497855" w:rsidRDefault="00497855" w:rsidP="00497855">
            <w:pPr>
              <w:spacing w:line="360" w:lineRule="auto"/>
              <w:ind w:left="400"/>
              <w:jc w:val="both"/>
              <w:rPr>
                <w:rFonts w:ascii="맑은 고딕" w:eastAsia="맑은 고딕" w:hAnsi="맑은 고딕" w:cs="맑은 고딕"/>
              </w:rPr>
            </w:pPr>
            <w:r>
              <w:rPr>
                <w:rFonts w:ascii="맑은 고딕" w:eastAsia="맑은 고딕" w:hAnsi="맑은 고딕" w:cs="맑은 고딕"/>
              </w:rPr>
              <w:t>/admin/getUserList</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14:paraId="7526FC85" w14:textId="77777777" w:rsidR="00497855" w:rsidRDefault="00497855" w:rsidP="00497855">
            <w:pPr>
              <w:spacing w:line="360" w:lineRule="auto"/>
              <w:ind w:left="400"/>
              <w:jc w:val="both"/>
              <w:rPr>
                <w:rFonts w:ascii="맑은 고딕" w:eastAsia="맑은 고딕" w:hAnsi="맑은 고딕" w:cs="맑은 고딕"/>
              </w:rPr>
            </w:pPr>
            <w:r>
              <w:rPr>
                <w:rFonts w:ascii="맑은 고딕" w:eastAsia="맑은 고딕" w:hAnsi="맑은 고딕" w:cs="맑은 고딕"/>
              </w:rPr>
              <w:t xml:space="preserve">회원 정보 </w:t>
            </w:r>
          </w:p>
        </w:tc>
        <w:tc>
          <w:tcPr>
            <w:tcW w:w="3660" w:type="dxa"/>
            <w:tcBorders>
              <w:top w:val="nil"/>
              <w:left w:val="nil"/>
              <w:bottom w:val="single" w:sz="8" w:space="0" w:color="000000"/>
              <w:right w:val="single" w:sz="8" w:space="0" w:color="000000"/>
            </w:tcBorders>
            <w:tcMar>
              <w:top w:w="100" w:type="dxa"/>
              <w:left w:w="100" w:type="dxa"/>
              <w:bottom w:w="100" w:type="dxa"/>
              <w:right w:w="100" w:type="dxa"/>
            </w:tcMar>
          </w:tcPr>
          <w:p w14:paraId="73B264C9" w14:textId="77777777" w:rsidR="00497855" w:rsidRDefault="00497855" w:rsidP="00497855">
            <w:pPr>
              <w:spacing w:line="360" w:lineRule="auto"/>
              <w:ind w:left="400"/>
              <w:rPr>
                <w:rFonts w:ascii="맑은 고딕" w:eastAsia="맑은 고딕" w:hAnsi="맑은 고딕" w:cs="맑은 고딕"/>
              </w:rPr>
            </w:pPr>
            <w:r>
              <w:rPr>
                <w:rFonts w:ascii="맑은 고딕" w:eastAsia="맑은 고딕" w:hAnsi="맑은 고딕" w:cs="맑은 고딕"/>
              </w:rPr>
              <w:t>회원정보를 전송한다.</w:t>
            </w:r>
          </w:p>
        </w:tc>
      </w:tr>
      <w:tr w:rsidR="00497855" w14:paraId="006E5C97" w14:textId="77777777" w:rsidTr="00497855">
        <w:trPr>
          <w:trHeight w:val="50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E4DBF5" w14:textId="77777777" w:rsidR="00497855" w:rsidRDefault="00497855" w:rsidP="00497855">
            <w:pPr>
              <w:spacing w:line="360" w:lineRule="auto"/>
              <w:ind w:left="400"/>
              <w:jc w:val="both"/>
              <w:rPr>
                <w:rFonts w:ascii="맑은 고딕" w:eastAsia="맑은 고딕" w:hAnsi="맑은 고딕" w:cs="맑은 고딕"/>
              </w:rPr>
            </w:pPr>
            <w:r>
              <w:rPr>
                <w:rFonts w:ascii="맑은 고딕" w:eastAsia="맑은 고딕" w:hAnsi="맑은 고딕" w:cs="맑은 고딕"/>
              </w:rPr>
              <w:t>GET</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71D6F727" w14:textId="77777777" w:rsidR="00497855" w:rsidRDefault="00497855" w:rsidP="00497855">
            <w:pPr>
              <w:spacing w:line="360" w:lineRule="auto"/>
              <w:ind w:left="400"/>
              <w:jc w:val="both"/>
              <w:rPr>
                <w:rFonts w:ascii="맑은 고딕" w:eastAsia="맑은 고딕" w:hAnsi="맑은 고딕" w:cs="맑은 고딕"/>
              </w:rPr>
            </w:pPr>
            <w:r>
              <w:rPr>
                <w:rFonts w:ascii="맑은 고딕" w:eastAsia="맑은 고딕" w:hAnsi="맑은 고딕" w:cs="맑은 고딕"/>
              </w:rPr>
              <w:t>/admin/getDoneVolunteerList</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14:paraId="5ED4995D" w14:textId="77777777" w:rsidR="00497855" w:rsidRDefault="00497855" w:rsidP="00497855">
            <w:pPr>
              <w:spacing w:line="360" w:lineRule="auto"/>
              <w:ind w:left="400"/>
              <w:jc w:val="both"/>
              <w:rPr>
                <w:rFonts w:ascii="맑은 고딕" w:eastAsia="맑은 고딕" w:hAnsi="맑은 고딕" w:cs="맑은 고딕"/>
              </w:rPr>
            </w:pPr>
            <w:r>
              <w:rPr>
                <w:rFonts w:ascii="맑은 고딕" w:eastAsia="맑은 고딕" w:hAnsi="맑은 고딕" w:cs="맑은 고딕"/>
              </w:rPr>
              <w:t>봉사 리스트</w:t>
            </w:r>
          </w:p>
        </w:tc>
        <w:tc>
          <w:tcPr>
            <w:tcW w:w="3660" w:type="dxa"/>
            <w:tcBorders>
              <w:top w:val="nil"/>
              <w:left w:val="nil"/>
              <w:bottom w:val="single" w:sz="8" w:space="0" w:color="000000"/>
              <w:right w:val="single" w:sz="8" w:space="0" w:color="000000"/>
            </w:tcBorders>
            <w:tcMar>
              <w:top w:w="100" w:type="dxa"/>
              <w:left w:w="100" w:type="dxa"/>
              <w:bottom w:w="100" w:type="dxa"/>
              <w:right w:w="100" w:type="dxa"/>
            </w:tcMar>
          </w:tcPr>
          <w:p w14:paraId="1D0C6AEA" w14:textId="77777777" w:rsidR="00497855" w:rsidRDefault="00497855" w:rsidP="00497855">
            <w:pPr>
              <w:spacing w:line="360" w:lineRule="auto"/>
              <w:ind w:left="400"/>
              <w:rPr>
                <w:rFonts w:ascii="맑은 고딕" w:eastAsia="맑은 고딕" w:hAnsi="맑은 고딕" w:cs="맑은 고딕"/>
              </w:rPr>
            </w:pPr>
            <w:r>
              <w:rPr>
                <w:rFonts w:ascii="맑은 고딕" w:eastAsia="맑은 고딕" w:hAnsi="맑은 고딕" w:cs="맑은 고딕"/>
              </w:rPr>
              <w:t>이제까지 완료된 봉사 내역을 전송한다.</w:t>
            </w:r>
          </w:p>
        </w:tc>
      </w:tr>
      <w:tr w:rsidR="00497855" w14:paraId="308DDD6B" w14:textId="77777777" w:rsidTr="00497855">
        <w:trPr>
          <w:trHeight w:val="50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E2CE92" w14:textId="77777777" w:rsidR="00497855" w:rsidRDefault="00497855" w:rsidP="00497855">
            <w:pPr>
              <w:spacing w:line="360" w:lineRule="auto"/>
              <w:ind w:left="400"/>
              <w:jc w:val="both"/>
              <w:rPr>
                <w:rFonts w:ascii="맑은 고딕" w:eastAsia="맑은 고딕" w:hAnsi="맑은 고딕" w:cs="맑은 고딕"/>
              </w:rPr>
            </w:pPr>
            <w:r>
              <w:rPr>
                <w:rFonts w:ascii="맑은 고딕" w:eastAsia="맑은 고딕" w:hAnsi="맑은 고딕" w:cs="맑은 고딕"/>
              </w:rPr>
              <w:t>POST</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2C1B75FB" w14:textId="77777777" w:rsidR="00497855" w:rsidRDefault="00497855" w:rsidP="00497855">
            <w:pPr>
              <w:spacing w:line="360" w:lineRule="auto"/>
              <w:ind w:left="400"/>
              <w:jc w:val="both"/>
              <w:rPr>
                <w:rFonts w:ascii="맑은 고딕" w:eastAsia="맑은 고딕" w:hAnsi="맑은 고딕" w:cs="맑은 고딕"/>
              </w:rPr>
            </w:pPr>
            <w:r>
              <w:rPr>
                <w:rFonts w:ascii="맑은 고딕" w:eastAsia="맑은 고딕" w:hAnsi="맑은 고딕" w:cs="맑은 고딕"/>
              </w:rPr>
              <w:t>/admin/dropoutUser</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14:paraId="3489F357" w14:textId="77777777" w:rsidR="00497855" w:rsidRDefault="00497855" w:rsidP="00497855">
            <w:pPr>
              <w:spacing w:line="360" w:lineRule="auto"/>
              <w:ind w:left="400"/>
              <w:jc w:val="both"/>
              <w:rPr>
                <w:rFonts w:ascii="맑은 고딕" w:eastAsia="맑은 고딕" w:hAnsi="맑은 고딕" w:cs="맑은 고딕"/>
              </w:rPr>
            </w:pPr>
            <w:r>
              <w:rPr>
                <w:rFonts w:ascii="맑은 고딕" w:eastAsia="맑은 고딕" w:hAnsi="맑은 고딕" w:cs="맑은 고딕"/>
              </w:rPr>
              <w:t>회원</w:t>
            </w:r>
          </w:p>
        </w:tc>
        <w:tc>
          <w:tcPr>
            <w:tcW w:w="3660" w:type="dxa"/>
            <w:tcBorders>
              <w:top w:val="nil"/>
              <w:left w:val="nil"/>
              <w:bottom w:val="single" w:sz="8" w:space="0" w:color="000000"/>
              <w:right w:val="single" w:sz="8" w:space="0" w:color="000000"/>
            </w:tcBorders>
            <w:tcMar>
              <w:top w:w="100" w:type="dxa"/>
              <w:left w:w="100" w:type="dxa"/>
              <w:bottom w:w="100" w:type="dxa"/>
              <w:right w:w="100" w:type="dxa"/>
            </w:tcMar>
          </w:tcPr>
          <w:p w14:paraId="2B4927F0" w14:textId="77777777" w:rsidR="00497855" w:rsidRDefault="00497855" w:rsidP="00497855">
            <w:pPr>
              <w:spacing w:line="360" w:lineRule="auto"/>
              <w:ind w:left="400"/>
              <w:rPr>
                <w:rFonts w:ascii="맑은 고딕" w:eastAsia="맑은 고딕" w:hAnsi="맑은 고딕" w:cs="맑은 고딕"/>
              </w:rPr>
            </w:pPr>
            <w:r>
              <w:rPr>
                <w:rFonts w:ascii="맑은 고딕" w:eastAsia="맑은 고딕" w:hAnsi="맑은 고딕" w:cs="맑은 고딕"/>
              </w:rPr>
              <w:t>사용자를 시스템 상에서 삭제시킨다.</w:t>
            </w:r>
          </w:p>
        </w:tc>
      </w:tr>
      <w:tr w:rsidR="00497855" w14:paraId="59A09CE4" w14:textId="77777777" w:rsidTr="00497855">
        <w:trPr>
          <w:trHeight w:val="50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D742F0B" w14:textId="77777777" w:rsidR="00497855" w:rsidRDefault="00497855" w:rsidP="00497855">
            <w:pPr>
              <w:spacing w:line="360" w:lineRule="auto"/>
              <w:ind w:left="400"/>
              <w:jc w:val="both"/>
              <w:rPr>
                <w:rFonts w:ascii="맑은 고딕" w:eastAsia="맑은 고딕" w:hAnsi="맑은 고딕" w:cs="맑은 고딕"/>
              </w:rPr>
            </w:pPr>
            <w:r>
              <w:rPr>
                <w:rFonts w:ascii="맑은 고딕" w:eastAsia="맑은 고딕" w:hAnsi="맑은 고딕" w:cs="맑은 고딕"/>
              </w:rPr>
              <w:t>GET</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7D3DA108" w14:textId="77777777" w:rsidR="00497855" w:rsidRDefault="00497855" w:rsidP="00497855">
            <w:pPr>
              <w:spacing w:line="360" w:lineRule="auto"/>
              <w:ind w:left="400"/>
              <w:jc w:val="both"/>
              <w:rPr>
                <w:rFonts w:ascii="맑은 고딕" w:eastAsia="맑은 고딕" w:hAnsi="맑은 고딕" w:cs="맑은 고딕"/>
              </w:rPr>
            </w:pPr>
            <w:r>
              <w:rPr>
                <w:rFonts w:ascii="맑은 고딕" w:eastAsia="맑은 고딕" w:hAnsi="맑은 고딕" w:cs="맑은 고딕"/>
              </w:rPr>
              <w:t>/helper/getUserAuthenNum</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14:paraId="4057A4F2" w14:textId="77777777" w:rsidR="00497855" w:rsidRDefault="00497855" w:rsidP="00497855">
            <w:pPr>
              <w:spacing w:line="360" w:lineRule="auto"/>
              <w:ind w:left="400"/>
              <w:rPr>
                <w:rFonts w:ascii="맑은 고딕" w:eastAsia="맑은 고딕" w:hAnsi="맑은 고딕" w:cs="맑은 고딕"/>
              </w:rPr>
            </w:pPr>
            <w:r>
              <w:rPr>
                <w:rFonts w:ascii="맑은 고딕" w:eastAsia="맑은 고딕" w:hAnsi="맑은 고딕" w:cs="맑은 고딕"/>
              </w:rPr>
              <w:t>Helper 회원의 인증번호</w:t>
            </w:r>
          </w:p>
        </w:tc>
        <w:tc>
          <w:tcPr>
            <w:tcW w:w="3660" w:type="dxa"/>
            <w:tcBorders>
              <w:top w:val="nil"/>
              <w:left w:val="nil"/>
              <w:bottom w:val="single" w:sz="8" w:space="0" w:color="000000"/>
              <w:right w:val="single" w:sz="8" w:space="0" w:color="000000"/>
            </w:tcBorders>
            <w:tcMar>
              <w:top w:w="100" w:type="dxa"/>
              <w:left w:w="100" w:type="dxa"/>
              <w:bottom w:w="100" w:type="dxa"/>
              <w:right w:w="100" w:type="dxa"/>
            </w:tcMar>
          </w:tcPr>
          <w:p w14:paraId="7D5FA742" w14:textId="77777777" w:rsidR="00497855" w:rsidRDefault="00497855" w:rsidP="00497855">
            <w:pPr>
              <w:spacing w:line="360" w:lineRule="auto"/>
              <w:ind w:left="400"/>
              <w:rPr>
                <w:rFonts w:ascii="맑은 고딕" w:eastAsia="맑은 고딕" w:hAnsi="맑은 고딕" w:cs="맑은 고딕"/>
              </w:rPr>
            </w:pPr>
            <w:r>
              <w:rPr>
                <w:rFonts w:ascii="맑은 고딕" w:eastAsia="맑은 고딕" w:hAnsi="맑은 고딕" w:cs="맑은 고딕"/>
              </w:rPr>
              <w:t>회원의 인증번호를 전송한다.</w:t>
            </w:r>
          </w:p>
        </w:tc>
      </w:tr>
      <w:tr w:rsidR="00497855" w14:paraId="11384582" w14:textId="77777777" w:rsidTr="00497855">
        <w:trPr>
          <w:trHeight w:val="50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AFB1DF" w14:textId="77777777" w:rsidR="00497855" w:rsidRDefault="00497855" w:rsidP="00497855">
            <w:pPr>
              <w:spacing w:line="360" w:lineRule="auto"/>
              <w:ind w:left="400"/>
              <w:jc w:val="both"/>
              <w:rPr>
                <w:rFonts w:ascii="맑은 고딕" w:eastAsia="맑은 고딕" w:hAnsi="맑은 고딕" w:cs="맑은 고딕"/>
              </w:rPr>
            </w:pPr>
            <w:r>
              <w:rPr>
                <w:rFonts w:ascii="맑은 고딕" w:eastAsia="맑은 고딕" w:hAnsi="맑은 고딕" w:cs="맑은 고딕"/>
              </w:rPr>
              <w:t>GET</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4C475FB9" w14:textId="77777777" w:rsidR="00497855" w:rsidRDefault="00497855" w:rsidP="00497855">
            <w:pPr>
              <w:spacing w:line="360" w:lineRule="auto"/>
              <w:ind w:left="400"/>
              <w:jc w:val="both"/>
              <w:rPr>
                <w:rFonts w:ascii="맑은 고딕" w:eastAsia="맑은 고딕" w:hAnsi="맑은 고딕" w:cs="맑은 고딕"/>
              </w:rPr>
            </w:pPr>
            <w:r>
              <w:rPr>
                <w:rFonts w:ascii="맑은 고딕" w:eastAsia="맑은 고딕" w:hAnsi="맑은 고딕" w:cs="맑은 고딕"/>
              </w:rPr>
              <w:t>/helpee/getUserAuthenNum</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14:paraId="69302063" w14:textId="77777777" w:rsidR="00497855" w:rsidRDefault="00497855" w:rsidP="00497855">
            <w:pPr>
              <w:spacing w:line="360" w:lineRule="auto"/>
              <w:ind w:left="400"/>
              <w:rPr>
                <w:rFonts w:ascii="맑은 고딕" w:eastAsia="맑은 고딕" w:hAnsi="맑은 고딕" w:cs="맑은 고딕"/>
              </w:rPr>
            </w:pPr>
            <w:r>
              <w:rPr>
                <w:rFonts w:ascii="맑은 고딕" w:eastAsia="맑은 고딕" w:hAnsi="맑은 고딕" w:cs="맑은 고딕"/>
              </w:rPr>
              <w:t>Helpee 회원의 인증번호</w:t>
            </w:r>
          </w:p>
        </w:tc>
        <w:tc>
          <w:tcPr>
            <w:tcW w:w="3660" w:type="dxa"/>
            <w:tcBorders>
              <w:top w:val="nil"/>
              <w:left w:val="nil"/>
              <w:bottom w:val="single" w:sz="8" w:space="0" w:color="000000"/>
              <w:right w:val="single" w:sz="8" w:space="0" w:color="000000"/>
            </w:tcBorders>
            <w:tcMar>
              <w:top w:w="100" w:type="dxa"/>
              <w:left w:w="100" w:type="dxa"/>
              <w:bottom w:w="100" w:type="dxa"/>
              <w:right w:w="100" w:type="dxa"/>
            </w:tcMar>
          </w:tcPr>
          <w:p w14:paraId="7657612F" w14:textId="77777777" w:rsidR="00497855" w:rsidRDefault="00497855" w:rsidP="00497855">
            <w:pPr>
              <w:spacing w:line="360" w:lineRule="auto"/>
              <w:ind w:left="400"/>
              <w:rPr>
                <w:rFonts w:ascii="맑은 고딕" w:eastAsia="맑은 고딕" w:hAnsi="맑은 고딕" w:cs="맑은 고딕"/>
              </w:rPr>
            </w:pPr>
            <w:r>
              <w:rPr>
                <w:rFonts w:ascii="맑은 고딕" w:eastAsia="맑은 고딕" w:hAnsi="맑은 고딕" w:cs="맑은 고딕"/>
              </w:rPr>
              <w:t>회원의 인증번호를 전송한다.</w:t>
            </w:r>
          </w:p>
        </w:tc>
      </w:tr>
      <w:tr w:rsidR="00497855" w14:paraId="614705EF" w14:textId="77777777" w:rsidTr="00497855">
        <w:trPr>
          <w:trHeight w:val="50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CF4267" w14:textId="77777777" w:rsidR="00497855" w:rsidRDefault="00497855" w:rsidP="00497855">
            <w:pPr>
              <w:spacing w:line="360" w:lineRule="auto"/>
              <w:ind w:left="400"/>
              <w:jc w:val="both"/>
              <w:rPr>
                <w:rFonts w:ascii="맑은 고딕" w:eastAsia="맑은 고딕" w:hAnsi="맑은 고딕" w:cs="맑은 고딕"/>
              </w:rPr>
            </w:pPr>
            <w:r>
              <w:rPr>
                <w:rFonts w:ascii="맑은 고딕" w:eastAsia="맑은 고딕" w:hAnsi="맑은 고딕" w:cs="맑은 고딕"/>
              </w:rPr>
              <w:t>POST</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48332968" w14:textId="77777777" w:rsidR="00497855" w:rsidRDefault="00497855" w:rsidP="00497855">
            <w:pPr>
              <w:widowControl w:val="0"/>
              <w:spacing w:line="360" w:lineRule="auto"/>
              <w:ind w:left="400"/>
              <w:jc w:val="center"/>
              <w:rPr>
                <w:rFonts w:ascii="맑은 고딕" w:eastAsia="맑은 고딕" w:hAnsi="맑은 고딕" w:cs="맑은 고딕"/>
              </w:rPr>
            </w:pPr>
            <w:r>
              <w:rPr>
                <w:rFonts w:ascii="맑은 고딕" w:eastAsia="맑은 고딕" w:hAnsi="맑은 고딕" w:cs="맑은 고딕"/>
              </w:rPr>
              <w:t>/helper/volunteerHelp</w:t>
            </w:r>
            <w:r>
              <w:rPr>
                <w:rFonts w:ascii="맑은 고딕" w:eastAsia="맑은 고딕" w:hAnsi="맑은 고딕" w:cs="맑은 고딕"/>
              </w:rPr>
              <w:lastRenderedPageBreak/>
              <w:t>erAuthen</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14:paraId="6DC85943" w14:textId="77777777" w:rsidR="00497855" w:rsidRDefault="00497855" w:rsidP="00497855">
            <w:pPr>
              <w:spacing w:line="360" w:lineRule="auto"/>
              <w:ind w:left="400"/>
              <w:rPr>
                <w:rFonts w:ascii="맑은 고딕" w:eastAsia="맑은 고딕" w:hAnsi="맑은 고딕" w:cs="맑은 고딕"/>
              </w:rPr>
            </w:pPr>
            <w:r>
              <w:rPr>
                <w:rFonts w:ascii="맑은 고딕" w:eastAsia="맑은 고딕" w:hAnsi="맑은 고딕" w:cs="맑은 고딕"/>
              </w:rPr>
              <w:lastRenderedPageBreak/>
              <w:t xml:space="preserve">Helper </w:t>
            </w:r>
            <w:r>
              <w:rPr>
                <w:rFonts w:ascii="맑은 고딕" w:eastAsia="맑은 고딕" w:hAnsi="맑은 고딕" w:cs="맑은 고딕"/>
              </w:rPr>
              <w:lastRenderedPageBreak/>
              <w:t>회원의 인증 여부</w:t>
            </w:r>
          </w:p>
        </w:tc>
        <w:tc>
          <w:tcPr>
            <w:tcW w:w="3660" w:type="dxa"/>
            <w:tcBorders>
              <w:top w:val="nil"/>
              <w:left w:val="nil"/>
              <w:bottom w:val="single" w:sz="8" w:space="0" w:color="000000"/>
              <w:right w:val="single" w:sz="8" w:space="0" w:color="000000"/>
            </w:tcBorders>
            <w:tcMar>
              <w:top w:w="100" w:type="dxa"/>
              <w:left w:w="100" w:type="dxa"/>
              <w:bottom w:w="100" w:type="dxa"/>
              <w:right w:w="100" w:type="dxa"/>
            </w:tcMar>
          </w:tcPr>
          <w:p w14:paraId="3A15616B" w14:textId="77777777" w:rsidR="00497855" w:rsidRDefault="00497855" w:rsidP="00497855">
            <w:pPr>
              <w:spacing w:line="360" w:lineRule="auto"/>
              <w:ind w:left="400"/>
              <w:rPr>
                <w:rFonts w:ascii="맑은 고딕" w:eastAsia="맑은 고딕" w:hAnsi="맑은 고딕" w:cs="맑은 고딕"/>
              </w:rPr>
            </w:pPr>
            <w:r>
              <w:rPr>
                <w:rFonts w:ascii="맑은 고딕" w:eastAsia="맑은 고딕" w:hAnsi="맑은 고딕" w:cs="맑은 고딕"/>
              </w:rPr>
              <w:lastRenderedPageBreak/>
              <w:t xml:space="preserve">Helper 회원의 인증 여부를 </w:t>
            </w:r>
            <w:r>
              <w:rPr>
                <w:rFonts w:ascii="맑은 고딕" w:eastAsia="맑은 고딕" w:hAnsi="맑은 고딕" w:cs="맑은 고딕"/>
              </w:rPr>
              <w:lastRenderedPageBreak/>
              <w:t>변경한다. 인증의 성공 = 1, 인증의 실패 = 0</w:t>
            </w:r>
          </w:p>
        </w:tc>
      </w:tr>
      <w:tr w:rsidR="00497855" w14:paraId="100E7A93" w14:textId="77777777" w:rsidTr="00497855">
        <w:trPr>
          <w:trHeight w:val="50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BB8746" w14:textId="77777777" w:rsidR="00497855" w:rsidRDefault="00497855" w:rsidP="00497855">
            <w:pPr>
              <w:spacing w:line="360" w:lineRule="auto"/>
              <w:ind w:left="400"/>
              <w:jc w:val="both"/>
              <w:rPr>
                <w:rFonts w:ascii="맑은 고딕" w:eastAsia="맑은 고딕" w:hAnsi="맑은 고딕" w:cs="맑은 고딕"/>
              </w:rPr>
            </w:pPr>
            <w:r>
              <w:rPr>
                <w:rFonts w:ascii="맑은 고딕" w:eastAsia="맑은 고딕" w:hAnsi="맑은 고딕" w:cs="맑은 고딕"/>
              </w:rPr>
              <w:t>POST</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41418662" w14:textId="77777777" w:rsidR="00497855" w:rsidRDefault="00497855" w:rsidP="00497855">
            <w:pPr>
              <w:spacing w:line="360" w:lineRule="auto"/>
              <w:ind w:left="400"/>
              <w:jc w:val="both"/>
              <w:rPr>
                <w:rFonts w:ascii="맑은 고딕" w:eastAsia="맑은 고딕" w:hAnsi="맑은 고딕" w:cs="맑은 고딕"/>
              </w:rPr>
            </w:pPr>
            <w:r>
              <w:rPr>
                <w:rFonts w:ascii="맑은 고딕" w:eastAsia="맑은 고딕" w:hAnsi="맑은 고딕" w:cs="맑은 고딕"/>
              </w:rPr>
              <w:t>/helpee/volunteerHelpeeAuthen</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14:paraId="09CD447B" w14:textId="77777777" w:rsidR="00497855" w:rsidRDefault="00497855" w:rsidP="00497855">
            <w:pPr>
              <w:spacing w:line="360" w:lineRule="auto"/>
              <w:ind w:left="400"/>
              <w:rPr>
                <w:rFonts w:ascii="맑은 고딕" w:eastAsia="맑은 고딕" w:hAnsi="맑은 고딕" w:cs="맑은 고딕"/>
              </w:rPr>
            </w:pPr>
            <w:r>
              <w:rPr>
                <w:rFonts w:ascii="맑은 고딕" w:eastAsia="맑은 고딕" w:hAnsi="맑은 고딕" w:cs="맑은 고딕"/>
              </w:rPr>
              <w:t>Helper 회원의 인증 여부</w:t>
            </w:r>
          </w:p>
        </w:tc>
        <w:tc>
          <w:tcPr>
            <w:tcW w:w="3660" w:type="dxa"/>
            <w:tcBorders>
              <w:top w:val="nil"/>
              <w:left w:val="nil"/>
              <w:bottom w:val="single" w:sz="8" w:space="0" w:color="000000"/>
              <w:right w:val="single" w:sz="8" w:space="0" w:color="000000"/>
            </w:tcBorders>
            <w:tcMar>
              <w:top w:w="100" w:type="dxa"/>
              <w:left w:w="100" w:type="dxa"/>
              <w:bottom w:w="100" w:type="dxa"/>
              <w:right w:w="100" w:type="dxa"/>
            </w:tcMar>
          </w:tcPr>
          <w:p w14:paraId="22C8E539" w14:textId="77777777" w:rsidR="00497855" w:rsidRDefault="00497855" w:rsidP="00497855">
            <w:pPr>
              <w:spacing w:line="360" w:lineRule="auto"/>
              <w:ind w:left="400"/>
              <w:rPr>
                <w:rFonts w:ascii="맑은 고딕" w:eastAsia="맑은 고딕" w:hAnsi="맑은 고딕" w:cs="맑은 고딕"/>
              </w:rPr>
            </w:pPr>
            <w:r>
              <w:rPr>
                <w:rFonts w:ascii="맑은 고딕" w:eastAsia="맑은 고딕" w:hAnsi="맑은 고딕" w:cs="맑은 고딕"/>
              </w:rPr>
              <w:t>Helpee 회원의 인증 여부를 변경한다. 인증의 성공 = 1, 인증의 실패 = 0</w:t>
            </w:r>
          </w:p>
        </w:tc>
      </w:tr>
    </w:tbl>
    <w:p w14:paraId="16811C17" w14:textId="77777777" w:rsidR="00497855" w:rsidDel="00784F04" w:rsidRDefault="00497855" w:rsidP="00497855">
      <w:pPr>
        <w:spacing w:line="360" w:lineRule="auto"/>
        <w:jc w:val="both"/>
        <w:rPr>
          <w:del w:id="2314" w:author="고광표" w:date="2018-04-17T04:28:00Z"/>
          <w:rFonts w:ascii="맑은 고딕" w:eastAsia="맑은 고딕" w:hAnsi="맑은 고딕" w:cs="맑은 고딕"/>
          <w:color w:val="FF0000"/>
          <w:sz w:val="24"/>
          <w:szCs w:val="24"/>
        </w:rPr>
      </w:pPr>
    </w:p>
    <w:p w14:paraId="721F6B27" w14:textId="77777777" w:rsidR="00497855" w:rsidDel="00784F04" w:rsidRDefault="00497855" w:rsidP="00497855">
      <w:pPr>
        <w:spacing w:line="360" w:lineRule="auto"/>
        <w:jc w:val="both"/>
        <w:rPr>
          <w:del w:id="2315" w:author="고광표" w:date="2018-04-17T04:27:00Z"/>
          <w:rFonts w:ascii="맑은 고딕" w:eastAsia="맑은 고딕" w:hAnsi="맑은 고딕" w:cs="맑은 고딕"/>
          <w:color w:val="FF0000"/>
          <w:sz w:val="24"/>
          <w:szCs w:val="24"/>
        </w:rPr>
      </w:pPr>
    </w:p>
    <w:p w14:paraId="3A5EBE57" w14:textId="77777777" w:rsidR="00497855" w:rsidDel="00784F04" w:rsidRDefault="00497855" w:rsidP="00497855">
      <w:pPr>
        <w:spacing w:line="360" w:lineRule="auto"/>
        <w:jc w:val="both"/>
        <w:rPr>
          <w:del w:id="2316" w:author="고광표" w:date="2018-04-17T04:27:00Z"/>
          <w:rFonts w:ascii="맑은 고딕" w:eastAsia="맑은 고딕" w:hAnsi="맑은 고딕" w:cs="맑은 고딕"/>
          <w:color w:val="FF0000"/>
          <w:sz w:val="24"/>
          <w:szCs w:val="24"/>
        </w:rPr>
      </w:pPr>
    </w:p>
    <w:p w14:paraId="5FB8DD28" w14:textId="77777777" w:rsidR="00497855" w:rsidRDefault="00497855" w:rsidP="00497855">
      <w:pPr>
        <w:spacing w:line="360" w:lineRule="auto"/>
        <w:jc w:val="both"/>
        <w:rPr>
          <w:rFonts w:ascii="맑은 고딕" w:eastAsia="맑은 고딕" w:hAnsi="맑은 고딕" w:cs="맑은 고딕"/>
          <w:sz w:val="24"/>
          <w:szCs w:val="24"/>
        </w:rPr>
      </w:pPr>
    </w:p>
    <w:p w14:paraId="5209214B" w14:textId="751DB0AF" w:rsidR="00497855" w:rsidRDefault="00597193" w:rsidP="00497855">
      <w:pPr>
        <w:pStyle w:val="10"/>
      </w:pPr>
      <w:bookmarkStart w:id="2317" w:name="_Toc512193185"/>
      <w:ins w:id="2318" w:author=" " w:date="2018-04-22T20:42:00Z">
        <w:r>
          <w:t>3</w:t>
        </w:r>
      </w:ins>
      <w:del w:id="2319" w:author=" " w:date="2018-04-22T20:42:00Z">
        <w:r w:rsidR="00497855" w:rsidDel="00597193">
          <w:delText>5</w:delText>
        </w:r>
      </w:del>
      <w:r w:rsidR="00497855">
        <w:t>. 수행 계획</w:t>
      </w:r>
      <w:bookmarkEnd w:id="2317"/>
    </w:p>
    <w:p w14:paraId="097D5B0D" w14:textId="0F10310C" w:rsidR="00497855" w:rsidRDefault="00497855" w:rsidP="00497855">
      <w:pPr>
        <w:pStyle w:val="20"/>
        <w:rPr>
          <w:rFonts w:ascii="맑은 고딕" w:eastAsia="맑은 고딕" w:hAnsi="맑은 고딕" w:cs="맑은 고딕"/>
          <w:color w:val="FF0000"/>
          <w:szCs w:val="24"/>
        </w:rPr>
      </w:pPr>
      <w:r>
        <w:t xml:space="preserve"> </w:t>
      </w:r>
      <w:bookmarkStart w:id="2320" w:name="_Toc512193186"/>
      <w:ins w:id="2321" w:author=" " w:date="2018-04-22T20:42:00Z">
        <w:r w:rsidR="00597193">
          <w:t>3</w:t>
        </w:r>
      </w:ins>
      <w:del w:id="2322" w:author=" " w:date="2018-04-22T20:42:00Z">
        <w:r w:rsidDel="00597193">
          <w:delText>5</w:delText>
        </w:r>
      </w:del>
      <w:r>
        <w:t>.1 개발환경</w:t>
      </w:r>
      <w:bookmarkEnd w:id="2320"/>
    </w:p>
    <w:p w14:paraId="291ABA5F" w14:textId="77777777" w:rsidR="00497855" w:rsidRDefault="00497855" w:rsidP="00497855">
      <w:pPr>
        <w:spacing w:line="360" w:lineRule="auto"/>
        <w:jc w:val="both"/>
        <w:rPr>
          <w:rFonts w:ascii="맑은 고딕" w:eastAsia="맑은 고딕" w:hAnsi="맑은 고딕" w:cs="맑은 고딕"/>
          <w:b/>
        </w:rPr>
      </w:pPr>
      <w:r>
        <w:rPr>
          <w:rFonts w:ascii="맑은 고딕" w:eastAsia="맑은 고딕" w:hAnsi="맑은 고딕" w:cs="맑은 고딕"/>
          <w:b/>
        </w:rPr>
        <w:t>[개발 환경 및 언어]</w:t>
      </w:r>
    </w:p>
    <w:p w14:paraId="35A64939" w14:textId="688CAF7D" w:rsidR="004C1550" w:rsidRDefault="004C1550">
      <w:pPr>
        <w:pStyle w:val="aa"/>
        <w:keepNext/>
        <w:rPr>
          <w:ins w:id="2323" w:author="고광표" w:date="2018-04-19T19:00:00Z"/>
        </w:rPr>
        <w:pPrChange w:id="2324" w:author="고광표" w:date="2018-04-19T19:00:00Z">
          <w:pPr/>
        </w:pPrChange>
      </w:pPr>
      <w:bookmarkStart w:id="2325" w:name="_Toc512193260"/>
      <w:ins w:id="2326" w:author="고광표" w:date="2018-04-19T19:00:00Z">
        <w:r>
          <w:t xml:space="preserve">Table </w:t>
        </w:r>
        <w:r>
          <w:fldChar w:fldCharType="begin"/>
        </w:r>
        <w:r>
          <w:instrText xml:space="preserve"> SEQ Table \* ARABIC </w:instrText>
        </w:r>
      </w:ins>
      <w:r>
        <w:fldChar w:fldCharType="separate"/>
      </w:r>
      <w:ins w:id="2327" w:author="고광표" w:date="2018-04-19T19:08:00Z">
        <w:r w:rsidR="004E1911">
          <w:rPr>
            <w:noProof/>
          </w:rPr>
          <w:t>22</w:t>
        </w:r>
      </w:ins>
      <w:ins w:id="2328" w:author="고광표" w:date="2018-04-19T19:00:00Z">
        <w:r>
          <w:fldChar w:fldCharType="end"/>
        </w:r>
        <w:r>
          <w:t xml:space="preserve">. </w:t>
        </w:r>
        <w:r>
          <w:rPr>
            <w:rFonts w:hint="eastAsia"/>
          </w:rPr>
          <w:t>개발환경</w:t>
        </w:r>
        <w:bookmarkEnd w:id="2325"/>
      </w:ins>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2329" w:author="고광표" w:date="2018-04-19T19:00:00Z">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1504"/>
        <w:gridCol w:w="1505"/>
        <w:gridCol w:w="1505"/>
        <w:gridCol w:w="1505"/>
        <w:gridCol w:w="1505"/>
        <w:gridCol w:w="1505"/>
        <w:tblGridChange w:id="2330">
          <w:tblGrid>
            <w:gridCol w:w="1504"/>
            <w:gridCol w:w="1505"/>
            <w:gridCol w:w="1505"/>
            <w:gridCol w:w="1505"/>
            <w:gridCol w:w="1505"/>
            <w:gridCol w:w="1505"/>
          </w:tblGrid>
        </w:tblGridChange>
      </w:tblGrid>
      <w:tr w:rsidR="00497855" w14:paraId="24941A2C" w14:textId="77777777" w:rsidTr="004C1550">
        <w:tc>
          <w:tcPr>
            <w:tcW w:w="1504" w:type="dxa"/>
            <w:shd w:val="clear" w:color="auto" w:fill="D9D9D9"/>
            <w:tcMar>
              <w:top w:w="100" w:type="dxa"/>
              <w:left w:w="100" w:type="dxa"/>
              <w:bottom w:w="100" w:type="dxa"/>
              <w:right w:w="100" w:type="dxa"/>
            </w:tcMar>
            <w:tcPrChange w:id="2331" w:author="고광표" w:date="2018-04-19T19:00:00Z">
              <w:tcPr>
                <w:tcW w:w="1504" w:type="dxa"/>
                <w:shd w:val="clear" w:color="auto" w:fill="D9D9D9"/>
                <w:tcMar>
                  <w:top w:w="100" w:type="dxa"/>
                  <w:left w:w="100" w:type="dxa"/>
                  <w:bottom w:w="100" w:type="dxa"/>
                  <w:right w:w="100" w:type="dxa"/>
                </w:tcMar>
              </w:tcPr>
            </w:tcPrChange>
          </w:tcPr>
          <w:p w14:paraId="016CA546" w14:textId="77777777" w:rsidR="00497855" w:rsidRDefault="00497855">
            <w:pPr>
              <w:widowControl w:val="0"/>
              <w:pBdr>
                <w:top w:val="nil"/>
                <w:left w:val="nil"/>
                <w:bottom w:val="nil"/>
                <w:right w:val="nil"/>
                <w:between w:val="nil"/>
              </w:pBdr>
              <w:spacing w:line="360" w:lineRule="auto"/>
              <w:rPr>
                <w:rFonts w:ascii="맑은 고딕" w:eastAsia="맑은 고딕" w:hAnsi="맑은 고딕" w:cs="맑은 고딕"/>
                <w:b/>
              </w:rPr>
              <w:pPrChange w:id="2332" w:author="고광표" w:date="2018-04-17T04:19:00Z">
                <w:pPr>
                  <w:widowControl w:val="0"/>
                  <w:pBdr>
                    <w:top w:val="nil"/>
                    <w:left w:val="nil"/>
                    <w:bottom w:val="nil"/>
                    <w:right w:val="nil"/>
                    <w:between w:val="nil"/>
                  </w:pBdr>
                  <w:spacing w:line="360" w:lineRule="auto"/>
                  <w:ind w:left="800"/>
                  <w:jc w:val="center"/>
                </w:pPr>
              </w:pPrChange>
            </w:pPr>
            <w:r>
              <w:rPr>
                <w:rFonts w:ascii="맑은 고딕" w:eastAsia="맑은 고딕" w:hAnsi="맑은 고딕" w:cs="맑은 고딕"/>
                <w:b/>
              </w:rPr>
              <w:t>Client</w:t>
            </w:r>
          </w:p>
        </w:tc>
        <w:tc>
          <w:tcPr>
            <w:tcW w:w="1505" w:type="dxa"/>
            <w:shd w:val="clear" w:color="auto" w:fill="D9D9D9"/>
            <w:tcMar>
              <w:top w:w="100" w:type="dxa"/>
              <w:left w:w="100" w:type="dxa"/>
              <w:bottom w:w="100" w:type="dxa"/>
              <w:right w:w="100" w:type="dxa"/>
            </w:tcMar>
            <w:tcPrChange w:id="2333" w:author="고광표" w:date="2018-04-19T19:00:00Z">
              <w:tcPr>
                <w:tcW w:w="1504" w:type="dxa"/>
                <w:shd w:val="clear" w:color="auto" w:fill="D9D9D9"/>
                <w:tcMar>
                  <w:top w:w="100" w:type="dxa"/>
                  <w:left w:w="100" w:type="dxa"/>
                  <w:bottom w:w="100" w:type="dxa"/>
                  <w:right w:w="100" w:type="dxa"/>
                </w:tcMar>
              </w:tcPr>
            </w:tcPrChange>
          </w:tcPr>
          <w:p w14:paraId="400D1FB2" w14:textId="77777777" w:rsidR="00497855" w:rsidRDefault="00497855">
            <w:pPr>
              <w:widowControl w:val="0"/>
              <w:spacing w:line="360" w:lineRule="auto"/>
              <w:rPr>
                <w:rFonts w:ascii="맑은 고딕" w:eastAsia="맑은 고딕" w:hAnsi="맑은 고딕" w:cs="맑은 고딕"/>
                <w:b/>
              </w:rPr>
              <w:pPrChange w:id="2334" w:author="고광표" w:date="2018-04-17T04:19:00Z">
                <w:pPr>
                  <w:widowControl w:val="0"/>
                  <w:spacing w:line="360" w:lineRule="auto"/>
                  <w:ind w:left="800"/>
                  <w:jc w:val="center"/>
                </w:pPr>
              </w:pPrChange>
            </w:pPr>
            <w:r>
              <w:rPr>
                <w:rFonts w:ascii="맑은 고딕" w:eastAsia="맑은 고딕" w:hAnsi="맑은 고딕" w:cs="맑은 고딕"/>
                <w:b/>
              </w:rPr>
              <w:t>Server</w:t>
            </w:r>
          </w:p>
        </w:tc>
        <w:tc>
          <w:tcPr>
            <w:tcW w:w="1505" w:type="dxa"/>
            <w:shd w:val="clear" w:color="auto" w:fill="D9D9D9"/>
            <w:tcMar>
              <w:top w:w="100" w:type="dxa"/>
              <w:left w:w="100" w:type="dxa"/>
              <w:bottom w:w="100" w:type="dxa"/>
              <w:right w:w="100" w:type="dxa"/>
            </w:tcMar>
            <w:tcPrChange w:id="2335" w:author="고광표" w:date="2018-04-19T19:00:00Z">
              <w:tcPr>
                <w:tcW w:w="1504" w:type="dxa"/>
                <w:shd w:val="clear" w:color="auto" w:fill="D9D9D9"/>
                <w:tcMar>
                  <w:top w:w="100" w:type="dxa"/>
                  <w:left w:w="100" w:type="dxa"/>
                  <w:bottom w:w="100" w:type="dxa"/>
                  <w:right w:w="100" w:type="dxa"/>
                </w:tcMar>
              </w:tcPr>
            </w:tcPrChange>
          </w:tcPr>
          <w:p w14:paraId="5285C6C5" w14:textId="77777777" w:rsidR="00497855" w:rsidRDefault="00497855">
            <w:pPr>
              <w:widowControl w:val="0"/>
              <w:pBdr>
                <w:top w:val="nil"/>
                <w:left w:val="nil"/>
                <w:bottom w:val="nil"/>
                <w:right w:val="nil"/>
                <w:between w:val="nil"/>
              </w:pBdr>
              <w:spacing w:line="360" w:lineRule="auto"/>
              <w:rPr>
                <w:rFonts w:ascii="맑은 고딕" w:eastAsia="맑은 고딕" w:hAnsi="맑은 고딕" w:cs="맑은 고딕"/>
                <w:b/>
              </w:rPr>
              <w:pPrChange w:id="2336" w:author="고광표" w:date="2018-04-17T04:20:00Z">
                <w:pPr>
                  <w:widowControl w:val="0"/>
                  <w:pBdr>
                    <w:top w:val="nil"/>
                    <w:left w:val="nil"/>
                    <w:bottom w:val="nil"/>
                    <w:right w:val="nil"/>
                    <w:between w:val="nil"/>
                  </w:pBdr>
                  <w:spacing w:line="360" w:lineRule="auto"/>
                  <w:ind w:left="800"/>
                  <w:jc w:val="center"/>
                </w:pPr>
              </w:pPrChange>
            </w:pPr>
            <w:r>
              <w:rPr>
                <w:rFonts w:ascii="맑은 고딕" w:eastAsia="맑은 고딕" w:hAnsi="맑은 고딕" w:cs="맑은 고딕"/>
                <w:b/>
              </w:rPr>
              <w:t>Framework</w:t>
            </w:r>
          </w:p>
        </w:tc>
        <w:tc>
          <w:tcPr>
            <w:tcW w:w="1505" w:type="dxa"/>
            <w:shd w:val="clear" w:color="auto" w:fill="D9D9D9"/>
            <w:tcMar>
              <w:top w:w="100" w:type="dxa"/>
              <w:left w:w="100" w:type="dxa"/>
              <w:bottom w:w="100" w:type="dxa"/>
              <w:right w:w="100" w:type="dxa"/>
            </w:tcMar>
            <w:tcPrChange w:id="2337" w:author="고광표" w:date="2018-04-19T19:00:00Z">
              <w:tcPr>
                <w:tcW w:w="1504" w:type="dxa"/>
                <w:shd w:val="clear" w:color="auto" w:fill="D9D9D9"/>
                <w:tcMar>
                  <w:top w:w="100" w:type="dxa"/>
                  <w:left w:w="100" w:type="dxa"/>
                  <w:bottom w:w="100" w:type="dxa"/>
                  <w:right w:w="100" w:type="dxa"/>
                </w:tcMar>
              </w:tcPr>
            </w:tcPrChange>
          </w:tcPr>
          <w:p w14:paraId="71274BC1" w14:textId="77777777" w:rsidR="00497855" w:rsidRDefault="00497855">
            <w:pPr>
              <w:widowControl w:val="0"/>
              <w:pBdr>
                <w:top w:val="nil"/>
                <w:left w:val="nil"/>
                <w:bottom w:val="nil"/>
                <w:right w:val="nil"/>
                <w:between w:val="nil"/>
              </w:pBdr>
              <w:spacing w:line="360" w:lineRule="auto"/>
              <w:rPr>
                <w:rFonts w:ascii="맑은 고딕" w:eastAsia="맑은 고딕" w:hAnsi="맑은 고딕" w:cs="맑은 고딕"/>
                <w:b/>
              </w:rPr>
              <w:pPrChange w:id="2338" w:author="고광표" w:date="2018-04-17T04:20:00Z">
                <w:pPr>
                  <w:widowControl w:val="0"/>
                  <w:pBdr>
                    <w:top w:val="nil"/>
                    <w:left w:val="nil"/>
                    <w:bottom w:val="nil"/>
                    <w:right w:val="nil"/>
                    <w:between w:val="nil"/>
                  </w:pBdr>
                  <w:spacing w:line="360" w:lineRule="auto"/>
                  <w:ind w:left="800"/>
                  <w:jc w:val="center"/>
                </w:pPr>
              </w:pPrChange>
            </w:pPr>
            <w:r>
              <w:rPr>
                <w:rFonts w:ascii="맑은 고딕" w:eastAsia="맑은 고딕" w:hAnsi="맑은 고딕" w:cs="맑은 고딕"/>
                <w:b/>
              </w:rPr>
              <w:t>Tool</w:t>
            </w:r>
          </w:p>
        </w:tc>
        <w:tc>
          <w:tcPr>
            <w:tcW w:w="1505" w:type="dxa"/>
            <w:shd w:val="clear" w:color="auto" w:fill="D9D9D9"/>
            <w:tcMar>
              <w:top w:w="100" w:type="dxa"/>
              <w:left w:w="100" w:type="dxa"/>
              <w:bottom w:w="100" w:type="dxa"/>
              <w:right w:w="100" w:type="dxa"/>
            </w:tcMar>
            <w:tcPrChange w:id="2339" w:author="고광표" w:date="2018-04-19T19:00:00Z">
              <w:tcPr>
                <w:tcW w:w="1504" w:type="dxa"/>
                <w:shd w:val="clear" w:color="auto" w:fill="D9D9D9"/>
                <w:tcMar>
                  <w:top w:w="100" w:type="dxa"/>
                  <w:left w:w="100" w:type="dxa"/>
                  <w:bottom w:w="100" w:type="dxa"/>
                  <w:right w:w="100" w:type="dxa"/>
                </w:tcMar>
              </w:tcPr>
            </w:tcPrChange>
          </w:tcPr>
          <w:p w14:paraId="0B92234D" w14:textId="77777777" w:rsidR="00497855" w:rsidRDefault="00497855">
            <w:pPr>
              <w:widowControl w:val="0"/>
              <w:pBdr>
                <w:top w:val="nil"/>
                <w:left w:val="nil"/>
                <w:bottom w:val="nil"/>
                <w:right w:val="nil"/>
                <w:between w:val="nil"/>
              </w:pBdr>
              <w:spacing w:line="360" w:lineRule="auto"/>
              <w:rPr>
                <w:rFonts w:ascii="맑은 고딕" w:eastAsia="맑은 고딕" w:hAnsi="맑은 고딕" w:cs="맑은 고딕"/>
                <w:b/>
              </w:rPr>
              <w:pPrChange w:id="2340" w:author="고광표" w:date="2018-04-17T04:20:00Z">
                <w:pPr>
                  <w:widowControl w:val="0"/>
                  <w:pBdr>
                    <w:top w:val="nil"/>
                    <w:left w:val="nil"/>
                    <w:bottom w:val="nil"/>
                    <w:right w:val="nil"/>
                    <w:between w:val="nil"/>
                  </w:pBdr>
                  <w:spacing w:line="360" w:lineRule="auto"/>
                  <w:ind w:left="800"/>
                  <w:jc w:val="center"/>
                </w:pPr>
              </w:pPrChange>
            </w:pPr>
            <w:r>
              <w:rPr>
                <w:rFonts w:ascii="맑은 고딕" w:eastAsia="맑은 고딕" w:hAnsi="맑은 고딕" w:cs="맑은 고딕"/>
                <w:b/>
              </w:rPr>
              <w:t>OS</w:t>
            </w:r>
          </w:p>
        </w:tc>
        <w:tc>
          <w:tcPr>
            <w:tcW w:w="1505" w:type="dxa"/>
            <w:shd w:val="clear" w:color="auto" w:fill="D9D9D9"/>
            <w:tcMar>
              <w:top w:w="100" w:type="dxa"/>
              <w:left w:w="100" w:type="dxa"/>
              <w:bottom w:w="100" w:type="dxa"/>
              <w:right w:w="100" w:type="dxa"/>
            </w:tcMar>
            <w:tcPrChange w:id="2341" w:author="고광표" w:date="2018-04-19T19:00:00Z">
              <w:tcPr>
                <w:tcW w:w="1504" w:type="dxa"/>
                <w:shd w:val="clear" w:color="auto" w:fill="D9D9D9"/>
                <w:tcMar>
                  <w:top w:w="100" w:type="dxa"/>
                  <w:left w:w="100" w:type="dxa"/>
                  <w:bottom w:w="100" w:type="dxa"/>
                  <w:right w:w="100" w:type="dxa"/>
                </w:tcMar>
              </w:tcPr>
            </w:tcPrChange>
          </w:tcPr>
          <w:p w14:paraId="006101F1" w14:textId="77777777" w:rsidR="00497855" w:rsidRDefault="00497855">
            <w:pPr>
              <w:widowControl w:val="0"/>
              <w:pBdr>
                <w:top w:val="nil"/>
                <w:left w:val="nil"/>
                <w:bottom w:val="nil"/>
                <w:right w:val="nil"/>
                <w:between w:val="nil"/>
              </w:pBdr>
              <w:spacing w:line="360" w:lineRule="auto"/>
              <w:rPr>
                <w:rFonts w:ascii="맑은 고딕" w:eastAsia="맑은 고딕" w:hAnsi="맑은 고딕" w:cs="맑은 고딕"/>
                <w:b/>
              </w:rPr>
              <w:pPrChange w:id="2342" w:author="고광표" w:date="2018-04-17T04:20:00Z">
                <w:pPr>
                  <w:widowControl w:val="0"/>
                  <w:pBdr>
                    <w:top w:val="nil"/>
                    <w:left w:val="nil"/>
                    <w:bottom w:val="nil"/>
                    <w:right w:val="nil"/>
                    <w:between w:val="nil"/>
                  </w:pBdr>
                  <w:spacing w:line="360" w:lineRule="auto"/>
                  <w:ind w:left="800"/>
                  <w:jc w:val="center"/>
                </w:pPr>
              </w:pPrChange>
            </w:pPr>
            <w:r>
              <w:rPr>
                <w:rFonts w:ascii="맑은 고딕" w:eastAsia="맑은 고딕" w:hAnsi="맑은 고딕" w:cs="맑은 고딕"/>
                <w:b/>
              </w:rPr>
              <w:t>Browser</w:t>
            </w:r>
          </w:p>
        </w:tc>
      </w:tr>
      <w:tr w:rsidR="00497855" w14:paraId="68872799" w14:textId="77777777" w:rsidTr="004C1550">
        <w:tc>
          <w:tcPr>
            <w:tcW w:w="1504" w:type="dxa"/>
            <w:shd w:val="clear" w:color="auto" w:fill="auto"/>
            <w:tcMar>
              <w:top w:w="100" w:type="dxa"/>
              <w:left w:w="100" w:type="dxa"/>
              <w:bottom w:w="100" w:type="dxa"/>
              <w:right w:w="100" w:type="dxa"/>
            </w:tcMar>
            <w:tcPrChange w:id="2343" w:author="고광표" w:date="2018-04-19T19:00:00Z">
              <w:tcPr>
                <w:tcW w:w="1504" w:type="dxa"/>
                <w:shd w:val="clear" w:color="auto" w:fill="auto"/>
                <w:tcMar>
                  <w:top w:w="100" w:type="dxa"/>
                  <w:left w:w="100" w:type="dxa"/>
                  <w:bottom w:w="100" w:type="dxa"/>
                  <w:right w:w="100" w:type="dxa"/>
                </w:tcMar>
              </w:tcPr>
            </w:tcPrChange>
          </w:tcPr>
          <w:p w14:paraId="60BCD67C" w14:textId="2F36CD46" w:rsidR="00497855" w:rsidRDefault="00E821B2">
            <w:pPr>
              <w:widowControl w:val="0"/>
              <w:pBdr>
                <w:top w:val="nil"/>
                <w:left w:val="nil"/>
                <w:bottom w:val="nil"/>
                <w:right w:val="nil"/>
                <w:between w:val="nil"/>
              </w:pBdr>
              <w:spacing w:line="360" w:lineRule="auto"/>
              <w:rPr>
                <w:rFonts w:ascii="맑은 고딕" w:eastAsia="맑은 고딕" w:hAnsi="맑은 고딕" w:cs="맑은 고딕"/>
              </w:rPr>
              <w:pPrChange w:id="2344" w:author="고광표" w:date="2018-04-17T04:19:00Z">
                <w:pPr>
                  <w:widowControl w:val="0"/>
                  <w:pBdr>
                    <w:top w:val="nil"/>
                    <w:left w:val="nil"/>
                    <w:bottom w:val="nil"/>
                    <w:right w:val="nil"/>
                    <w:between w:val="nil"/>
                  </w:pBdr>
                  <w:spacing w:line="360" w:lineRule="auto"/>
                  <w:ind w:left="800"/>
                </w:pPr>
              </w:pPrChange>
            </w:pPr>
            <w:ins w:id="2345" w:author="고광표" w:date="2018-04-17T04:19:00Z">
              <w:r>
                <w:rPr>
                  <w:rFonts w:ascii="맑은 고딕" w:eastAsia="맑은 고딕" w:hAnsi="맑은 고딕" w:cs="맑은 고딕"/>
                </w:rPr>
                <w:t>-</w:t>
              </w:r>
            </w:ins>
            <w:del w:id="2346" w:author="고광표" w:date="2018-04-17T04:19:00Z">
              <w:r w:rsidR="00497855" w:rsidDel="00E821B2">
                <w:rPr>
                  <w:rFonts w:ascii="맑은 고딕" w:eastAsia="맑은 고딕" w:hAnsi="맑은 고딕" w:cs="맑은 고딕"/>
                </w:rPr>
                <w:delText>-</w:delText>
              </w:r>
            </w:del>
            <w:r w:rsidR="00497855">
              <w:rPr>
                <w:rFonts w:ascii="맑은 고딕" w:eastAsia="맑은 고딕" w:hAnsi="맑은 고딕" w:cs="맑은 고딕"/>
              </w:rPr>
              <w:t>JAVA</w:t>
            </w:r>
          </w:p>
          <w:p w14:paraId="477D4CBB" w14:textId="5F3A3CDA" w:rsidR="00497855" w:rsidRDefault="00E821B2">
            <w:pPr>
              <w:widowControl w:val="0"/>
              <w:pBdr>
                <w:top w:val="nil"/>
                <w:left w:val="nil"/>
                <w:bottom w:val="nil"/>
                <w:right w:val="nil"/>
                <w:between w:val="nil"/>
              </w:pBdr>
              <w:spacing w:line="360" w:lineRule="auto"/>
              <w:rPr>
                <w:rFonts w:ascii="맑은 고딕" w:eastAsia="맑은 고딕" w:hAnsi="맑은 고딕" w:cs="맑은 고딕"/>
              </w:rPr>
              <w:pPrChange w:id="2347" w:author="고광표" w:date="2018-04-17T04:20:00Z">
                <w:pPr>
                  <w:widowControl w:val="0"/>
                  <w:pBdr>
                    <w:top w:val="nil"/>
                    <w:left w:val="nil"/>
                    <w:bottom w:val="nil"/>
                    <w:right w:val="nil"/>
                    <w:between w:val="nil"/>
                  </w:pBdr>
                  <w:spacing w:line="360" w:lineRule="auto"/>
                  <w:ind w:left="800"/>
                </w:pPr>
              </w:pPrChange>
            </w:pPr>
            <w:ins w:id="2348" w:author="고광표" w:date="2018-04-17T04:20:00Z">
              <w:r>
                <w:rPr>
                  <w:rFonts w:ascii="맑은 고딕" w:eastAsia="맑은 고딕" w:hAnsi="맑은 고딕" w:cs="맑은 고딕"/>
                </w:rPr>
                <w:t>-</w:t>
              </w:r>
            </w:ins>
            <w:del w:id="2349" w:author="고광표" w:date="2018-04-17T04:19:00Z">
              <w:r w:rsidR="00497855" w:rsidDel="00E821B2">
                <w:rPr>
                  <w:rFonts w:ascii="맑은 고딕" w:eastAsia="맑은 고딕" w:hAnsi="맑은 고딕" w:cs="맑은 고딕"/>
                </w:rPr>
                <w:delText>-</w:delText>
              </w:r>
            </w:del>
            <w:r w:rsidR="00497855">
              <w:rPr>
                <w:rFonts w:ascii="맑은 고딕" w:eastAsia="맑은 고딕" w:hAnsi="맑은 고딕" w:cs="맑은 고딕"/>
              </w:rPr>
              <w:t>HTML5</w:t>
            </w:r>
          </w:p>
          <w:p w14:paraId="2CF57B2D" w14:textId="77777777" w:rsidR="00497855" w:rsidRDefault="00497855">
            <w:pPr>
              <w:widowControl w:val="0"/>
              <w:pBdr>
                <w:top w:val="nil"/>
                <w:left w:val="nil"/>
                <w:bottom w:val="nil"/>
                <w:right w:val="nil"/>
                <w:between w:val="nil"/>
              </w:pBdr>
              <w:spacing w:line="360" w:lineRule="auto"/>
              <w:rPr>
                <w:rFonts w:ascii="맑은 고딕" w:eastAsia="맑은 고딕" w:hAnsi="맑은 고딕" w:cs="맑은 고딕"/>
              </w:rPr>
              <w:pPrChange w:id="2350" w:author="고광표" w:date="2018-04-17T04:20:00Z">
                <w:pPr>
                  <w:widowControl w:val="0"/>
                  <w:pBdr>
                    <w:top w:val="nil"/>
                    <w:left w:val="nil"/>
                    <w:bottom w:val="nil"/>
                    <w:right w:val="nil"/>
                    <w:between w:val="nil"/>
                  </w:pBdr>
                  <w:spacing w:line="360" w:lineRule="auto"/>
                  <w:ind w:left="800"/>
                </w:pPr>
              </w:pPrChange>
            </w:pPr>
            <w:r>
              <w:rPr>
                <w:rFonts w:ascii="맑은 고딕" w:eastAsia="맑은 고딕" w:hAnsi="맑은 고딕" w:cs="맑은 고딕"/>
              </w:rPr>
              <w:t>-CSS3</w:t>
            </w:r>
          </w:p>
          <w:p w14:paraId="60832DA2" w14:textId="77777777" w:rsidR="00497855" w:rsidRDefault="00497855">
            <w:pPr>
              <w:widowControl w:val="0"/>
              <w:pBdr>
                <w:top w:val="nil"/>
                <w:left w:val="nil"/>
                <w:bottom w:val="nil"/>
                <w:right w:val="nil"/>
                <w:between w:val="nil"/>
              </w:pBdr>
              <w:spacing w:line="360" w:lineRule="auto"/>
              <w:rPr>
                <w:rFonts w:ascii="맑은 고딕" w:eastAsia="맑은 고딕" w:hAnsi="맑은 고딕" w:cs="맑은 고딕"/>
              </w:rPr>
              <w:pPrChange w:id="2351" w:author="고광표" w:date="2018-04-17T04:20:00Z">
                <w:pPr>
                  <w:widowControl w:val="0"/>
                  <w:pBdr>
                    <w:top w:val="nil"/>
                    <w:left w:val="nil"/>
                    <w:bottom w:val="nil"/>
                    <w:right w:val="nil"/>
                    <w:between w:val="nil"/>
                  </w:pBdr>
                  <w:spacing w:line="360" w:lineRule="auto"/>
                  <w:ind w:left="800"/>
                </w:pPr>
              </w:pPrChange>
            </w:pPr>
            <w:r>
              <w:rPr>
                <w:rFonts w:ascii="맑은 고딕" w:eastAsia="맑은 고딕" w:hAnsi="맑은 고딕" w:cs="맑은 고딕"/>
              </w:rPr>
              <w:t>-TYPESCRIPT</w:t>
            </w:r>
          </w:p>
        </w:tc>
        <w:tc>
          <w:tcPr>
            <w:tcW w:w="1505" w:type="dxa"/>
            <w:shd w:val="clear" w:color="auto" w:fill="auto"/>
            <w:tcMar>
              <w:top w:w="100" w:type="dxa"/>
              <w:left w:w="100" w:type="dxa"/>
              <w:bottom w:w="100" w:type="dxa"/>
              <w:right w:w="100" w:type="dxa"/>
            </w:tcMar>
            <w:tcPrChange w:id="2352" w:author="고광표" w:date="2018-04-19T19:00:00Z">
              <w:tcPr>
                <w:tcW w:w="1504" w:type="dxa"/>
                <w:shd w:val="clear" w:color="auto" w:fill="auto"/>
                <w:tcMar>
                  <w:top w:w="100" w:type="dxa"/>
                  <w:left w:w="100" w:type="dxa"/>
                  <w:bottom w:w="100" w:type="dxa"/>
                  <w:right w:w="100" w:type="dxa"/>
                </w:tcMar>
              </w:tcPr>
            </w:tcPrChange>
          </w:tcPr>
          <w:p w14:paraId="237A9A36" w14:textId="77777777" w:rsidR="00497855" w:rsidRDefault="00497855">
            <w:pPr>
              <w:widowControl w:val="0"/>
              <w:spacing w:line="360" w:lineRule="auto"/>
              <w:rPr>
                <w:rFonts w:ascii="맑은 고딕" w:eastAsia="맑은 고딕" w:hAnsi="맑은 고딕" w:cs="맑은 고딕"/>
              </w:rPr>
              <w:pPrChange w:id="2353" w:author="고광표" w:date="2018-04-17T04:20:00Z">
                <w:pPr>
                  <w:widowControl w:val="0"/>
                  <w:spacing w:line="360" w:lineRule="auto"/>
                  <w:ind w:left="800"/>
                </w:pPr>
              </w:pPrChange>
            </w:pPr>
            <w:r>
              <w:rPr>
                <w:rFonts w:ascii="맑은 고딕" w:eastAsia="맑은 고딕" w:hAnsi="맑은 고딕" w:cs="맑은 고딕"/>
              </w:rPr>
              <w:t>-Node.js</w:t>
            </w:r>
          </w:p>
        </w:tc>
        <w:tc>
          <w:tcPr>
            <w:tcW w:w="1505" w:type="dxa"/>
            <w:shd w:val="clear" w:color="auto" w:fill="auto"/>
            <w:tcMar>
              <w:top w:w="100" w:type="dxa"/>
              <w:left w:w="100" w:type="dxa"/>
              <w:bottom w:w="100" w:type="dxa"/>
              <w:right w:w="100" w:type="dxa"/>
            </w:tcMar>
            <w:tcPrChange w:id="2354" w:author="고광표" w:date="2018-04-19T19:00:00Z">
              <w:tcPr>
                <w:tcW w:w="1504" w:type="dxa"/>
                <w:shd w:val="clear" w:color="auto" w:fill="auto"/>
                <w:tcMar>
                  <w:top w:w="100" w:type="dxa"/>
                  <w:left w:w="100" w:type="dxa"/>
                  <w:bottom w:w="100" w:type="dxa"/>
                  <w:right w:w="100" w:type="dxa"/>
                </w:tcMar>
              </w:tcPr>
            </w:tcPrChange>
          </w:tcPr>
          <w:p w14:paraId="317AD4D9" w14:textId="77777777" w:rsidR="00497855" w:rsidRDefault="00497855">
            <w:pPr>
              <w:widowControl w:val="0"/>
              <w:spacing w:line="360" w:lineRule="auto"/>
              <w:rPr>
                <w:rFonts w:ascii="맑은 고딕" w:eastAsia="맑은 고딕" w:hAnsi="맑은 고딕" w:cs="맑은 고딕"/>
              </w:rPr>
              <w:pPrChange w:id="2355" w:author="고광표" w:date="2018-04-17T04:20:00Z">
                <w:pPr>
                  <w:widowControl w:val="0"/>
                  <w:spacing w:line="360" w:lineRule="auto"/>
                  <w:ind w:left="800"/>
                </w:pPr>
              </w:pPrChange>
            </w:pPr>
            <w:r>
              <w:rPr>
                <w:rFonts w:ascii="맑은 고딕" w:eastAsia="맑은 고딕" w:hAnsi="맑은 고딕" w:cs="맑은 고딕"/>
              </w:rPr>
              <w:t>-Express</w:t>
            </w:r>
          </w:p>
          <w:p w14:paraId="50444A65" w14:textId="77777777" w:rsidR="00497855" w:rsidRDefault="00497855">
            <w:pPr>
              <w:widowControl w:val="0"/>
              <w:spacing w:line="360" w:lineRule="auto"/>
              <w:rPr>
                <w:rFonts w:ascii="맑은 고딕" w:eastAsia="맑은 고딕" w:hAnsi="맑은 고딕" w:cs="맑은 고딕"/>
              </w:rPr>
              <w:pPrChange w:id="2356" w:author="고광표" w:date="2018-04-17T04:20:00Z">
                <w:pPr>
                  <w:widowControl w:val="0"/>
                  <w:spacing w:line="360" w:lineRule="auto"/>
                  <w:ind w:left="800"/>
                </w:pPr>
              </w:pPrChange>
            </w:pPr>
            <w:r>
              <w:rPr>
                <w:rFonts w:ascii="맑은 고딕" w:eastAsia="맑은 고딕" w:hAnsi="맑은 고딕" w:cs="맑은 고딕"/>
              </w:rPr>
              <w:t>-Angular2</w:t>
            </w:r>
          </w:p>
        </w:tc>
        <w:tc>
          <w:tcPr>
            <w:tcW w:w="1505" w:type="dxa"/>
            <w:shd w:val="clear" w:color="auto" w:fill="auto"/>
            <w:tcMar>
              <w:top w:w="100" w:type="dxa"/>
              <w:left w:w="100" w:type="dxa"/>
              <w:bottom w:w="100" w:type="dxa"/>
              <w:right w:w="100" w:type="dxa"/>
            </w:tcMar>
            <w:tcPrChange w:id="2357" w:author="고광표" w:date="2018-04-19T19:00:00Z">
              <w:tcPr>
                <w:tcW w:w="1504" w:type="dxa"/>
                <w:shd w:val="clear" w:color="auto" w:fill="auto"/>
                <w:tcMar>
                  <w:top w:w="100" w:type="dxa"/>
                  <w:left w:w="100" w:type="dxa"/>
                  <w:bottom w:w="100" w:type="dxa"/>
                  <w:right w:w="100" w:type="dxa"/>
                </w:tcMar>
              </w:tcPr>
            </w:tcPrChange>
          </w:tcPr>
          <w:p w14:paraId="66E6DC0E" w14:textId="77777777" w:rsidR="00497855" w:rsidRDefault="00497855">
            <w:pPr>
              <w:widowControl w:val="0"/>
              <w:pBdr>
                <w:top w:val="nil"/>
                <w:left w:val="nil"/>
                <w:bottom w:val="nil"/>
                <w:right w:val="nil"/>
                <w:between w:val="nil"/>
              </w:pBdr>
              <w:spacing w:line="360" w:lineRule="auto"/>
              <w:rPr>
                <w:rFonts w:ascii="맑은 고딕" w:eastAsia="맑은 고딕" w:hAnsi="맑은 고딕" w:cs="맑은 고딕"/>
              </w:rPr>
              <w:pPrChange w:id="2358" w:author="고광표" w:date="2018-04-17T04:20:00Z">
                <w:pPr>
                  <w:widowControl w:val="0"/>
                  <w:pBdr>
                    <w:top w:val="nil"/>
                    <w:left w:val="nil"/>
                    <w:bottom w:val="nil"/>
                    <w:right w:val="nil"/>
                    <w:between w:val="nil"/>
                  </w:pBdr>
                  <w:spacing w:line="360" w:lineRule="auto"/>
                  <w:ind w:left="800"/>
                </w:pPr>
              </w:pPrChange>
            </w:pPr>
            <w:r>
              <w:rPr>
                <w:rFonts w:ascii="맑은 고딕" w:eastAsia="맑은 고딕" w:hAnsi="맑은 고딕" w:cs="맑은 고딕"/>
              </w:rPr>
              <w:t>-WEBSTORM</w:t>
            </w:r>
          </w:p>
          <w:p w14:paraId="4194FD59" w14:textId="77777777" w:rsidR="00497855" w:rsidRDefault="00497855">
            <w:pPr>
              <w:widowControl w:val="0"/>
              <w:pBdr>
                <w:top w:val="nil"/>
                <w:left w:val="nil"/>
                <w:bottom w:val="nil"/>
                <w:right w:val="nil"/>
                <w:between w:val="nil"/>
              </w:pBdr>
              <w:spacing w:line="360" w:lineRule="auto"/>
              <w:rPr>
                <w:rFonts w:ascii="맑은 고딕" w:eastAsia="맑은 고딕" w:hAnsi="맑은 고딕" w:cs="맑은 고딕"/>
              </w:rPr>
              <w:pPrChange w:id="2359" w:author="고광표" w:date="2018-04-17T04:20:00Z">
                <w:pPr>
                  <w:widowControl w:val="0"/>
                  <w:pBdr>
                    <w:top w:val="nil"/>
                    <w:left w:val="nil"/>
                    <w:bottom w:val="nil"/>
                    <w:right w:val="nil"/>
                    <w:between w:val="nil"/>
                  </w:pBdr>
                  <w:spacing w:line="360" w:lineRule="auto"/>
                  <w:ind w:left="800"/>
                </w:pPr>
              </w:pPrChange>
            </w:pPr>
            <w:r>
              <w:rPr>
                <w:rFonts w:ascii="맑은 고딕" w:eastAsia="맑은 고딕" w:hAnsi="맑은 고딕" w:cs="맑은 고딕"/>
              </w:rPr>
              <w:t>-ANDROID STUDIO 3.1</w:t>
            </w:r>
          </w:p>
          <w:p w14:paraId="0BC80744" w14:textId="77777777" w:rsidR="00497855" w:rsidRDefault="00497855">
            <w:pPr>
              <w:widowControl w:val="0"/>
              <w:pBdr>
                <w:top w:val="nil"/>
                <w:left w:val="nil"/>
                <w:bottom w:val="nil"/>
                <w:right w:val="nil"/>
                <w:between w:val="nil"/>
              </w:pBdr>
              <w:spacing w:line="360" w:lineRule="auto"/>
              <w:rPr>
                <w:rFonts w:ascii="맑은 고딕" w:eastAsia="맑은 고딕" w:hAnsi="맑은 고딕" w:cs="맑은 고딕"/>
              </w:rPr>
              <w:pPrChange w:id="2360" w:author="고광표" w:date="2018-04-17T04:20:00Z">
                <w:pPr>
                  <w:widowControl w:val="0"/>
                  <w:pBdr>
                    <w:top w:val="nil"/>
                    <w:left w:val="nil"/>
                    <w:bottom w:val="nil"/>
                    <w:right w:val="nil"/>
                    <w:between w:val="nil"/>
                  </w:pBdr>
                  <w:spacing w:line="360" w:lineRule="auto"/>
                  <w:ind w:left="800"/>
                </w:pPr>
              </w:pPrChange>
            </w:pPr>
            <w:r>
              <w:rPr>
                <w:rFonts w:ascii="맑은 고딕" w:eastAsia="맑은 고딕" w:hAnsi="맑은 고딕" w:cs="맑은 고딕"/>
              </w:rPr>
              <w:t>-SUBLIME TEXT</w:t>
            </w:r>
          </w:p>
        </w:tc>
        <w:tc>
          <w:tcPr>
            <w:tcW w:w="1505" w:type="dxa"/>
            <w:shd w:val="clear" w:color="auto" w:fill="auto"/>
            <w:tcMar>
              <w:top w:w="100" w:type="dxa"/>
              <w:left w:w="100" w:type="dxa"/>
              <w:bottom w:w="100" w:type="dxa"/>
              <w:right w:w="100" w:type="dxa"/>
            </w:tcMar>
            <w:tcPrChange w:id="2361" w:author="고광표" w:date="2018-04-19T19:00:00Z">
              <w:tcPr>
                <w:tcW w:w="1504" w:type="dxa"/>
                <w:shd w:val="clear" w:color="auto" w:fill="auto"/>
                <w:tcMar>
                  <w:top w:w="100" w:type="dxa"/>
                  <w:left w:w="100" w:type="dxa"/>
                  <w:bottom w:w="100" w:type="dxa"/>
                  <w:right w:w="100" w:type="dxa"/>
                </w:tcMar>
              </w:tcPr>
            </w:tcPrChange>
          </w:tcPr>
          <w:p w14:paraId="13CB7D91" w14:textId="77777777" w:rsidR="00497855" w:rsidRDefault="00497855">
            <w:pPr>
              <w:widowControl w:val="0"/>
              <w:pBdr>
                <w:top w:val="nil"/>
                <w:left w:val="nil"/>
                <w:bottom w:val="nil"/>
                <w:right w:val="nil"/>
                <w:between w:val="nil"/>
              </w:pBdr>
              <w:spacing w:line="360" w:lineRule="auto"/>
              <w:rPr>
                <w:rFonts w:ascii="맑은 고딕" w:eastAsia="맑은 고딕" w:hAnsi="맑은 고딕" w:cs="맑은 고딕"/>
              </w:rPr>
              <w:pPrChange w:id="2362" w:author="고광표" w:date="2018-04-17T04:20:00Z">
                <w:pPr>
                  <w:widowControl w:val="0"/>
                  <w:pBdr>
                    <w:top w:val="nil"/>
                    <w:left w:val="nil"/>
                    <w:bottom w:val="nil"/>
                    <w:right w:val="nil"/>
                    <w:between w:val="nil"/>
                  </w:pBdr>
                  <w:spacing w:line="360" w:lineRule="auto"/>
                  <w:ind w:left="800"/>
                </w:pPr>
              </w:pPrChange>
            </w:pPr>
            <w:r>
              <w:rPr>
                <w:rFonts w:ascii="맑은 고딕" w:eastAsia="맑은 고딕" w:hAnsi="맑은 고딕" w:cs="맑은 고딕"/>
              </w:rPr>
              <w:t>-WINDOWS 10</w:t>
            </w:r>
          </w:p>
          <w:p w14:paraId="009CF08E" w14:textId="77777777" w:rsidR="00497855" w:rsidRDefault="00497855">
            <w:pPr>
              <w:widowControl w:val="0"/>
              <w:pBdr>
                <w:top w:val="nil"/>
                <w:left w:val="nil"/>
                <w:bottom w:val="nil"/>
                <w:right w:val="nil"/>
                <w:between w:val="nil"/>
              </w:pBdr>
              <w:spacing w:line="360" w:lineRule="auto"/>
              <w:rPr>
                <w:rFonts w:ascii="맑은 고딕" w:eastAsia="맑은 고딕" w:hAnsi="맑은 고딕" w:cs="맑은 고딕"/>
              </w:rPr>
              <w:pPrChange w:id="2363" w:author="고광표" w:date="2018-04-17T04:20:00Z">
                <w:pPr>
                  <w:widowControl w:val="0"/>
                  <w:pBdr>
                    <w:top w:val="nil"/>
                    <w:left w:val="nil"/>
                    <w:bottom w:val="nil"/>
                    <w:right w:val="nil"/>
                    <w:between w:val="nil"/>
                  </w:pBdr>
                  <w:spacing w:line="360" w:lineRule="auto"/>
                  <w:ind w:left="800"/>
                </w:pPr>
              </w:pPrChange>
            </w:pPr>
            <w:r>
              <w:rPr>
                <w:rFonts w:ascii="맑은 고딕" w:eastAsia="맑은 고딕" w:hAnsi="맑은 고딕" w:cs="맑은 고딕"/>
              </w:rPr>
              <w:t>-ANDROID</w:t>
            </w:r>
          </w:p>
          <w:p w14:paraId="1FC53900" w14:textId="77777777" w:rsidR="00497855" w:rsidRDefault="00497855">
            <w:pPr>
              <w:widowControl w:val="0"/>
              <w:pBdr>
                <w:top w:val="nil"/>
                <w:left w:val="nil"/>
                <w:bottom w:val="nil"/>
                <w:right w:val="nil"/>
                <w:between w:val="nil"/>
              </w:pBdr>
              <w:spacing w:line="360" w:lineRule="auto"/>
              <w:rPr>
                <w:rFonts w:ascii="맑은 고딕" w:eastAsia="맑은 고딕" w:hAnsi="맑은 고딕" w:cs="맑은 고딕"/>
              </w:rPr>
              <w:pPrChange w:id="2364" w:author="고광표" w:date="2018-04-17T04:20:00Z">
                <w:pPr>
                  <w:widowControl w:val="0"/>
                  <w:pBdr>
                    <w:top w:val="nil"/>
                    <w:left w:val="nil"/>
                    <w:bottom w:val="nil"/>
                    <w:right w:val="nil"/>
                    <w:between w:val="nil"/>
                  </w:pBdr>
                  <w:spacing w:line="360" w:lineRule="auto"/>
                  <w:ind w:left="800"/>
                </w:pPr>
              </w:pPrChange>
            </w:pPr>
            <w:r>
              <w:rPr>
                <w:rFonts w:ascii="맑은 고딕" w:eastAsia="맑은 고딕" w:hAnsi="맑은 고딕" w:cs="맑은 고딕"/>
              </w:rPr>
              <w:t>-LINUX UBUNTU 16.04 LTS</w:t>
            </w:r>
          </w:p>
        </w:tc>
        <w:tc>
          <w:tcPr>
            <w:tcW w:w="1505" w:type="dxa"/>
            <w:shd w:val="clear" w:color="auto" w:fill="auto"/>
            <w:tcMar>
              <w:top w:w="100" w:type="dxa"/>
              <w:left w:w="100" w:type="dxa"/>
              <w:bottom w:w="100" w:type="dxa"/>
              <w:right w:w="100" w:type="dxa"/>
            </w:tcMar>
            <w:tcPrChange w:id="2365" w:author="고광표" w:date="2018-04-19T19:00:00Z">
              <w:tcPr>
                <w:tcW w:w="1504" w:type="dxa"/>
                <w:shd w:val="clear" w:color="auto" w:fill="auto"/>
                <w:tcMar>
                  <w:top w:w="100" w:type="dxa"/>
                  <w:left w:w="100" w:type="dxa"/>
                  <w:bottom w:w="100" w:type="dxa"/>
                  <w:right w:w="100" w:type="dxa"/>
                </w:tcMar>
              </w:tcPr>
            </w:tcPrChange>
          </w:tcPr>
          <w:p w14:paraId="1ECE4FBC" w14:textId="77777777" w:rsidR="00E821B2" w:rsidRDefault="00497855">
            <w:pPr>
              <w:widowControl w:val="0"/>
              <w:pBdr>
                <w:top w:val="nil"/>
                <w:left w:val="nil"/>
                <w:bottom w:val="nil"/>
                <w:right w:val="nil"/>
                <w:between w:val="nil"/>
              </w:pBdr>
              <w:spacing w:line="360" w:lineRule="auto"/>
              <w:rPr>
                <w:ins w:id="2366" w:author="고광표" w:date="2018-04-17T04:20:00Z"/>
                <w:rFonts w:ascii="맑은 고딕" w:eastAsia="맑은 고딕" w:hAnsi="맑은 고딕" w:cs="맑은 고딕"/>
              </w:rPr>
              <w:pPrChange w:id="2367" w:author="고광표" w:date="2018-04-17T04:20:00Z">
                <w:pPr>
                  <w:widowControl w:val="0"/>
                  <w:pBdr>
                    <w:top w:val="nil"/>
                    <w:left w:val="nil"/>
                    <w:bottom w:val="nil"/>
                    <w:right w:val="nil"/>
                    <w:between w:val="nil"/>
                  </w:pBdr>
                  <w:spacing w:line="360" w:lineRule="auto"/>
                  <w:ind w:left="800"/>
                </w:pPr>
              </w:pPrChange>
            </w:pPr>
            <w:r>
              <w:rPr>
                <w:rFonts w:ascii="맑은 고딕" w:eastAsia="맑은 고딕" w:hAnsi="맑은 고딕" w:cs="맑은 고딕"/>
              </w:rPr>
              <w:t xml:space="preserve">-GOOGLE </w:t>
            </w:r>
          </w:p>
          <w:p w14:paraId="6C287E6E" w14:textId="746B322A" w:rsidR="00497855" w:rsidRDefault="00E821B2">
            <w:pPr>
              <w:widowControl w:val="0"/>
              <w:pBdr>
                <w:top w:val="nil"/>
                <w:left w:val="nil"/>
                <w:bottom w:val="nil"/>
                <w:right w:val="nil"/>
                <w:between w:val="nil"/>
              </w:pBdr>
              <w:spacing w:line="360" w:lineRule="auto"/>
              <w:rPr>
                <w:rFonts w:ascii="맑은 고딕" w:eastAsia="맑은 고딕" w:hAnsi="맑은 고딕" w:cs="맑은 고딕"/>
              </w:rPr>
              <w:pPrChange w:id="2368" w:author="고광표" w:date="2018-04-17T04:20:00Z">
                <w:pPr>
                  <w:widowControl w:val="0"/>
                  <w:pBdr>
                    <w:top w:val="nil"/>
                    <w:left w:val="nil"/>
                    <w:bottom w:val="nil"/>
                    <w:right w:val="nil"/>
                    <w:between w:val="nil"/>
                  </w:pBdr>
                  <w:spacing w:line="360" w:lineRule="auto"/>
                  <w:ind w:left="800"/>
                </w:pPr>
              </w:pPrChange>
            </w:pPr>
            <w:ins w:id="2369" w:author="고광표" w:date="2018-04-17T04:20:00Z">
              <w:r>
                <w:rPr>
                  <w:rFonts w:ascii="맑은 고딕" w:eastAsia="맑은 고딕" w:hAnsi="맑은 고딕" w:cs="맑은 고딕"/>
                </w:rPr>
                <w:t>-</w:t>
              </w:r>
            </w:ins>
            <w:r w:rsidR="00497855">
              <w:rPr>
                <w:rFonts w:ascii="맑은 고딕" w:eastAsia="맑은 고딕" w:hAnsi="맑은 고딕" w:cs="맑은 고딕"/>
              </w:rPr>
              <w:t>CHROME</w:t>
            </w:r>
          </w:p>
        </w:tc>
      </w:tr>
    </w:tbl>
    <w:p w14:paraId="240714E4" w14:textId="77777777" w:rsidR="00497855" w:rsidRDefault="00497855" w:rsidP="00497855">
      <w:pPr>
        <w:spacing w:line="360" w:lineRule="auto"/>
        <w:jc w:val="both"/>
        <w:rPr>
          <w:rFonts w:ascii="맑은 고딕" w:eastAsia="맑은 고딕" w:hAnsi="맑은 고딕" w:cs="맑은 고딕"/>
          <w:sz w:val="24"/>
          <w:szCs w:val="24"/>
        </w:rPr>
      </w:pPr>
    </w:p>
    <w:p w14:paraId="3EB92F6B" w14:textId="77777777" w:rsidR="00497855" w:rsidRDefault="00497855" w:rsidP="00497855">
      <w:pPr>
        <w:spacing w:line="360" w:lineRule="auto"/>
        <w:jc w:val="both"/>
        <w:rPr>
          <w:rFonts w:ascii="맑은 고딕" w:eastAsia="맑은 고딕" w:hAnsi="맑은 고딕" w:cs="맑은 고딕"/>
          <w:sz w:val="24"/>
          <w:szCs w:val="24"/>
        </w:rPr>
      </w:pPr>
      <w:r>
        <w:rPr>
          <w:rFonts w:ascii="맑은 고딕" w:eastAsia="맑은 고딕" w:hAnsi="맑은 고딕" w:cs="맑은 고딕"/>
          <w:b/>
        </w:rPr>
        <w:t>[Framework 활용 및 운영 방안]</w:t>
      </w:r>
    </w:p>
    <w:p w14:paraId="6463EE85" w14:textId="24391EF4" w:rsidR="004C1550" w:rsidRDefault="004C1550">
      <w:pPr>
        <w:pStyle w:val="aa"/>
        <w:keepNext/>
        <w:rPr>
          <w:ins w:id="2370" w:author="고광표" w:date="2018-04-19T19:00:00Z"/>
        </w:rPr>
        <w:pPrChange w:id="2371" w:author="고광표" w:date="2018-04-19T19:00:00Z">
          <w:pPr/>
        </w:pPrChange>
      </w:pPr>
      <w:bookmarkStart w:id="2372" w:name="_Toc512193261"/>
      <w:ins w:id="2373" w:author="고광표" w:date="2018-04-19T19:00:00Z">
        <w:r>
          <w:t xml:space="preserve">Table </w:t>
        </w:r>
        <w:r>
          <w:fldChar w:fldCharType="begin"/>
        </w:r>
        <w:r>
          <w:instrText xml:space="preserve"> SEQ Table \* ARABIC </w:instrText>
        </w:r>
      </w:ins>
      <w:r>
        <w:fldChar w:fldCharType="separate"/>
      </w:r>
      <w:ins w:id="2374" w:author="고광표" w:date="2018-04-19T19:08:00Z">
        <w:r w:rsidR="004E1911">
          <w:rPr>
            <w:noProof/>
          </w:rPr>
          <w:t>23</w:t>
        </w:r>
      </w:ins>
      <w:ins w:id="2375" w:author="고광표" w:date="2018-04-19T19:00:00Z">
        <w:r>
          <w:fldChar w:fldCharType="end"/>
        </w:r>
        <w:r>
          <w:t>. Framework</w:t>
        </w:r>
        <w:bookmarkEnd w:id="2372"/>
      </w:ins>
    </w:p>
    <w:tbl>
      <w:tblPr>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6645"/>
      </w:tblGrid>
      <w:tr w:rsidR="00497855" w14:paraId="620CAA9B" w14:textId="77777777" w:rsidTr="00497855">
        <w:tc>
          <w:tcPr>
            <w:tcW w:w="2355" w:type="dxa"/>
            <w:shd w:val="clear" w:color="auto" w:fill="D9D9D9"/>
            <w:tcMar>
              <w:top w:w="100" w:type="dxa"/>
              <w:left w:w="100" w:type="dxa"/>
              <w:bottom w:w="100" w:type="dxa"/>
              <w:right w:w="100" w:type="dxa"/>
            </w:tcMar>
          </w:tcPr>
          <w:p w14:paraId="615CE560" w14:textId="77777777" w:rsidR="00497855" w:rsidRDefault="00497855" w:rsidP="00497855">
            <w:pPr>
              <w:widowControl w:val="0"/>
              <w:pBdr>
                <w:top w:val="nil"/>
                <w:left w:val="nil"/>
                <w:bottom w:val="nil"/>
                <w:right w:val="nil"/>
                <w:between w:val="nil"/>
              </w:pBdr>
              <w:spacing w:line="360" w:lineRule="auto"/>
              <w:ind w:left="1200" w:hanging="400"/>
              <w:jc w:val="center"/>
              <w:rPr>
                <w:rFonts w:ascii="맑은 고딕" w:eastAsia="맑은 고딕" w:hAnsi="맑은 고딕" w:cs="맑은 고딕"/>
                <w:b/>
              </w:rPr>
            </w:pPr>
            <w:r>
              <w:rPr>
                <w:rFonts w:ascii="맑은 고딕" w:eastAsia="맑은 고딕" w:hAnsi="맑은 고딕" w:cs="맑은 고딕"/>
                <w:b/>
              </w:rPr>
              <w:t>Framework</w:t>
            </w:r>
          </w:p>
        </w:tc>
        <w:tc>
          <w:tcPr>
            <w:tcW w:w="6645" w:type="dxa"/>
            <w:shd w:val="clear" w:color="auto" w:fill="D9D9D9"/>
            <w:tcMar>
              <w:top w:w="100" w:type="dxa"/>
              <w:left w:w="100" w:type="dxa"/>
              <w:bottom w:w="100" w:type="dxa"/>
              <w:right w:w="100" w:type="dxa"/>
            </w:tcMar>
          </w:tcPr>
          <w:p w14:paraId="43D874FB" w14:textId="77777777" w:rsidR="00497855" w:rsidRDefault="00497855" w:rsidP="00497855">
            <w:pPr>
              <w:widowControl w:val="0"/>
              <w:pBdr>
                <w:top w:val="nil"/>
                <w:left w:val="nil"/>
                <w:bottom w:val="nil"/>
                <w:right w:val="nil"/>
                <w:between w:val="nil"/>
              </w:pBdr>
              <w:spacing w:line="360" w:lineRule="auto"/>
              <w:ind w:left="1200" w:hanging="400"/>
              <w:jc w:val="center"/>
              <w:rPr>
                <w:rFonts w:ascii="맑은 고딕" w:eastAsia="맑은 고딕" w:hAnsi="맑은 고딕" w:cs="맑은 고딕"/>
                <w:b/>
              </w:rPr>
            </w:pPr>
            <w:r>
              <w:rPr>
                <w:rFonts w:ascii="맑은 고딕" w:eastAsia="맑은 고딕" w:hAnsi="맑은 고딕" w:cs="맑은 고딕"/>
                <w:b/>
              </w:rPr>
              <w:t>Description</w:t>
            </w:r>
          </w:p>
        </w:tc>
      </w:tr>
      <w:tr w:rsidR="00497855" w14:paraId="557C1CE4" w14:textId="77777777" w:rsidTr="00497855">
        <w:tc>
          <w:tcPr>
            <w:tcW w:w="2355" w:type="dxa"/>
            <w:shd w:val="clear" w:color="auto" w:fill="auto"/>
            <w:tcMar>
              <w:top w:w="100" w:type="dxa"/>
              <w:left w:w="100" w:type="dxa"/>
              <w:bottom w:w="100" w:type="dxa"/>
              <w:right w:w="100" w:type="dxa"/>
            </w:tcMar>
          </w:tcPr>
          <w:p w14:paraId="1AF9EBF4" w14:textId="77777777" w:rsidR="00497855" w:rsidRDefault="00497855" w:rsidP="00497855">
            <w:pPr>
              <w:widowControl w:val="0"/>
              <w:pBdr>
                <w:top w:val="nil"/>
                <w:left w:val="nil"/>
                <w:bottom w:val="nil"/>
                <w:right w:val="nil"/>
                <w:between w:val="nil"/>
              </w:pBdr>
              <w:spacing w:line="360" w:lineRule="auto"/>
              <w:ind w:left="1200" w:hanging="400"/>
              <w:rPr>
                <w:rFonts w:ascii="맑은 고딕" w:eastAsia="맑은 고딕" w:hAnsi="맑은 고딕" w:cs="맑은 고딕"/>
              </w:rPr>
            </w:pPr>
            <w:r>
              <w:rPr>
                <w:rFonts w:ascii="맑은 고딕" w:eastAsia="맑은 고딕" w:hAnsi="맑은 고딕" w:cs="맑은 고딕"/>
              </w:rPr>
              <w:t>Angular.js</w:t>
            </w:r>
          </w:p>
        </w:tc>
        <w:tc>
          <w:tcPr>
            <w:tcW w:w="6645" w:type="dxa"/>
            <w:shd w:val="clear" w:color="auto" w:fill="auto"/>
            <w:tcMar>
              <w:top w:w="100" w:type="dxa"/>
              <w:left w:w="100" w:type="dxa"/>
              <w:bottom w:w="100" w:type="dxa"/>
              <w:right w:w="100" w:type="dxa"/>
            </w:tcMar>
          </w:tcPr>
          <w:p w14:paraId="00DDBBD9" w14:textId="77777777" w:rsidR="00497855" w:rsidRDefault="00497855" w:rsidP="00497855">
            <w:pPr>
              <w:widowControl w:val="0"/>
              <w:pBdr>
                <w:top w:val="nil"/>
                <w:left w:val="nil"/>
                <w:bottom w:val="nil"/>
                <w:right w:val="nil"/>
                <w:between w:val="nil"/>
              </w:pBdr>
              <w:spacing w:line="360" w:lineRule="auto"/>
              <w:ind w:left="1200" w:hanging="400"/>
              <w:rPr>
                <w:rFonts w:ascii="맑은 고딕" w:eastAsia="맑은 고딕" w:hAnsi="맑은 고딕" w:cs="맑은 고딕"/>
              </w:rPr>
            </w:pPr>
            <w:r>
              <w:rPr>
                <w:rFonts w:ascii="맑은 고딕" w:eastAsia="맑은 고딕" w:hAnsi="맑은 고딕" w:cs="맑은 고딕"/>
              </w:rPr>
              <w:t>SPA방식의 프론트엔드 웹 개발을 위한 프레임워크</w:t>
            </w:r>
          </w:p>
        </w:tc>
      </w:tr>
      <w:tr w:rsidR="00497855" w14:paraId="51B4F82C" w14:textId="77777777" w:rsidTr="00497855">
        <w:tc>
          <w:tcPr>
            <w:tcW w:w="2355" w:type="dxa"/>
            <w:shd w:val="clear" w:color="auto" w:fill="auto"/>
            <w:tcMar>
              <w:top w:w="100" w:type="dxa"/>
              <w:left w:w="100" w:type="dxa"/>
              <w:bottom w:w="100" w:type="dxa"/>
              <w:right w:w="100" w:type="dxa"/>
            </w:tcMar>
          </w:tcPr>
          <w:p w14:paraId="156D455A" w14:textId="77777777" w:rsidR="00497855" w:rsidRDefault="00497855" w:rsidP="00497855">
            <w:pPr>
              <w:widowControl w:val="0"/>
              <w:pBdr>
                <w:top w:val="nil"/>
                <w:left w:val="nil"/>
                <w:bottom w:val="nil"/>
                <w:right w:val="nil"/>
                <w:between w:val="nil"/>
              </w:pBdr>
              <w:spacing w:line="360" w:lineRule="auto"/>
              <w:ind w:left="1200" w:hanging="400"/>
              <w:rPr>
                <w:rFonts w:ascii="맑은 고딕" w:eastAsia="맑은 고딕" w:hAnsi="맑은 고딕" w:cs="맑은 고딕"/>
              </w:rPr>
            </w:pPr>
            <w:r>
              <w:rPr>
                <w:rFonts w:ascii="맑은 고딕" w:eastAsia="맑은 고딕" w:hAnsi="맑은 고딕" w:cs="맑은 고딕"/>
              </w:rPr>
              <w:t>Bootstrap</w:t>
            </w:r>
          </w:p>
        </w:tc>
        <w:tc>
          <w:tcPr>
            <w:tcW w:w="6645" w:type="dxa"/>
            <w:shd w:val="clear" w:color="auto" w:fill="auto"/>
            <w:tcMar>
              <w:top w:w="100" w:type="dxa"/>
              <w:left w:w="100" w:type="dxa"/>
              <w:bottom w:w="100" w:type="dxa"/>
              <w:right w:w="100" w:type="dxa"/>
            </w:tcMar>
          </w:tcPr>
          <w:p w14:paraId="1C0A4991" w14:textId="77777777" w:rsidR="00497855" w:rsidRDefault="00497855" w:rsidP="00497855">
            <w:pPr>
              <w:widowControl w:val="0"/>
              <w:pBdr>
                <w:top w:val="nil"/>
                <w:left w:val="nil"/>
                <w:bottom w:val="nil"/>
                <w:right w:val="nil"/>
                <w:between w:val="nil"/>
              </w:pBdr>
              <w:spacing w:line="360" w:lineRule="auto"/>
              <w:ind w:left="1200" w:hanging="400"/>
              <w:rPr>
                <w:rFonts w:ascii="맑은 고딕" w:eastAsia="맑은 고딕" w:hAnsi="맑은 고딕" w:cs="맑은 고딕"/>
              </w:rPr>
            </w:pPr>
            <w:r>
              <w:rPr>
                <w:rFonts w:ascii="맑은 고딕" w:eastAsia="맑은 고딕" w:hAnsi="맑은 고딕" w:cs="맑은 고딕"/>
              </w:rPr>
              <w:t>오픈소스 기반의 HTML5, CSS3 UI 프레임워크</w:t>
            </w:r>
          </w:p>
        </w:tc>
      </w:tr>
      <w:tr w:rsidR="00497855" w14:paraId="66CA70F2" w14:textId="77777777" w:rsidTr="00497855">
        <w:tc>
          <w:tcPr>
            <w:tcW w:w="2355" w:type="dxa"/>
            <w:shd w:val="clear" w:color="auto" w:fill="auto"/>
            <w:tcMar>
              <w:top w:w="100" w:type="dxa"/>
              <w:left w:w="100" w:type="dxa"/>
              <w:bottom w:w="100" w:type="dxa"/>
              <w:right w:w="100" w:type="dxa"/>
            </w:tcMar>
          </w:tcPr>
          <w:p w14:paraId="26A1882D" w14:textId="77777777" w:rsidR="00497855" w:rsidRDefault="00497855" w:rsidP="00497855">
            <w:pPr>
              <w:widowControl w:val="0"/>
              <w:pBdr>
                <w:top w:val="nil"/>
                <w:left w:val="nil"/>
                <w:bottom w:val="nil"/>
                <w:right w:val="nil"/>
                <w:between w:val="nil"/>
              </w:pBdr>
              <w:spacing w:line="360" w:lineRule="auto"/>
              <w:ind w:left="1200" w:hanging="400"/>
              <w:rPr>
                <w:rFonts w:ascii="맑은 고딕" w:eastAsia="맑은 고딕" w:hAnsi="맑은 고딕" w:cs="맑은 고딕"/>
              </w:rPr>
            </w:pPr>
            <w:r>
              <w:rPr>
                <w:rFonts w:ascii="맑은 고딕" w:eastAsia="맑은 고딕" w:hAnsi="맑은 고딕" w:cs="맑은 고딕"/>
              </w:rPr>
              <w:lastRenderedPageBreak/>
              <w:t>Express</w:t>
            </w:r>
          </w:p>
        </w:tc>
        <w:tc>
          <w:tcPr>
            <w:tcW w:w="6645" w:type="dxa"/>
            <w:shd w:val="clear" w:color="auto" w:fill="auto"/>
            <w:tcMar>
              <w:top w:w="100" w:type="dxa"/>
              <w:left w:w="100" w:type="dxa"/>
              <w:bottom w:w="100" w:type="dxa"/>
              <w:right w:w="100" w:type="dxa"/>
            </w:tcMar>
          </w:tcPr>
          <w:p w14:paraId="1DF1F82C" w14:textId="77777777" w:rsidR="00497855" w:rsidRDefault="00497855" w:rsidP="00497855">
            <w:pPr>
              <w:widowControl w:val="0"/>
              <w:pBdr>
                <w:top w:val="nil"/>
                <w:left w:val="nil"/>
                <w:bottom w:val="nil"/>
                <w:right w:val="nil"/>
                <w:between w:val="nil"/>
              </w:pBdr>
              <w:spacing w:line="360" w:lineRule="auto"/>
              <w:ind w:left="1200" w:hanging="400"/>
              <w:rPr>
                <w:rFonts w:ascii="맑은 고딕" w:eastAsia="맑은 고딕" w:hAnsi="맑은 고딕" w:cs="맑은 고딕"/>
              </w:rPr>
            </w:pPr>
            <w:r>
              <w:rPr>
                <w:rFonts w:ascii="맑은 고딕" w:eastAsia="맑은 고딕" w:hAnsi="맑은 고딕" w:cs="맑은 고딕"/>
              </w:rPr>
              <w:t>Node.js 런타임 환경에서 제공되는 웹 프레임워크</w:t>
            </w:r>
          </w:p>
        </w:tc>
      </w:tr>
    </w:tbl>
    <w:p w14:paraId="7F5BE042" w14:textId="77777777" w:rsidR="00497855" w:rsidRDefault="00497855" w:rsidP="00497855">
      <w:pPr>
        <w:spacing w:line="360" w:lineRule="auto"/>
        <w:jc w:val="both"/>
        <w:rPr>
          <w:rFonts w:ascii="맑은 고딕" w:eastAsia="맑은 고딕" w:hAnsi="맑은 고딕" w:cs="맑은 고딕"/>
          <w:sz w:val="24"/>
          <w:szCs w:val="24"/>
        </w:rPr>
      </w:pPr>
    </w:p>
    <w:p w14:paraId="49BFC17A" w14:textId="7B365C6B" w:rsidR="00497855" w:rsidRPr="00497855" w:rsidRDefault="00497855" w:rsidP="00497855">
      <w:pPr>
        <w:pStyle w:val="20"/>
        <w:rPr>
          <w:color w:val="FF0000"/>
        </w:rPr>
      </w:pPr>
      <w:r>
        <w:t xml:space="preserve"> </w:t>
      </w:r>
      <w:bookmarkStart w:id="2376" w:name="_Toc512193187"/>
      <w:ins w:id="2377" w:author=" " w:date="2018-04-22T20:42:00Z">
        <w:r w:rsidR="00597193">
          <w:t>3</w:t>
        </w:r>
      </w:ins>
      <w:del w:id="2378" w:author=" " w:date="2018-04-22T20:42:00Z">
        <w:r w:rsidDel="00597193">
          <w:delText>5</w:delText>
        </w:r>
      </w:del>
      <w:r>
        <w:t>.2 리스크 분석</w:t>
      </w:r>
      <w:bookmarkEnd w:id="2376"/>
    </w:p>
    <w:p w14:paraId="4B20A8D9" w14:textId="3D8EE092" w:rsidR="004C1550" w:rsidRDefault="004C1550">
      <w:pPr>
        <w:pStyle w:val="aa"/>
        <w:keepNext/>
        <w:rPr>
          <w:ins w:id="2379" w:author="고광표" w:date="2018-04-19T19:01:00Z"/>
        </w:rPr>
        <w:pPrChange w:id="2380" w:author="고광표" w:date="2018-04-19T19:01:00Z">
          <w:pPr/>
        </w:pPrChange>
      </w:pPr>
      <w:bookmarkStart w:id="2381" w:name="_Toc512193262"/>
      <w:ins w:id="2382" w:author="고광표" w:date="2018-04-19T19:01:00Z">
        <w:r>
          <w:t xml:space="preserve">Table </w:t>
        </w:r>
        <w:r>
          <w:fldChar w:fldCharType="begin"/>
        </w:r>
        <w:r>
          <w:instrText xml:space="preserve"> SEQ Table \* ARABIC </w:instrText>
        </w:r>
      </w:ins>
      <w:r>
        <w:fldChar w:fldCharType="separate"/>
      </w:r>
      <w:ins w:id="2383" w:author="고광표" w:date="2018-04-19T19:08:00Z">
        <w:r w:rsidR="004E1911">
          <w:rPr>
            <w:noProof/>
          </w:rPr>
          <w:t>24</w:t>
        </w:r>
      </w:ins>
      <w:ins w:id="2384" w:author="고광표" w:date="2018-04-19T19:01:00Z">
        <w:r>
          <w:fldChar w:fldCharType="end"/>
        </w:r>
        <w:r>
          <w:t xml:space="preserve">. </w:t>
        </w:r>
        <w:r>
          <w:rPr>
            <w:rFonts w:hint="eastAsia"/>
          </w:rPr>
          <w:t>Risk</w:t>
        </w:r>
        <w:bookmarkEnd w:id="2381"/>
      </w:ins>
    </w:p>
    <w:tbl>
      <w:tblPr>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2385" w:author="고광표" w:date="2018-04-19T19:01:00Z">
          <w:tblPr>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1591"/>
        <w:gridCol w:w="3712"/>
        <w:gridCol w:w="3712"/>
        <w:tblGridChange w:id="2386">
          <w:tblGrid>
            <w:gridCol w:w="1591"/>
            <w:gridCol w:w="3712"/>
            <w:gridCol w:w="3712"/>
          </w:tblGrid>
        </w:tblGridChange>
      </w:tblGrid>
      <w:tr w:rsidR="00497855" w14:paraId="6A532A0B" w14:textId="77777777" w:rsidTr="004C1550">
        <w:tc>
          <w:tcPr>
            <w:tcW w:w="1591" w:type="dxa"/>
            <w:shd w:val="clear" w:color="auto" w:fill="D9D9D9"/>
            <w:tcMar>
              <w:top w:w="100" w:type="dxa"/>
              <w:left w:w="100" w:type="dxa"/>
              <w:bottom w:w="100" w:type="dxa"/>
              <w:right w:w="100" w:type="dxa"/>
            </w:tcMar>
            <w:tcPrChange w:id="2387" w:author="고광표" w:date="2018-04-19T19:01:00Z">
              <w:tcPr>
                <w:tcW w:w="1590" w:type="dxa"/>
                <w:shd w:val="clear" w:color="auto" w:fill="D9D9D9"/>
                <w:tcMar>
                  <w:top w:w="100" w:type="dxa"/>
                  <w:left w:w="100" w:type="dxa"/>
                  <w:bottom w:w="100" w:type="dxa"/>
                  <w:right w:w="100" w:type="dxa"/>
                </w:tcMar>
              </w:tcPr>
            </w:tcPrChange>
          </w:tcPr>
          <w:p w14:paraId="5C6E4A53" w14:textId="77777777" w:rsidR="00497855" w:rsidRDefault="00497855" w:rsidP="00497855">
            <w:pPr>
              <w:widowControl w:val="0"/>
              <w:pBdr>
                <w:top w:val="nil"/>
                <w:left w:val="nil"/>
                <w:bottom w:val="nil"/>
                <w:right w:val="nil"/>
                <w:between w:val="nil"/>
              </w:pBdr>
              <w:jc w:val="center"/>
              <w:rPr>
                <w:rFonts w:ascii="맑은 고딕" w:eastAsia="맑은 고딕" w:hAnsi="맑은 고딕" w:cs="맑은 고딕"/>
                <w:b/>
              </w:rPr>
            </w:pPr>
            <w:r>
              <w:rPr>
                <w:rFonts w:ascii="맑은 고딕" w:eastAsia="맑은 고딕" w:hAnsi="맑은 고딕" w:cs="맑은 고딕"/>
                <w:b/>
              </w:rPr>
              <w:t>Type</w:t>
            </w:r>
          </w:p>
        </w:tc>
        <w:tc>
          <w:tcPr>
            <w:tcW w:w="3712" w:type="dxa"/>
            <w:shd w:val="clear" w:color="auto" w:fill="D9D9D9"/>
            <w:tcMar>
              <w:top w:w="100" w:type="dxa"/>
              <w:left w:w="100" w:type="dxa"/>
              <w:bottom w:w="100" w:type="dxa"/>
              <w:right w:w="100" w:type="dxa"/>
            </w:tcMar>
            <w:tcPrChange w:id="2388" w:author="고광표" w:date="2018-04-19T19:01:00Z">
              <w:tcPr>
                <w:tcW w:w="3712" w:type="dxa"/>
                <w:shd w:val="clear" w:color="auto" w:fill="D9D9D9"/>
                <w:tcMar>
                  <w:top w:w="100" w:type="dxa"/>
                  <w:left w:w="100" w:type="dxa"/>
                  <w:bottom w:w="100" w:type="dxa"/>
                  <w:right w:w="100" w:type="dxa"/>
                </w:tcMar>
              </w:tcPr>
            </w:tcPrChange>
          </w:tcPr>
          <w:p w14:paraId="0E263D4E" w14:textId="77777777" w:rsidR="00497855" w:rsidRDefault="00497855" w:rsidP="00497855">
            <w:pPr>
              <w:widowControl w:val="0"/>
              <w:pBdr>
                <w:top w:val="nil"/>
                <w:left w:val="nil"/>
                <w:bottom w:val="nil"/>
                <w:right w:val="nil"/>
                <w:between w:val="nil"/>
              </w:pBdr>
              <w:jc w:val="center"/>
              <w:rPr>
                <w:rFonts w:ascii="맑은 고딕" w:eastAsia="맑은 고딕" w:hAnsi="맑은 고딕" w:cs="맑은 고딕"/>
                <w:b/>
              </w:rPr>
            </w:pPr>
            <w:r>
              <w:rPr>
                <w:rFonts w:ascii="맑은 고딕" w:eastAsia="맑은 고딕" w:hAnsi="맑은 고딕" w:cs="맑은 고딕"/>
                <w:b/>
              </w:rPr>
              <w:t>Risk</w:t>
            </w:r>
          </w:p>
        </w:tc>
        <w:tc>
          <w:tcPr>
            <w:tcW w:w="3712" w:type="dxa"/>
            <w:shd w:val="clear" w:color="auto" w:fill="D9D9D9"/>
            <w:tcMar>
              <w:top w:w="100" w:type="dxa"/>
              <w:left w:w="100" w:type="dxa"/>
              <w:bottom w:w="100" w:type="dxa"/>
              <w:right w:w="100" w:type="dxa"/>
            </w:tcMar>
            <w:tcPrChange w:id="2389" w:author="고광표" w:date="2018-04-19T19:01:00Z">
              <w:tcPr>
                <w:tcW w:w="3712" w:type="dxa"/>
                <w:shd w:val="clear" w:color="auto" w:fill="D9D9D9"/>
                <w:tcMar>
                  <w:top w:w="100" w:type="dxa"/>
                  <w:left w:w="100" w:type="dxa"/>
                  <w:bottom w:w="100" w:type="dxa"/>
                  <w:right w:w="100" w:type="dxa"/>
                </w:tcMar>
              </w:tcPr>
            </w:tcPrChange>
          </w:tcPr>
          <w:p w14:paraId="6C0A8312" w14:textId="77777777" w:rsidR="00497855" w:rsidRDefault="00497855" w:rsidP="00497855">
            <w:pPr>
              <w:widowControl w:val="0"/>
              <w:pBdr>
                <w:top w:val="nil"/>
                <w:left w:val="nil"/>
                <w:bottom w:val="nil"/>
                <w:right w:val="nil"/>
                <w:between w:val="nil"/>
              </w:pBdr>
              <w:jc w:val="center"/>
              <w:rPr>
                <w:rFonts w:ascii="맑은 고딕" w:eastAsia="맑은 고딕" w:hAnsi="맑은 고딕" w:cs="맑은 고딕"/>
                <w:b/>
              </w:rPr>
            </w:pPr>
            <w:r>
              <w:rPr>
                <w:rFonts w:ascii="맑은 고딕" w:eastAsia="맑은 고딕" w:hAnsi="맑은 고딕" w:cs="맑은 고딕"/>
                <w:b/>
              </w:rPr>
              <w:t>Solution</w:t>
            </w:r>
          </w:p>
        </w:tc>
      </w:tr>
      <w:tr w:rsidR="00497855" w14:paraId="63FB17BA" w14:textId="77777777" w:rsidTr="004C1550">
        <w:tc>
          <w:tcPr>
            <w:tcW w:w="1591" w:type="dxa"/>
            <w:shd w:val="clear" w:color="auto" w:fill="auto"/>
            <w:tcMar>
              <w:top w:w="100" w:type="dxa"/>
              <w:left w:w="100" w:type="dxa"/>
              <w:bottom w:w="100" w:type="dxa"/>
              <w:right w:w="100" w:type="dxa"/>
            </w:tcMar>
            <w:tcPrChange w:id="2390" w:author="고광표" w:date="2018-04-19T19:01:00Z">
              <w:tcPr>
                <w:tcW w:w="1590" w:type="dxa"/>
                <w:shd w:val="clear" w:color="auto" w:fill="auto"/>
                <w:tcMar>
                  <w:top w:w="100" w:type="dxa"/>
                  <w:left w:w="100" w:type="dxa"/>
                  <w:bottom w:w="100" w:type="dxa"/>
                  <w:right w:w="100" w:type="dxa"/>
                </w:tcMar>
              </w:tcPr>
            </w:tcPrChange>
          </w:tcPr>
          <w:p w14:paraId="1380E667" w14:textId="77777777" w:rsidR="00497855" w:rsidRDefault="00497855" w:rsidP="00497855">
            <w:pPr>
              <w:widowControl w:val="0"/>
              <w:pBdr>
                <w:top w:val="nil"/>
                <w:left w:val="nil"/>
                <w:bottom w:val="nil"/>
                <w:right w:val="nil"/>
                <w:between w:val="nil"/>
              </w:pBdr>
              <w:jc w:val="center"/>
              <w:rPr>
                <w:rFonts w:ascii="맑은 고딕" w:eastAsia="맑은 고딕" w:hAnsi="맑은 고딕" w:cs="맑은 고딕"/>
              </w:rPr>
            </w:pPr>
            <w:r>
              <w:rPr>
                <w:rFonts w:ascii="맑은 고딕" w:eastAsia="맑은 고딕" w:hAnsi="맑은 고딕" w:cs="맑은 고딕"/>
              </w:rPr>
              <w:t>Technology</w:t>
            </w:r>
          </w:p>
        </w:tc>
        <w:tc>
          <w:tcPr>
            <w:tcW w:w="3712" w:type="dxa"/>
            <w:shd w:val="clear" w:color="auto" w:fill="auto"/>
            <w:tcMar>
              <w:top w:w="100" w:type="dxa"/>
              <w:left w:w="100" w:type="dxa"/>
              <w:bottom w:w="100" w:type="dxa"/>
              <w:right w:w="100" w:type="dxa"/>
            </w:tcMar>
            <w:tcPrChange w:id="2391" w:author="고광표" w:date="2018-04-19T19:01:00Z">
              <w:tcPr>
                <w:tcW w:w="3712" w:type="dxa"/>
                <w:shd w:val="clear" w:color="auto" w:fill="auto"/>
                <w:tcMar>
                  <w:top w:w="100" w:type="dxa"/>
                  <w:left w:w="100" w:type="dxa"/>
                  <w:bottom w:w="100" w:type="dxa"/>
                  <w:right w:w="100" w:type="dxa"/>
                </w:tcMar>
              </w:tcPr>
            </w:tcPrChange>
          </w:tcPr>
          <w:p w14:paraId="5313C14D"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 xml:space="preserve"> 정확한 위치 기반의 추천 서비스를 제공하기 위해 Google Maps API를 이용할 것인데, 이를 본 프로젝트에 맞게 활용하기 위해 UI도 변경하고 구성을 변형하는 데 어려움이 있다.</w:t>
            </w:r>
          </w:p>
        </w:tc>
        <w:tc>
          <w:tcPr>
            <w:tcW w:w="3712" w:type="dxa"/>
            <w:shd w:val="clear" w:color="auto" w:fill="auto"/>
            <w:tcMar>
              <w:top w:w="100" w:type="dxa"/>
              <w:left w:w="100" w:type="dxa"/>
              <w:bottom w:w="100" w:type="dxa"/>
              <w:right w:w="100" w:type="dxa"/>
            </w:tcMar>
            <w:tcPrChange w:id="2392" w:author="고광표" w:date="2018-04-19T19:01:00Z">
              <w:tcPr>
                <w:tcW w:w="3712" w:type="dxa"/>
                <w:shd w:val="clear" w:color="auto" w:fill="auto"/>
                <w:tcMar>
                  <w:top w:w="100" w:type="dxa"/>
                  <w:left w:w="100" w:type="dxa"/>
                  <w:bottom w:w="100" w:type="dxa"/>
                  <w:right w:w="100" w:type="dxa"/>
                </w:tcMar>
              </w:tcPr>
            </w:tcPrChange>
          </w:tcPr>
          <w:p w14:paraId="37EB968B"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 xml:space="preserve"> API를 이용할 때, 함수나 변수들은 최대한 변형하지 않고 원본 그대로를 유지하는 방향으로 개발하고, 변경해야 할 값이 있을 때에는 회의를 통해 결정하며 변경 후 반드시 테스트를 통해 오류 발생이 나지 않는지 확인한다.</w:t>
            </w:r>
          </w:p>
        </w:tc>
      </w:tr>
      <w:tr w:rsidR="00497855" w14:paraId="7632C06F" w14:textId="77777777" w:rsidTr="004C1550">
        <w:tc>
          <w:tcPr>
            <w:tcW w:w="1591" w:type="dxa"/>
            <w:shd w:val="clear" w:color="auto" w:fill="auto"/>
            <w:tcMar>
              <w:top w:w="100" w:type="dxa"/>
              <w:left w:w="100" w:type="dxa"/>
              <w:bottom w:w="100" w:type="dxa"/>
              <w:right w:w="100" w:type="dxa"/>
            </w:tcMar>
            <w:tcPrChange w:id="2393" w:author="고광표" w:date="2018-04-19T19:01:00Z">
              <w:tcPr>
                <w:tcW w:w="1590" w:type="dxa"/>
                <w:shd w:val="clear" w:color="auto" w:fill="auto"/>
                <w:tcMar>
                  <w:top w:w="100" w:type="dxa"/>
                  <w:left w:w="100" w:type="dxa"/>
                  <w:bottom w:w="100" w:type="dxa"/>
                  <w:right w:w="100" w:type="dxa"/>
                </w:tcMar>
              </w:tcPr>
            </w:tcPrChange>
          </w:tcPr>
          <w:p w14:paraId="32CA347B" w14:textId="77777777" w:rsidR="00497855" w:rsidRDefault="00497855" w:rsidP="00497855">
            <w:pPr>
              <w:widowControl w:val="0"/>
              <w:jc w:val="center"/>
              <w:rPr>
                <w:rFonts w:ascii="맑은 고딕" w:eastAsia="맑은 고딕" w:hAnsi="맑은 고딕" w:cs="맑은 고딕"/>
              </w:rPr>
            </w:pPr>
            <w:r>
              <w:rPr>
                <w:rFonts w:ascii="맑은 고딕" w:eastAsia="맑은 고딕" w:hAnsi="맑은 고딕" w:cs="맑은 고딕"/>
              </w:rPr>
              <w:t>Technology</w:t>
            </w:r>
          </w:p>
        </w:tc>
        <w:tc>
          <w:tcPr>
            <w:tcW w:w="3712" w:type="dxa"/>
            <w:shd w:val="clear" w:color="auto" w:fill="auto"/>
            <w:tcMar>
              <w:top w:w="100" w:type="dxa"/>
              <w:left w:w="100" w:type="dxa"/>
              <w:bottom w:w="100" w:type="dxa"/>
              <w:right w:w="100" w:type="dxa"/>
            </w:tcMar>
            <w:tcPrChange w:id="2394" w:author="고광표" w:date="2018-04-19T19:01:00Z">
              <w:tcPr>
                <w:tcW w:w="3712" w:type="dxa"/>
                <w:shd w:val="clear" w:color="auto" w:fill="auto"/>
                <w:tcMar>
                  <w:top w:w="100" w:type="dxa"/>
                  <w:left w:w="100" w:type="dxa"/>
                  <w:bottom w:w="100" w:type="dxa"/>
                  <w:right w:w="100" w:type="dxa"/>
                </w:tcMar>
              </w:tcPr>
            </w:tcPrChange>
          </w:tcPr>
          <w:p w14:paraId="124C1A78"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 xml:space="preserve"> Android Studio를 이용해 앱을 개발하는데 버전이 계속 업데이트 되며 필요한 API나 툴을 사용 시 협업에 문제가 생길 수 있다.</w:t>
            </w:r>
          </w:p>
        </w:tc>
        <w:tc>
          <w:tcPr>
            <w:tcW w:w="3712" w:type="dxa"/>
            <w:shd w:val="clear" w:color="auto" w:fill="auto"/>
            <w:tcMar>
              <w:top w:w="100" w:type="dxa"/>
              <w:left w:w="100" w:type="dxa"/>
              <w:bottom w:w="100" w:type="dxa"/>
              <w:right w:w="100" w:type="dxa"/>
            </w:tcMar>
            <w:tcPrChange w:id="2395" w:author="고광표" w:date="2018-04-19T19:01:00Z">
              <w:tcPr>
                <w:tcW w:w="3712" w:type="dxa"/>
                <w:shd w:val="clear" w:color="auto" w:fill="auto"/>
                <w:tcMar>
                  <w:top w:w="100" w:type="dxa"/>
                  <w:left w:w="100" w:type="dxa"/>
                  <w:bottom w:w="100" w:type="dxa"/>
                  <w:right w:w="100" w:type="dxa"/>
                </w:tcMar>
              </w:tcPr>
            </w:tcPrChange>
          </w:tcPr>
          <w:p w14:paraId="0CA02186"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 xml:space="preserve"> 기존 상태였던 각자의 Android Studio에서 모든 version을 최신으로 업데이트를 하고 시작한다. 이후 .gradle 파일에 생성된 version은 섞이지 않도록 ignore파일로 만들고 이후에 필요한 API나 툴을 설치 시에는 다른 파일에 정리하여 각자 설치할 수 있도록 공유한다.</w:t>
            </w:r>
          </w:p>
        </w:tc>
      </w:tr>
      <w:tr w:rsidR="00497855" w14:paraId="52CBC5FF" w14:textId="77777777" w:rsidTr="004C1550">
        <w:tc>
          <w:tcPr>
            <w:tcW w:w="1591" w:type="dxa"/>
            <w:shd w:val="clear" w:color="auto" w:fill="auto"/>
            <w:tcMar>
              <w:top w:w="100" w:type="dxa"/>
              <w:left w:w="100" w:type="dxa"/>
              <w:bottom w:w="100" w:type="dxa"/>
              <w:right w:w="100" w:type="dxa"/>
            </w:tcMar>
            <w:tcPrChange w:id="2396" w:author="고광표" w:date="2018-04-19T19:01:00Z">
              <w:tcPr>
                <w:tcW w:w="1590" w:type="dxa"/>
                <w:shd w:val="clear" w:color="auto" w:fill="auto"/>
                <w:tcMar>
                  <w:top w:w="100" w:type="dxa"/>
                  <w:left w:w="100" w:type="dxa"/>
                  <w:bottom w:w="100" w:type="dxa"/>
                  <w:right w:w="100" w:type="dxa"/>
                </w:tcMar>
              </w:tcPr>
            </w:tcPrChange>
          </w:tcPr>
          <w:p w14:paraId="140D495B" w14:textId="77777777" w:rsidR="00497855" w:rsidRDefault="00497855" w:rsidP="00497855">
            <w:pPr>
              <w:widowControl w:val="0"/>
              <w:pBdr>
                <w:top w:val="nil"/>
                <w:left w:val="nil"/>
                <w:bottom w:val="nil"/>
                <w:right w:val="nil"/>
                <w:between w:val="nil"/>
              </w:pBdr>
              <w:jc w:val="center"/>
              <w:rPr>
                <w:rFonts w:ascii="맑은 고딕" w:eastAsia="맑은 고딕" w:hAnsi="맑은 고딕" w:cs="맑은 고딕"/>
              </w:rPr>
            </w:pPr>
            <w:r>
              <w:rPr>
                <w:rFonts w:ascii="맑은 고딕" w:eastAsia="맑은 고딕" w:hAnsi="맑은 고딕" w:cs="맑은 고딕"/>
              </w:rPr>
              <w:t>Service</w:t>
            </w:r>
          </w:p>
        </w:tc>
        <w:tc>
          <w:tcPr>
            <w:tcW w:w="3712" w:type="dxa"/>
            <w:shd w:val="clear" w:color="auto" w:fill="auto"/>
            <w:tcMar>
              <w:top w:w="100" w:type="dxa"/>
              <w:left w:w="100" w:type="dxa"/>
              <w:bottom w:w="100" w:type="dxa"/>
              <w:right w:w="100" w:type="dxa"/>
            </w:tcMar>
            <w:tcPrChange w:id="2397" w:author="고광표" w:date="2018-04-19T19:01:00Z">
              <w:tcPr>
                <w:tcW w:w="3712" w:type="dxa"/>
                <w:shd w:val="clear" w:color="auto" w:fill="auto"/>
                <w:tcMar>
                  <w:top w:w="100" w:type="dxa"/>
                  <w:left w:w="100" w:type="dxa"/>
                  <w:bottom w:w="100" w:type="dxa"/>
                  <w:right w:w="100" w:type="dxa"/>
                </w:tcMar>
              </w:tcPr>
            </w:tcPrChange>
          </w:tcPr>
          <w:p w14:paraId="5CC3D23E"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 xml:space="preserve"> 본 프로젝트의 결과물을 서비스로 출시하였을 때 자원봉사자나 도움을 요청한 분들의 태도에 따라 사회적 문제가 발생할 수 있다.</w:t>
            </w:r>
          </w:p>
        </w:tc>
        <w:tc>
          <w:tcPr>
            <w:tcW w:w="3712" w:type="dxa"/>
            <w:shd w:val="clear" w:color="auto" w:fill="auto"/>
            <w:tcMar>
              <w:top w:w="100" w:type="dxa"/>
              <w:left w:w="100" w:type="dxa"/>
              <w:bottom w:w="100" w:type="dxa"/>
              <w:right w:w="100" w:type="dxa"/>
            </w:tcMar>
            <w:tcPrChange w:id="2398" w:author="고광표" w:date="2018-04-19T19:01:00Z">
              <w:tcPr>
                <w:tcW w:w="3712" w:type="dxa"/>
                <w:shd w:val="clear" w:color="auto" w:fill="auto"/>
                <w:tcMar>
                  <w:top w:w="100" w:type="dxa"/>
                  <w:left w:w="100" w:type="dxa"/>
                  <w:bottom w:w="100" w:type="dxa"/>
                  <w:right w:w="100" w:type="dxa"/>
                </w:tcMar>
              </w:tcPr>
            </w:tcPrChange>
          </w:tcPr>
          <w:p w14:paraId="5F65787A"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 xml:space="preserve"> 본 서비스를 이용하여 사회적 문제가 발생하지 않기 위해서는 서로간의 예의가 가장 중요할 것이므로 매칭이 되기 전 상대방의 정보를 충분히 인지할 수 있도록 시나리오를 작성하고 매칭이 되고 난 뒤에는 동영상 시청이나 퀴즈 등을 통해 윤리적 사고를 배양할 수 있도록 한다.</w:t>
            </w:r>
          </w:p>
        </w:tc>
      </w:tr>
      <w:tr w:rsidR="00497855" w14:paraId="79759557" w14:textId="77777777" w:rsidTr="004C1550">
        <w:tc>
          <w:tcPr>
            <w:tcW w:w="1591" w:type="dxa"/>
            <w:shd w:val="clear" w:color="auto" w:fill="auto"/>
            <w:tcMar>
              <w:top w:w="100" w:type="dxa"/>
              <w:left w:w="100" w:type="dxa"/>
              <w:bottom w:w="100" w:type="dxa"/>
              <w:right w:w="100" w:type="dxa"/>
            </w:tcMar>
            <w:tcPrChange w:id="2399" w:author="고광표" w:date="2018-04-19T19:01:00Z">
              <w:tcPr>
                <w:tcW w:w="1590" w:type="dxa"/>
                <w:shd w:val="clear" w:color="auto" w:fill="auto"/>
                <w:tcMar>
                  <w:top w:w="100" w:type="dxa"/>
                  <w:left w:w="100" w:type="dxa"/>
                  <w:bottom w:w="100" w:type="dxa"/>
                  <w:right w:w="100" w:type="dxa"/>
                </w:tcMar>
              </w:tcPr>
            </w:tcPrChange>
          </w:tcPr>
          <w:p w14:paraId="6E77B421" w14:textId="77777777" w:rsidR="00497855" w:rsidRDefault="00497855" w:rsidP="00497855">
            <w:pPr>
              <w:widowControl w:val="0"/>
              <w:pBdr>
                <w:top w:val="nil"/>
                <w:left w:val="nil"/>
                <w:bottom w:val="nil"/>
                <w:right w:val="nil"/>
                <w:between w:val="nil"/>
              </w:pBdr>
              <w:jc w:val="center"/>
              <w:rPr>
                <w:rFonts w:ascii="맑은 고딕" w:eastAsia="맑은 고딕" w:hAnsi="맑은 고딕" w:cs="맑은 고딕"/>
              </w:rPr>
            </w:pPr>
            <w:r>
              <w:rPr>
                <w:rFonts w:ascii="맑은 고딕" w:eastAsia="맑은 고딕" w:hAnsi="맑은 고딕" w:cs="맑은 고딕"/>
              </w:rPr>
              <w:t>Integration</w:t>
            </w:r>
          </w:p>
        </w:tc>
        <w:tc>
          <w:tcPr>
            <w:tcW w:w="3712" w:type="dxa"/>
            <w:shd w:val="clear" w:color="auto" w:fill="auto"/>
            <w:tcMar>
              <w:top w:w="100" w:type="dxa"/>
              <w:left w:w="100" w:type="dxa"/>
              <w:bottom w:w="100" w:type="dxa"/>
              <w:right w:w="100" w:type="dxa"/>
            </w:tcMar>
            <w:tcPrChange w:id="2400" w:author="고광표" w:date="2018-04-19T19:01:00Z">
              <w:tcPr>
                <w:tcW w:w="3712" w:type="dxa"/>
                <w:shd w:val="clear" w:color="auto" w:fill="auto"/>
                <w:tcMar>
                  <w:top w:w="100" w:type="dxa"/>
                  <w:left w:w="100" w:type="dxa"/>
                  <w:bottom w:w="100" w:type="dxa"/>
                  <w:right w:w="100" w:type="dxa"/>
                </w:tcMar>
              </w:tcPr>
            </w:tcPrChange>
          </w:tcPr>
          <w:p w14:paraId="014656CB"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 xml:space="preserve"> Git을 이용하여 협업을 진행하는데 각자의 push가 엉켜 오류가 난 시점을 알기 힘들 수 있다.</w:t>
            </w:r>
          </w:p>
        </w:tc>
        <w:tc>
          <w:tcPr>
            <w:tcW w:w="3712" w:type="dxa"/>
            <w:shd w:val="clear" w:color="auto" w:fill="auto"/>
            <w:tcMar>
              <w:top w:w="100" w:type="dxa"/>
              <w:left w:w="100" w:type="dxa"/>
              <w:bottom w:w="100" w:type="dxa"/>
              <w:right w:w="100" w:type="dxa"/>
            </w:tcMar>
            <w:tcPrChange w:id="2401" w:author="고광표" w:date="2018-04-19T19:01:00Z">
              <w:tcPr>
                <w:tcW w:w="3712" w:type="dxa"/>
                <w:shd w:val="clear" w:color="auto" w:fill="auto"/>
                <w:tcMar>
                  <w:top w:w="100" w:type="dxa"/>
                  <w:left w:w="100" w:type="dxa"/>
                  <w:bottom w:w="100" w:type="dxa"/>
                  <w:right w:w="100" w:type="dxa"/>
                </w:tcMar>
              </w:tcPr>
            </w:tcPrChange>
          </w:tcPr>
          <w:p w14:paraId="027C6684"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 xml:space="preserve"> Git에 각자가 push를 진행할 때에는 꼭 commit을 하고 난 뒤 진행하여 이전 상황을 인지해야 하며 오류가 </w:t>
            </w:r>
            <w:r>
              <w:rPr>
                <w:rFonts w:ascii="맑은 고딕" w:eastAsia="맑은 고딕" w:hAnsi="맑은 고딕" w:cs="맑은 고딕"/>
              </w:rPr>
              <w:lastRenderedPageBreak/>
              <w:t>나지 않도록 test 코드를 통해 확인해본 후 정상적일 때에만 push를 진행한다.</w:t>
            </w:r>
          </w:p>
        </w:tc>
      </w:tr>
      <w:tr w:rsidR="00497855" w14:paraId="192ED6D0" w14:textId="77777777" w:rsidTr="004C1550">
        <w:tc>
          <w:tcPr>
            <w:tcW w:w="1591" w:type="dxa"/>
            <w:shd w:val="clear" w:color="auto" w:fill="auto"/>
            <w:tcMar>
              <w:top w:w="100" w:type="dxa"/>
              <w:left w:w="100" w:type="dxa"/>
              <w:bottom w:w="100" w:type="dxa"/>
              <w:right w:w="100" w:type="dxa"/>
            </w:tcMar>
            <w:tcPrChange w:id="2402" w:author="고광표" w:date="2018-04-19T19:01:00Z">
              <w:tcPr>
                <w:tcW w:w="1590" w:type="dxa"/>
                <w:shd w:val="clear" w:color="auto" w:fill="auto"/>
                <w:tcMar>
                  <w:top w:w="100" w:type="dxa"/>
                  <w:left w:w="100" w:type="dxa"/>
                  <w:bottom w:w="100" w:type="dxa"/>
                  <w:right w:w="100" w:type="dxa"/>
                </w:tcMar>
              </w:tcPr>
            </w:tcPrChange>
          </w:tcPr>
          <w:p w14:paraId="2EEF2992" w14:textId="77777777" w:rsidR="00497855" w:rsidRDefault="00497855" w:rsidP="00497855">
            <w:pPr>
              <w:widowControl w:val="0"/>
              <w:pBdr>
                <w:top w:val="nil"/>
                <w:left w:val="nil"/>
                <w:bottom w:val="nil"/>
                <w:right w:val="nil"/>
                <w:between w:val="nil"/>
              </w:pBdr>
              <w:jc w:val="center"/>
              <w:rPr>
                <w:rFonts w:ascii="맑은 고딕" w:eastAsia="맑은 고딕" w:hAnsi="맑은 고딕" w:cs="맑은 고딕"/>
              </w:rPr>
            </w:pPr>
            <w:r>
              <w:rPr>
                <w:rFonts w:ascii="맑은 고딕" w:eastAsia="맑은 고딕" w:hAnsi="맑은 고딕" w:cs="맑은 고딕"/>
              </w:rPr>
              <w:t>Team Work</w:t>
            </w:r>
          </w:p>
        </w:tc>
        <w:tc>
          <w:tcPr>
            <w:tcW w:w="3712" w:type="dxa"/>
            <w:shd w:val="clear" w:color="auto" w:fill="auto"/>
            <w:tcMar>
              <w:top w:w="100" w:type="dxa"/>
              <w:left w:w="100" w:type="dxa"/>
              <w:bottom w:w="100" w:type="dxa"/>
              <w:right w:w="100" w:type="dxa"/>
            </w:tcMar>
            <w:tcPrChange w:id="2403" w:author="고광표" w:date="2018-04-19T19:01:00Z">
              <w:tcPr>
                <w:tcW w:w="3712" w:type="dxa"/>
                <w:shd w:val="clear" w:color="auto" w:fill="auto"/>
                <w:tcMar>
                  <w:top w:w="100" w:type="dxa"/>
                  <w:left w:w="100" w:type="dxa"/>
                  <w:bottom w:w="100" w:type="dxa"/>
                  <w:right w:w="100" w:type="dxa"/>
                </w:tcMar>
              </w:tcPr>
            </w:tcPrChange>
          </w:tcPr>
          <w:p w14:paraId="281A940B"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 xml:space="preserve"> 개발 목표에 맞게 개발을 하지만 시간 부족 등의 이유로 중간에 더 나은 방향이나 차선책을 선택해야하는 시점이 올 수 있다.</w:t>
            </w:r>
          </w:p>
        </w:tc>
        <w:tc>
          <w:tcPr>
            <w:tcW w:w="3712" w:type="dxa"/>
            <w:shd w:val="clear" w:color="auto" w:fill="auto"/>
            <w:tcMar>
              <w:top w:w="100" w:type="dxa"/>
              <w:left w:w="100" w:type="dxa"/>
              <w:bottom w:w="100" w:type="dxa"/>
              <w:right w:w="100" w:type="dxa"/>
            </w:tcMar>
            <w:tcPrChange w:id="2404" w:author="고광표" w:date="2018-04-19T19:01:00Z">
              <w:tcPr>
                <w:tcW w:w="3712" w:type="dxa"/>
                <w:shd w:val="clear" w:color="auto" w:fill="auto"/>
                <w:tcMar>
                  <w:top w:w="100" w:type="dxa"/>
                  <w:left w:w="100" w:type="dxa"/>
                  <w:bottom w:w="100" w:type="dxa"/>
                  <w:right w:w="100" w:type="dxa"/>
                </w:tcMar>
              </w:tcPr>
            </w:tcPrChange>
          </w:tcPr>
          <w:p w14:paraId="1EAE20D9"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 xml:space="preserve"> 본 프로젝트를 위해 작성한 본 기획서를 토대로 최대한 개발을 맞추고 다른 방향을 위한 결정을 할 때에는 팀원간의 회의를 통해 다수결로 결정한다.</w:t>
            </w:r>
          </w:p>
        </w:tc>
      </w:tr>
      <w:tr w:rsidR="00497855" w14:paraId="1D69DCD2" w14:textId="77777777" w:rsidTr="004C1550">
        <w:tc>
          <w:tcPr>
            <w:tcW w:w="1591" w:type="dxa"/>
            <w:shd w:val="clear" w:color="auto" w:fill="auto"/>
            <w:tcMar>
              <w:top w:w="100" w:type="dxa"/>
              <w:left w:w="100" w:type="dxa"/>
              <w:bottom w:w="100" w:type="dxa"/>
              <w:right w:w="100" w:type="dxa"/>
            </w:tcMar>
            <w:tcPrChange w:id="2405" w:author="고광표" w:date="2018-04-19T19:01:00Z">
              <w:tcPr>
                <w:tcW w:w="1590" w:type="dxa"/>
                <w:shd w:val="clear" w:color="auto" w:fill="auto"/>
                <w:tcMar>
                  <w:top w:w="100" w:type="dxa"/>
                  <w:left w:w="100" w:type="dxa"/>
                  <w:bottom w:w="100" w:type="dxa"/>
                  <w:right w:w="100" w:type="dxa"/>
                </w:tcMar>
              </w:tcPr>
            </w:tcPrChange>
          </w:tcPr>
          <w:p w14:paraId="34F3A2F5" w14:textId="77777777" w:rsidR="00497855" w:rsidRDefault="00497855" w:rsidP="00497855">
            <w:pPr>
              <w:widowControl w:val="0"/>
              <w:pBdr>
                <w:top w:val="nil"/>
                <w:left w:val="nil"/>
                <w:bottom w:val="nil"/>
                <w:right w:val="nil"/>
                <w:between w:val="nil"/>
              </w:pBdr>
              <w:jc w:val="center"/>
              <w:rPr>
                <w:rFonts w:ascii="맑은 고딕" w:eastAsia="맑은 고딕" w:hAnsi="맑은 고딕" w:cs="맑은 고딕"/>
              </w:rPr>
            </w:pPr>
            <w:r>
              <w:rPr>
                <w:rFonts w:ascii="맑은 고딕" w:eastAsia="맑은 고딕" w:hAnsi="맑은 고딕" w:cs="맑은 고딕"/>
              </w:rPr>
              <w:t>Testing</w:t>
            </w:r>
          </w:p>
        </w:tc>
        <w:tc>
          <w:tcPr>
            <w:tcW w:w="3712" w:type="dxa"/>
            <w:shd w:val="clear" w:color="auto" w:fill="auto"/>
            <w:tcMar>
              <w:top w:w="100" w:type="dxa"/>
              <w:left w:w="100" w:type="dxa"/>
              <w:bottom w:w="100" w:type="dxa"/>
              <w:right w:w="100" w:type="dxa"/>
            </w:tcMar>
            <w:tcPrChange w:id="2406" w:author="고광표" w:date="2018-04-19T19:01:00Z">
              <w:tcPr>
                <w:tcW w:w="3712" w:type="dxa"/>
                <w:shd w:val="clear" w:color="auto" w:fill="auto"/>
                <w:tcMar>
                  <w:top w:w="100" w:type="dxa"/>
                  <w:left w:w="100" w:type="dxa"/>
                  <w:bottom w:w="100" w:type="dxa"/>
                  <w:right w:w="100" w:type="dxa"/>
                </w:tcMar>
              </w:tcPr>
            </w:tcPrChange>
          </w:tcPr>
          <w:p w14:paraId="01BF7018"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 xml:space="preserve"> 테스트를 진행하기 위해 실제 도움이 필요한 분들과 자원봉사자를 섭외하기에 무리가 있을 수 있다.</w:t>
            </w:r>
          </w:p>
        </w:tc>
        <w:tc>
          <w:tcPr>
            <w:tcW w:w="3712" w:type="dxa"/>
            <w:shd w:val="clear" w:color="auto" w:fill="auto"/>
            <w:tcMar>
              <w:top w:w="100" w:type="dxa"/>
              <w:left w:w="100" w:type="dxa"/>
              <w:bottom w:w="100" w:type="dxa"/>
              <w:right w:w="100" w:type="dxa"/>
            </w:tcMar>
            <w:tcPrChange w:id="2407" w:author="고광표" w:date="2018-04-19T19:01:00Z">
              <w:tcPr>
                <w:tcW w:w="3712" w:type="dxa"/>
                <w:shd w:val="clear" w:color="auto" w:fill="auto"/>
                <w:tcMar>
                  <w:top w:w="100" w:type="dxa"/>
                  <w:left w:w="100" w:type="dxa"/>
                  <w:bottom w:w="100" w:type="dxa"/>
                  <w:right w:w="100" w:type="dxa"/>
                </w:tcMar>
              </w:tcPr>
            </w:tcPrChange>
          </w:tcPr>
          <w:p w14:paraId="283BE917"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 xml:space="preserve"> 본 프로젝트의 결과물은 상업을 위한 서비스가 아닌 복지 차원의 도움이 필요하신 분들의 삶의 질 향상을 위한 것임으로 국가적 복지단체를 통해 테스트를 진행하며 불가능할 시에는 불가피하게 테스트는 진행하지 않는다.</w:t>
            </w:r>
          </w:p>
        </w:tc>
      </w:tr>
    </w:tbl>
    <w:p w14:paraId="01491705" w14:textId="77777777" w:rsidR="00497855" w:rsidRDefault="00497855" w:rsidP="00497855">
      <w:pPr>
        <w:spacing w:line="360" w:lineRule="auto"/>
        <w:jc w:val="both"/>
        <w:rPr>
          <w:rFonts w:ascii="맑은 고딕" w:eastAsia="맑은 고딕" w:hAnsi="맑은 고딕" w:cs="맑은 고딕"/>
        </w:rPr>
      </w:pPr>
    </w:p>
    <w:p w14:paraId="6C04CD2A" w14:textId="6F846483" w:rsidR="00497855" w:rsidRDefault="00497855" w:rsidP="00497855">
      <w:pPr>
        <w:pStyle w:val="20"/>
      </w:pPr>
      <w:r>
        <w:t xml:space="preserve"> </w:t>
      </w:r>
      <w:bookmarkStart w:id="2408" w:name="_Toc512193188"/>
      <w:ins w:id="2409" w:author=" " w:date="2018-04-22T20:42:00Z">
        <w:r w:rsidR="00597193">
          <w:t>3</w:t>
        </w:r>
      </w:ins>
      <w:del w:id="2410" w:author=" " w:date="2018-04-22T20:42:00Z">
        <w:r w:rsidDel="00597193">
          <w:delText>5</w:delText>
        </w:r>
      </w:del>
      <w:r>
        <w:t>.3 개발 일정</w:t>
      </w:r>
      <w:bookmarkEnd w:id="2408"/>
    </w:p>
    <w:p w14:paraId="175FEA90" w14:textId="6183AB31" w:rsidR="004C1550" w:rsidRDefault="004C1550">
      <w:pPr>
        <w:pStyle w:val="aa"/>
        <w:keepNext/>
        <w:rPr>
          <w:ins w:id="2411" w:author="고광표" w:date="2018-04-19T19:01:00Z"/>
        </w:rPr>
        <w:pPrChange w:id="2412" w:author="고광표" w:date="2018-04-19T19:01:00Z">
          <w:pPr/>
        </w:pPrChange>
      </w:pPr>
      <w:bookmarkStart w:id="2413" w:name="_Toc512193263"/>
      <w:ins w:id="2414" w:author="고광표" w:date="2018-04-19T19:01:00Z">
        <w:r>
          <w:t xml:space="preserve">Table </w:t>
        </w:r>
        <w:r>
          <w:fldChar w:fldCharType="begin"/>
        </w:r>
        <w:r>
          <w:instrText xml:space="preserve"> SEQ Table \* ARABIC </w:instrText>
        </w:r>
      </w:ins>
      <w:r>
        <w:fldChar w:fldCharType="separate"/>
      </w:r>
      <w:ins w:id="2415" w:author="고광표" w:date="2018-04-19T19:08:00Z">
        <w:r w:rsidR="004E1911">
          <w:rPr>
            <w:noProof/>
          </w:rPr>
          <w:t>25</w:t>
        </w:r>
      </w:ins>
      <w:ins w:id="2416" w:author="고광표" w:date="2018-04-19T19:01:00Z">
        <w:r>
          <w:fldChar w:fldCharType="end"/>
        </w:r>
        <w:r>
          <w:t xml:space="preserve">. </w:t>
        </w:r>
        <w:r>
          <w:rPr>
            <w:rFonts w:hint="eastAsia"/>
          </w:rPr>
          <w:t>개발 일정</w:t>
        </w:r>
        <w:bookmarkEnd w:id="2413"/>
      </w:ins>
    </w:p>
    <w:tbl>
      <w:tblPr>
        <w:tblW w:w="903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2325"/>
        <w:gridCol w:w="4245"/>
        <w:gridCol w:w="1335"/>
      </w:tblGrid>
      <w:tr w:rsidR="00497855" w14:paraId="687EA845" w14:textId="77777777" w:rsidTr="00497855">
        <w:tc>
          <w:tcPr>
            <w:tcW w:w="1125" w:type="dxa"/>
            <w:shd w:val="clear" w:color="auto" w:fill="auto"/>
            <w:tcMar>
              <w:top w:w="100" w:type="dxa"/>
              <w:left w:w="100" w:type="dxa"/>
              <w:bottom w:w="100" w:type="dxa"/>
              <w:right w:w="100" w:type="dxa"/>
            </w:tcMar>
          </w:tcPr>
          <w:p w14:paraId="0F3FC6DD"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Iteration</w:t>
            </w:r>
          </w:p>
        </w:tc>
        <w:tc>
          <w:tcPr>
            <w:tcW w:w="2325" w:type="dxa"/>
            <w:shd w:val="clear" w:color="auto" w:fill="auto"/>
            <w:tcMar>
              <w:top w:w="100" w:type="dxa"/>
              <w:left w:w="100" w:type="dxa"/>
              <w:bottom w:w="100" w:type="dxa"/>
              <w:right w:w="100" w:type="dxa"/>
            </w:tcMar>
          </w:tcPr>
          <w:p w14:paraId="1CBCBC04"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Feature</w:t>
            </w:r>
          </w:p>
        </w:tc>
        <w:tc>
          <w:tcPr>
            <w:tcW w:w="4245" w:type="dxa"/>
            <w:shd w:val="clear" w:color="auto" w:fill="auto"/>
            <w:tcMar>
              <w:top w:w="100" w:type="dxa"/>
              <w:left w:w="100" w:type="dxa"/>
              <w:bottom w:w="100" w:type="dxa"/>
              <w:right w:w="100" w:type="dxa"/>
            </w:tcMar>
          </w:tcPr>
          <w:p w14:paraId="0F85B3FB"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Task Description</w:t>
            </w:r>
          </w:p>
        </w:tc>
        <w:tc>
          <w:tcPr>
            <w:tcW w:w="1335" w:type="dxa"/>
            <w:shd w:val="clear" w:color="auto" w:fill="auto"/>
            <w:tcMar>
              <w:top w:w="100" w:type="dxa"/>
              <w:left w:w="100" w:type="dxa"/>
              <w:bottom w:w="100" w:type="dxa"/>
              <w:right w:w="100" w:type="dxa"/>
            </w:tcMar>
          </w:tcPr>
          <w:p w14:paraId="17566573"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Owner</w:t>
            </w:r>
          </w:p>
        </w:tc>
      </w:tr>
      <w:tr w:rsidR="00497855" w14:paraId="41D6CF1F" w14:textId="77777777" w:rsidTr="00497855">
        <w:trPr>
          <w:trHeight w:val="440"/>
        </w:trPr>
        <w:tc>
          <w:tcPr>
            <w:tcW w:w="1125" w:type="dxa"/>
            <w:vMerge w:val="restart"/>
            <w:shd w:val="clear" w:color="auto" w:fill="auto"/>
            <w:tcMar>
              <w:top w:w="100" w:type="dxa"/>
              <w:left w:w="100" w:type="dxa"/>
              <w:bottom w:w="100" w:type="dxa"/>
              <w:right w:w="100" w:type="dxa"/>
            </w:tcMar>
          </w:tcPr>
          <w:p w14:paraId="5E0A4172"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1</w:t>
            </w:r>
          </w:p>
          <w:p w14:paraId="4A7D9F36"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(3.20~4.19)</w:t>
            </w:r>
          </w:p>
        </w:tc>
        <w:tc>
          <w:tcPr>
            <w:tcW w:w="2325" w:type="dxa"/>
            <w:shd w:val="clear" w:color="auto" w:fill="auto"/>
            <w:tcMar>
              <w:top w:w="100" w:type="dxa"/>
              <w:left w:w="100" w:type="dxa"/>
              <w:bottom w:w="100" w:type="dxa"/>
              <w:right w:w="100" w:type="dxa"/>
            </w:tcMar>
          </w:tcPr>
          <w:p w14:paraId="5051AA91"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프로젝트 기획</w:t>
            </w:r>
          </w:p>
        </w:tc>
        <w:tc>
          <w:tcPr>
            <w:tcW w:w="4245" w:type="dxa"/>
            <w:shd w:val="clear" w:color="auto" w:fill="auto"/>
            <w:tcMar>
              <w:top w:w="100" w:type="dxa"/>
              <w:left w:w="100" w:type="dxa"/>
              <w:bottom w:w="100" w:type="dxa"/>
              <w:right w:w="100" w:type="dxa"/>
            </w:tcMar>
          </w:tcPr>
          <w:p w14:paraId="68094F3F"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프로젝트 기획서 작성</w:t>
            </w:r>
          </w:p>
        </w:tc>
        <w:tc>
          <w:tcPr>
            <w:tcW w:w="1335" w:type="dxa"/>
            <w:shd w:val="clear" w:color="auto" w:fill="auto"/>
            <w:tcMar>
              <w:top w:w="100" w:type="dxa"/>
              <w:left w:w="100" w:type="dxa"/>
              <w:bottom w:w="100" w:type="dxa"/>
              <w:right w:w="100" w:type="dxa"/>
            </w:tcMar>
          </w:tcPr>
          <w:p w14:paraId="4832042B"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모두</w:t>
            </w:r>
          </w:p>
        </w:tc>
      </w:tr>
      <w:tr w:rsidR="00497855" w14:paraId="39767CB2" w14:textId="77777777" w:rsidTr="00497855">
        <w:trPr>
          <w:trHeight w:val="440"/>
        </w:trPr>
        <w:tc>
          <w:tcPr>
            <w:tcW w:w="1125" w:type="dxa"/>
            <w:vMerge/>
            <w:shd w:val="clear" w:color="auto" w:fill="auto"/>
            <w:tcMar>
              <w:top w:w="100" w:type="dxa"/>
              <w:left w:w="100" w:type="dxa"/>
              <w:bottom w:w="100" w:type="dxa"/>
              <w:right w:w="100" w:type="dxa"/>
            </w:tcMar>
          </w:tcPr>
          <w:p w14:paraId="68D4A882" w14:textId="77777777" w:rsidR="00497855" w:rsidRDefault="00497855" w:rsidP="00497855">
            <w:pPr>
              <w:widowControl w:val="0"/>
              <w:pBdr>
                <w:top w:val="nil"/>
                <w:left w:val="nil"/>
                <w:bottom w:val="nil"/>
                <w:right w:val="nil"/>
                <w:between w:val="nil"/>
              </w:pBdr>
              <w:rPr>
                <w:rFonts w:ascii="맑은 고딕" w:eastAsia="맑은 고딕" w:hAnsi="맑은 고딕" w:cs="맑은 고딕"/>
                <w:sz w:val="24"/>
                <w:szCs w:val="24"/>
              </w:rPr>
            </w:pPr>
          </w:p>
        </w:tc>
        <w:tc>
          <w:tcPr>
            <w:tcW w:w="2325" w:type="dxa"/>
            <w:vMerge w:val="restart"/>
            <w:shd w:val="clear" w:color="auto" w:fill="auto"/>
            <w:tcMar>
              <w:top w:w="100" w:type="dxa"/>
              <w:left w:w="100" w:type="dxa"/>
              <w:bottom w:w="100" w:type="dxa"/>
              <w:right w:w="100" w:type="dxa"/>
            </w:tcMar>
          </w:tcPr>
          <w:p w14:paraId="415171AC"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 xml:space="preserve">개발준비 </w:t>
            </w:r>
          </w:p>
        </w:tc>
        <w:tc>
          <w:tcPr>
            <w:tcW w:w="4245" w:type="dxa"/>
            <w:shd w:val="clear" w:color="auto" w:fill="auto"/>
            <w:tcMar>
              <w:top w:w="100" w:type="dxa"/>
              <w:left w:w="100" w:type="dxa"/>
              <w:bottom w:w="100" w:type="dxa"/>
              <w:right w:w="100" w:type="dxa"/>
            </w:tcMar>
          </w:tcPr>
          <w:p w14:paraId="6C82A348"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Back end 구축(Web 서버)</w:t>
            </w:r>
          </w:p>
        </w:tc>
        <w:tc>
          <w:tcPr>
            <w:tcW w:w="1335" w:type="dxa"/>
            <w:shd w:val="clear" w:color="auto" w:fill="auto"/>
            <w:tcMar>
              <w:top w:w="100" w:type="dxa"/>
              <w:left w:w="100" w:type="dxa"/>
              <w:bottom w:w="100" w:type="dxa"/>
              <w:right w:w="100" w:type="dxa"/>
            </w:tcMar>
          </w:tcPr>
          <w:p w14:paraId="6ABEEC27"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박준민</w:t>
            </w:r>
          </w:p>
        </w:tc>
      </w:tr>
      <w:tr w:rsidR="00497855" w14:paraId="3E707E85" w14:textId="77777777" w:rsidTr="00497855">
        <w:trPr>
          <w:trHeight w:val="440"/>
        </w:trPr>
        <w:tc>
          <w:tcPr>
            <w:tcW w:w="1125" w:type="dxa"/>
            <w:vMerge/>
            <w:shd w:val="clear" w:color="auto" w:fill="auto"/>
            <w:tcMar>
              <w:top w:w="100" w:type="dxa"/>
              <w:left w:w="100" w:type="dxa"/>
              <w:bottom w:w="100" w:type="dxa"/>
              <w:right w:w="100" w:type="dxa"/>
            </w:tcMar>
          </w:tcPr>
          <w:p w14:paraId="119A7B0E" w14:textId="77777777" w:rsidR="00497855" w:rsidRDefault="00497855" w:rsidP="00497855">
            <w:pPr>
              <w:widowControl w:val="0"/>
              <w:pBdr>
                <w:top w:val="nil"/>
                <w:left w:val="nil"/>
                <w:bottom w:val="nil"/>
                <w:right w:val="nil"/>
                <w:between w:val="nil"/>
              </w:pBdr>
              <w:rPr>
                <w:rFonts w:ascii="맑은 고딕" w:eastAsia="맑은 고딕" w:hAnsi="맑은 고딕" w:cs="맑은 고딕"/>
                <w:sz w:val="24"/>
                <w:szCs w:val="24"/>
              </w:rPr>
            </w:pPr>
          </w:p>
        </w:tc>
        <w:tc>
          <w:tcPr>
            <w:tcW w:w="2325" w:type="dxa"/>
            <w:vMerge/>
            <w:shd w:val="clear" w:color="auto" w:fill="auto"/>
            <w:tcMar>
              <w:top w:w="100" w:type="dxa"/>
              <w:left w:w="100" w:type="dxa"/>
              <w:bottom w:w="100" w:type="dxa"/>
              <w:right w:w="100" w:type="dxa"/>
            </w:tcMar>
          </w:tcPr>
          <w:p w14:paraId="6E6F7903" w14:textId="77777777" w:rsidR="00497855" w:rsidRDefault="00497855" w:rsidP="00497855">
            <w:pPr>
              <w:widowControl w:val="0"/>
              <w:pBdr>
                <w:top w:val="nil"/>
                <w:left w:val="nil"/>
                <w:bottom w:val="nil"/>
                <w:right w:val="nil"/>
                <w:between w:val="nil"/>
              </w:pBdr>
              <w:rPr>
                <w:rFonts w:ascii="맑은 고딕" w:eastAsia="맑은 고딕" w:hAnsi="맑은 고딕" w:cs="맑은 고딕"/>
                <w:sz w:val="24"/>
                <w:szCs w:val="24"/>
              </w:rPr>
            </w:pPr>
          </w:p>
        </w:tc>
        <w:tc>
          <w:tcPr>
            <w:tcW w:w="4245" w:type="dxa"/>
            <w:shd w:val="clear" w:color="auto" w:fill="auto"/>
            <w:tcMar>
              <w:top w:w="100" w:type="dxa"/>
              <w:left w:w="100" w:type="dxa"/>
              <w:bottom w:w="100" w:type="dxa"/>
              <w:right w:w="100" w:type="dxa"/>
            </w:tcMar>
          </w:tcPr>
          <w:p w14:paraId="45825962"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Back end 구축(App 서버)</w:t>
            </w:r>
          </w:p>
        </w:tc>
        <w:tc>
          <w:tcPr>
            <w:tcW w:w="1335" w:type="dxa"/>
            <w:shd w:val="clear" w:color="auto" w:fill="auto"/>
            <w:tcMar>
              <w:top w:w="100" w:type="dxa"/>
              <w:left w:w="100" w:type="dxa"/>
              <w:bottom w:w="100" w:type="dxa"/>
              <w:right w:w="100" w:type="dxa"/>
            </w:tcMar>
          </w:tcPr>
          <w:p w14:paraId="34ABD0A8"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고광표</w:t>
            </w:r>
          </w:p>
        </w:tc>
      </w:tr>
      <w:tr w:rsidR="00497855" w14:paraId="1B2274DD" w14:textId="77777777" w:rsidTr="00497855">
        <w:trPr>
          <w:trHeight w:val="440"/>
        </w:trPr>
        <w:tc>
          <w:tcPr>
            <w:tcW w:w="1125" w:type="dxa"/>
            <w:vMerge/>
            <w:shd w:val="clear" w:color="auto" w:fill="auto"/>
            <w:tcMar>
              <w:top w:w="100" w:type="dxa"/>
              <w:left w:w="100" w:type="dxa"/>
              <w:bottom w:w="100" w:type="dxa"/>
              <w:right w:w="100" w:type="dxa"/>
            </w:tcMar>
          </w:tcPr>
          <w:p w14:paraId="7CB284B6" w14:textId="77777777" w:rsidR="00497855" w:rsidRDefault="00497855" w:rsidP="00497855">
            <w:pPr>
              <w:widowControl w:val="0"/>
              <w:pBdr>
                <w:top w:val="nil"/>
                <w:left w:val="nil"/>
                <w:bottom w:val="nil"/>
                <w:right w:val="nil"/>
                <w:between w:val="nil"/>
              </w:pBdr>
              <w:rPr>
                <w:rFonts w:ascii="맑은 고딕" w:eastAsia="맑은 고딕" w:hAnsi="맑은 고딕" w:cs="맑은 고딕"/>
                <w:sz w:val="24"/>
                <w:szCs w:val="24"/>
              </w:rPr>
            </w:pPr>
          </w:p>
        </w:tc>
        <w:tc>
          <w:tcPr>
            <w:tcW w:w="2325" w:type="dxa"/>
            <w:vMerge/>
            <w:shd w:val="clear" w:color="auto" w:fill="auto"/>
            <w:tcMar>
              <w:top w:w="100" w:type="dxa"/>
              <w:left w:w="100" w:type="dxa"/>
              <w:bottom w:w="100" w:type="dxa"/>
              <w:right w:w="100" w:type="dxa"/>
            </w:tcMar>
          </w:tcPr>
          <w:p w14:paraId="679A367F" w14:textId="77777777" w:rsidR="00497855" w:rsidRDefault="00497855" w:rsidP="00497855">
            <w:pPr>
              <w:widowControl w:val="0"/>
              <w:pBdr>
                <w:top w:val="nil"/>
                <w:left w:val="nil"/>
                <w:bottom w:val="nil"/>
                <w:right w:val="nil"/>
                <w:between w:val="nil"/>
              </w:pBdr>
              <w:rPr>
                <w:rFonts w:ascii="맑은 고딕" w:eastAsia="맑은 고딕" w:hAnsi="맑은 고딕" w:cs="맑은 고딕"/>
                <w:sz w:val="24"/>
                <w:szCs w:val="24"/>
              </w:rPr>
            </w:pPr>
          </w:p>
        </w:tc>
        <w:tc>
          <w:tcPr>
            <w:tcW w:w="4245" w:type="dxa"/>
            <w:shd w:val="clear" w:color="auto" w:fill="auto"/>
            <w:tcMar>
              <w:top w:w="100" w:type="dxa"/>
              <w:left w:w="100" w:type="dxa"/>
              <w:bottom w:w="100" w:type="dxa"/>
              <w:right w:w="100" w:type="dxa"/>
            </w:tcMar>
          </w:tcPr>
          <w:p w14:paraId="2229940F"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데이터베이스 구축</w:t>
            </w:r>
          </w:p>
        </w:tc>
        <w:tc>
          <w:tcPr>
            <w:tcW w:w="1335" w:type="dxa"/>
            <w:shd w:val="clear" w:color="auto" w:fill="auto"/>
            <w:tcMar>
              <w:top w:w="100" w:type="dxa"/>
              <w:left w:w="100" w:type="dxa"/>
              <w:bottom w:w="100" w:type="dxa"/>
              <w:right w:w="100" w:type="dxa"/>
            </w:tcMar>
          </w:tcPr>
          <w:p w14:paraId="3021C8D6"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정소영</w:t>
            </w:r>
          </w:p>
        </w:tc>
      </w:tr>
      <w:tr w:rsidR="00497855" w14:paraId="113EDA4F" w14:textId="77777777" w:rsidTr="00497855">
        <w:trPr>
          <w:trHeight w:val="440"/>
        </w:trPr>
        <w:tc>
          <w:tcPr>
            <w:tcW w:w="1125" w:type="dxa"/>
            <w:vMerge/>
            <w:shd w:val="clear" w:color="auto" w:fill="auto"/>
            <w:tcMar>
              <w:top w:w="100" w:type="dxa"/>
              <w:left w:w="100" w:type="dxa"/>
              <w:bottom w:w="100" w:type="dxa"/>
              <w:right w:w="100" w:type="dxa"/>
            </w:tcMar>
          </w:tcPr>
          <w:p w14:paraId="13EA01D4" w14:textId="77777777" w:rsidR="00497855" w:rsidRDefault="00497855" w:rsidP="00497855">
            <w:pPr>
              <w:widowControl w:val="0"/>
              <w:rPr>
                <w:rFonts w:ascii="맑은 고딕" w:eastAsia="맑은 고딕" w:hAnsi="맑은 고딕" w:cs="맑은 고딕"/>
                <w:sz w:val="24"/>
                <w:szCs w:val="24"/>
              </w:rPr>
            </w:pPr>
          </w:p>
        </w:tc>
        <w:tc>
          <w:tcPr>
            <w:tcW w:w="2325" w:type="dxa"/>
            <w:vMerge/>
            <w:shd w:val="clear" w:color="auto" w:fill="auto"/>
            <w:tcMar>
              <w:top w:w="100" w:type="dxa"/>
              <w:left w:w="100" w:type="dxa"/>
              <w:bottom w:w="100" w:type="dxa"/>
              <w:right w:w="100" w:type="dxa"/>
            </w:tcMar>
          </w:tcPr>
          <w:p w14:paraId="1354D6B1" w14:textId="77777777" w:rsidR="00497855" w:rsidRDefault="00497855" w:rsidP="00497855">
            <w:pPr>
              <w:widowControl w:val="0"/>
              <w:pBdr>
                <w:top w:val="nil"/>
                <w:left w:val="nil"/>
                <w:bottom w:val="nil"/>
                <w:right w:val="nil"/>
                <w:between w:val="nil"/>
              </w:pBdr>
              <w:rPr>
                <w:rFonts w:ascii="맑은 고딕" w:eastAsia="맑은 고딕" w:hAnsi="맑은 고딕" w:cs="맑은 고딕"/>
                <w:sz w:val="24"/>
                <w:szCs w:val="24"/>
              </w:rPr>
            </w:pPr>
          </w:p>
        </w:tc>
        <w:tc>
          <w:tcPr>
            <w:tcW w:w="4245" w:type="dxa"/>
            <w:shd w:val="clear" w:color="auto" w:fill="auto"/>
            <w:tcMar>
              <w:top w:w="100" w:type="dxa"/>
              <w:left w:w="100" w:type="dxa"/>
              <w:bottom w:w="100" w:type="dxa"/>
              <w:right w:w="100" w:type="dxa"/>
            </w:tcMar>
          </w:tcPr>
          <w:p w14:paraId="38BD1260"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Front end 구축(Angular2)</w:t>
            </w:r>
          </w:p>
        </w:tc>
        <w:tc>
          <w:tcPr>
            <w:tcW w:w="1335" w:type="dxa"/>
            <w:shd w:val="clear" w:color="auto" w:fill="auto"/>
            <w:tcMar>
              <w:top w:w="100" w:type="dxa"/>
              <w:left w:w="100" w:type="dxa"/>
              <w:bottom w:w="100" w:type="dxa"/>
              <w:right w:w="100" w:type="dxa"/>
            </w:tcMar>
          </w:tcPr>
          <w:p w14:paraId="4876D10E"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고보원</w:t>
            </w:r>
          </w:p>
        </w:tc>
      </w:tr>
      <w:tr w:rsidR="00497855" w14:paraId="13F43932" w14:textId="77777777" w:rsidTr="00497855">
        <w:trPr>
          <w:trHeight w:val="440"/>
        </w:trPr>
        <w:tc>
          <w:tcPr>
            <w:tcW w:w="1125" w:type="dxa"/>
            <w:vMerge w:val="restart"/>
            <w:shd w:val="clear" w:color="auto" w:fill="auto"/>
            <w:tcMar>
              <w:top w:w="100" w:type="dxa"/>
              <w:left w:w="100" w:type="dxa"/>
              <w:bottom w:w="100" w:type="dxa"/>
              <w:right w:w="100" w:type="dxa"/>
            </w:tcMar>
          </w:tcPr>
          <w:p w14:paraId="3349C278"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2</w:t>
            </w:r>
          </w:p>
          <w:p w14:paraId="2FB65128"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(4.20~5.7)</w:t>
            </w:r>
          </w:p>
        </w:tc>
        <w:tc>
          <w:tcPr>
            <w:tcW w:w="2325" w:type="dxa"/>
            <w:shd w:val="clear" w:color="auto" w:fill="auto"/>
            <w:tcMar>
              <w:top w:w="100" w:type="dxa"/>
              <w:left w:w="100" w:type="dxa"/>
              <w:bottom w:w="100" w:type="dxa"/>
              <w:right w:w="100" w:type="dxa"/>
            </w:tcMar>
          </w:tcPr>
          <w:p w14:paraId="00544407"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로그인 및 회원가입 하기</w:t>
            </w:r>
          </w:p>
        </w:tc>
        <w:tc>
          <w:tcPr>
            <w:tcW w:w="4245" w:type="dxa"/>
            <w:shd w:val="clear" w:color="auto" w:fill="auto"/>
            <w:tcMar>
              <w:top w:w="100" w:type="dxa"/>
              <w:left w:w="100" w:type="dxa"/>
              <w:bottom w:w="100" w:type="dxa"/>
              <w:right w:w="100" w:type="dxa"/>
            </w:tcMar>
          </w:tcPr>
          <w:p w14:paraId="3BC26183"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안드로이드 로그인 화면 및 회원가입 화면 구성, 회원 정보 데이터베이스에 저장</w:t>
            </w:r>
          </w:p>
        </w:tc>
        <w:tc>
          <w:tcPr>
            <w:tcW w:w="1335" w:type="dxa"/>
            <w:shd w:val="clear" w:color="auto" w:fill="auto"/>
            <w:tcMar>
              <w:top w:w="100" w:type="dxa"/>
              <w:left w:w="100" w:type="dxa"/>
              <w:bottom w:w="100" w:type="dxa"/>
              <w:right w:w="100" w:type="dxa"/>
            </w:tcMar>
          </w:tcPr>
          <w:p w14:paraId="2B23B56F"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정소영</w:t>
            </w:r>
          </w:p>
        </w:tc>
      </w:tr>
      <w:tr w:rsidR="00497855" w14:paraId="72C672B7" w14:textId="77777777" w:rsidTr="00497855">
        <w:trPr>
          <w:trHeight w:val="440"/>
        </w:trPr>
        <w:tc>
          <w:tcPr>
            <w:tcW w:w="1125" w:type="dxa"/>
            <w:vMerge/>
            <w:shd w:val="clear" w:color="auto" w:fill="auto"/>
            <w:tcMar>
              <w:top w:w="100" w:type="dxa"/>
              <w:left w:w="100" w:type="dxa"/>
              <w:bottom w:w="100" w:type="dxa"/>
              <w:right w:w="100" w:type="dxa"/>
            </w:tcMar>
          </w:tcPr>
          <w:p w14:paraId="1B42ECC9" w14:textId="77777777" w:rsidR="00497855" w:rsidRDefault="00497855" w:rsidP="00497855">
            <w:pPr>
              <w:widowControl w:val="0"/>
              <w:rPr>
                <w:rFonts w:ascii="맑은 고딕" w:eastAsia="맑은 고딕" w:hAnsi="맑은 고딕" w:cs="맑은 고딕"/>
                <w:sz w:val="24"/>
                <w:szCs w:val="24"/>
              </w:rPr>
            </w:pPr>
          </w:p>
        </w:tc>
        <w:tc>
          <w:tcPr>
            <w:tcW w:w="2325" w:type="dxa"/>
            <w:shd w:val="clear" w:color="auto" w:fill="auto"/>
            <w:tcMar>
              <w:top w:w="100" w:type="dxa"/>
              <w:left w:w="100" w:type="dxa"/>
              <w:bottom w:w="100" w:type="dxa"/>
              <w:right w:w="100" w:type="dxa"/>
            </w:tcMar>
          </w:tcPr>
          <w:p w14:paraId="7182A8A4"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관리자 페이지 로그인 하기</w:t>
            </w:r>
          </w:p>
        </w:tc>
        <w:tc>
          <w:tcPr>
            <w:tcW w:w="4245" w:type="dxa"/>
            <w:shd w:val="clear" w:color="auto" w:fill="auto"/>
            <w:tcMar>
              <w:top w:w="100" w:type="dxa"/>
              <w:left w:w="100" w:type="dxa"/>
              <w:bottom w:w="100" w:type="dxa"/>
              <w:right w:w="100" w:type="dxa"/>
            </w:tcMar>
          </w:tcPr>
          <w:p w14:paraId="3C8CA2AD"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웹 관리자 로그인 화면 구성 및 로그인 기능 구현, 데이터베이스에 저장</w:t>
            </w:r>
          </w:p>
        </w:tc>
        <w:tc>
          <w:tcPr>
            <w:tcW w:w="1335" w:type="dxa"/>
            <w:shd w:val="clear" w:color="auto" w:fill="auto"/>
            <w:tcMar>
              <w:top w:w="100" w:type="dxa"/>
              <w:left w:w="100" w:type="dxa"/>
              <w:bottom w:w="100" w:type="dxa"/>
              <w:right w:w="100" w:type="dxa"/>
            </w:tcMar>
          </w:tcPr>
          <w:p w14:paraId="7A498D80"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고보원</w:t>
            </w:r>
          </w:p>
        </w:tc>
      </w:tr>
      <w:tr w:rsidR="00497855" w14:paraId="26D090D6" w14:textId="77777777" w:rsidTr="00497855">
        <w:trPr>
          <w:trHeight w:val="440"/>
        </w:trPr>
        <w:tc>
          <w:tcPr>
            <w:tcW w:w="1125" w:type="dxa"/>
            <w:vMerge/>
            <w:shd w:val="clear" w:color="auto" w:fill="auto"/>
            <w:tcMar>
              <w:top w:w="100" w:type="dxa"/>
              <w:left w:w="100" w:type="dxa"/>
              <w:bottom w:w="100" w:type="dxa"/>
              <w:right w:w="100" w:type="dxa"/>
            </w:tcMar>
          </w:tcPr>
          <w:p w14:paraId="422BC334" w14:textId="77777777" w:rsidR="00497855" w:rsidRDefault="00497855" w:rsidP="00497855">
            <w:pPr>
              <w:widowControl w:val="0"/>
              <w:rPr>
                <w:rFonts w:ascii="맑은 고딕" w:eastAsia="맑은 고딕" w:hAnsi="맑은 고딕" w:cs="맑은 고딕"/>
                <w:sz w:val="24"/>
                <w:szCs w:val="24"/>
              </w:rPr>
            </w:pPr>
          </w:p>
        </w:tc>
        <w:tc>
          <w:tcPr>
            <w:tcW w:w="2325" w:type="dxa"/>
            <w:shd w:val="clear" w:color="auto" w:fill="auto"/>
            <w:tcMar>
              <w:top w:w="100" w:type="dxa"/>
              <w:left w:w="100" w:type="dxa"/>
              <w:bottom w:w="100" w:type="dxa"/>
              <w:right w:w="100" w:type="dxa"/>
            </w:tcMar>
          </w:tcPr>
          <w:p w14:paraId="23EC6AF3"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사용자 조회하기</w:t>
            </w:r>
          </w:p>
        </w:tc>
        <w:tc>
          <w:tcPr>
            <w:tcW w:w="4245" w:type="dxa"/>
            <w:shd w:val="clear" w:color="auto" w:fill="auto"/>
            <w:tcMar>
              <w:top w:w="100" w:type="dxa"/>
              <w:left w:w="100" w:type="dxa"/>
              <w:bottom w:w="100" w:type="dxa"/>
              <w:right w:w="100" w:type="dxa"/>
            </w:tcMar>
          </w:tcPr>
          <w:p w14:paraId="3FCFA393"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웹 사용자 조회 화면 구성 및 기능 구현, 데이터베이스 정리</w:t>
            </w:r>
          </w:p>
        </w:tc>
        <w:tc>
          <w:tcPr>
            <w:tcW w:w="1335" w:type="dxa"/>
            <w:shd w:val="clear" w:color="auto" w:fill="auto"/>
            <w:tcMar>
              <w:top w:w="100" w:type="dxa"/>
              <w:left w:w="100" w:type="dxa"/>
              <w:bottom w:w="100" w:type="dxa"/>
              <w:right w:w="100" w:type="dxa"/>
            </w:tcMar>
          </w:tcPr>
          <w:p w14:paraId="1BC31A31"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고보원</w:t>
            </w:r>
          </w:p>
        </w:tc>
      </w:tr>
      <w:tr w:rsidR="00497855" w14:paraId="65E44A50" w14:textId="77777777" w:rsidTr="00497855">
        <w:trPr>
          <w:trHeight w:val="440"/>
        </w:trPr>
        <w:tc>
          <w:tcPr>
            <w:tcW w:w="1125" w:type="dxa"/>
            <w:vMerge/>
            <w:shd w:val="clear" w:color="auto" w:fill="auto"/>
            <w:tcMar>
              <w:top w:w="100" w:type="dxa"/>
              <w:left w:w="100" w:type="dxa"/>
              <w:bottom w:w="100" w:type="dxa"/>
              <w:right w:w="100" w:type="dxa"/>
            </w:tcMar>
          </w:tcPr>
          <w:p w14:paraId="2A511CB6" w14:textId="77777777" w:rsidR="00497855" w:rsidRDefault="00497855" w:rsidP="00497855">
            <w:pPr>
              <w:widowControl w:val="0"/>
              <w:rPr>
                <w:rFonts w:ascii="맑은 고딕" w:eastAsia="맑은 고딕" w:hAnsi="맑은 고딕" w:cs="맑은 고딕"/>
                <w:sz w:val="24"/>
                <w:szCs w:val="24"/>
              </w:rPr>
            </w:pPr>
          </w:p>
        </w:tc>
        <w:tc>
          <w:tcPr>
            <w:tcW w:w="2325" w:type="dxa"/>
            <w:shd w:val="clear" w:color="auto" w:fill="auto"/>
            <w:tcMar>
              <w:top w:w="100" w:type="dxa"/>
              <w:left w:w="100" w:type="dxa"/>
              <w:bottom w:w="100" w:type="dxa"/>
              <w:right w:w="100" w:type="dxa"/>
            </w:tcMar>
          </w:tcPr>
          <w:p w14:paraId="04C74A16"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현재 상태 조회하기</w:t>
            </w:r>
          </w:p>
        </w:tc>
        <w:tc>
          <w:tcPr>
            <w:tcW w:w="4245" w:type="dxa"/>
            <w:shd w:val="clear" w:color="auto" w:fill="auto"/>
            <w:tcMar>
              <w:top w:w="100" w:type="dxa"/>
              <w:left w:w="100" w:type="dxa"/>
              <w:bottom w:w="100" w:type="dxa"/>
              <w:right w:w="100" w:type="dxa"/>
            </w:tcMar>
          </w:tcPr>
          <w:p w14:paraId="6C71EAE8"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안드로이드 사용자의 현재 상태(매칭 대기중, 매칭 완료) 화면 구성</w:t>
            </w:r>
          </w:p>
        </w:tc>
        <w:tc>
          <w:tcPr>
            <w:tcW w:w="1335" w:type="dxa"/>
            <w:shd w:val="clear" w:color="auto" w:fill="auto"/>
            <w:tcMar>
              <w:top w:w="100" w:type="dxa"/>
              <w:left w:w="100" w:type="dxa"/>
              <w:bottom w:w="100" w:type="dxa"/>
              <w:right w:w="100" w:type="dxa"/>
            </w:tcMar>
          </w:tcPr>
          <w:p w14:paraId="694DB9F8"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고광표</w:t>
            </w:r>
          </w:p>
        </w:tc>
      </w:tr>
      <w:tr w:rsidR="00497855" w14:paraId="4D0548DB" w14:textId="77777777" w:rsidTr="00497855">
        <w:trPr>
          <w:trHeight w:val="440"/>
        </w:trPr>
        <w:tc>
          <w:tcPr>
            <w:tcW w:w="1125" w:type="dxa"/>
            <w:vMerge/>
            <w:shd w:val="clear" w:color="auto" w:fill="auto"/>
            <w:tcMar>
              <w:top w:w="100" w:type="dxa"/>
              <w:left w:w="100" w:type="dxa"/>
              <w:bottom w:w="100" w:type="dxa"/>
              <w:right w:w="100" w:type="dxa"/>
            </w:tcMar>
          </w:tcPr>
          <w:p w14:paraId="0203DC7F" w14:textId="77777777" w:rsidR="00497855" w:rsidRDefault="00497855" w:rsidP="00497855">
            <w:pPr>
              <w:widowControl w:val="0"/>
              <w:rPr>
                <w:rFonts w:ascii="맑은 고딕" w:eastAsia="맑은 고딕" w:hAnsi="맑은 고딕" w:cs="맑은 고딕"/>
                <w:sz w:val="24"/>
                <w:szCs w:val="24"/>
              </w:rPr>
            </w:pPr>
          </w:p>
        </w:tc>
        <w:tc>
          <w:tcPr>
            <w:tcW w:w="2325" w:type="dxa"/>
            <w:shd w:val="clear" w:color="auto" w:fill="auto"/>
            <w:tcMar>
              <w:top w:w="100" w:type="dxa"/>
              <w:left w:w="100" w:type="dxa"/>
              <w:bottom w:w="100" w:type="dxa"/>
              <w:right w:w="100" w:type="dxa"/>
            </w:tcMar>
          </w:tcPr>
          <w:p w14:paraId="692EAA28"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위치기반 봉사 검색하기</w:t>
            </w:r>
          </w:p>
        </w:tc>
        <w:tc>
          <w:tcPr>
            <w:tcW w:w="4245" w:type="dxa"/>
            <w:shd w:val="clear" w:color="auto" w:fill="auto"/>
            <w:tcMar>
              <w:top w:w="100" w:type="dxa"/>
              <w:left w:w="100" w:type="dxa"/>
              <w:bottom w:w="100" w:type="dxa"/>
              <w:right w:w="100" w:type="dxa"/>
            </w:tcMar>
          </w:tcPr>
          <w:p w14:paraId="3E42BF50"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Google API 사용(Google Map)한 안드로이드 위치기반 봉사 검색 구현</w:t>
            </w:r>
          </w:p>
        </w:tc>
        <w:tc>
          <w:tcPr>
            <w:tcW w:w="1335" w:type="dxa"/>
            <w:shd w:val="clear" w:color="auto" w:fill="auto"/>
            <w:tcMar>
              <w:top w:w="100" w:type="dxa"/>
              <w:left w:w="100" w:type="dxa"/>
              <w:bottom w:w="100" w:type="dxa"/>
              <w:right w:w="100" w:type="dxa"/>
            </w:tcMar>
          </w:tcPr>
          <w:p w14:paraId="21B2376E"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박준민</w:t>
            </w:r>
          </w:p>
        </w:tc>
      </w:tr>
      <w:tr w:rsidR="00497855" w14:paraId="109C9AB6" w14:textId="77777777" w:rsidTr="00497855">
        <w:trPr>
          <w:trHeight w:val="440"/>
        </w:trPr>
        <w:tc>
          <w:tcPr>
            <w:tcW w:w="1125" w:type="dxa"/>
            <w:vMerge/>
            <w:shd w:val="clear" w:color="auto" w:fill="auto"/>
            <w:tcMar>
              <w:top w:w="100" w:type="dxa"/>
              <w:left w:w="100" w:type="dxa"/>
              <w:bottom w:w="100" w:type="dxa"/>
              <w:right w:w="100" w:type="dxa"/>
            </w:tcMar>
          </w:tcPr>
          <w:p w14:paraId="5EC8E7DA" w14:textId="77777777" w:rsidR="00497855" w:rsidRDefault="00497855" w:rsidP="00497855">
            <w:pPr>
              <w:widowControl w:val="0"/>
              <w:rPr>
                <w:rFonts w:ascii="맑은 고딕" w:eastAsia="맑은 고딕" w:hAnsi="맑은 고딕" w:cs="맑은 고딕"/>
                <w:sz w:val="24"/>
                <w:szCs w:val="24"/>
              </w:rPr>
            </w:pPr>
          </w:p>
        </w:tc>
        <w:tc>
          <w:tcPr>
            <w:tcW w:w="2325" w:type="dxa"/>
            <w:shd w:val="clear" w:color="auto" w:fill="auto"/>
            <w:tcMar>
              <w:top w:w="100" w:type="dxa"/>
              <w:left w:w="100" w:type="dxa"/>
              <w:bottom w:w="100" w:type="dxa"/>
              <w:right w:w="100" w:type="dxa"/>
            </w:tcMar>
          </w:tcPr>
          <w:p w14:paraId="5C737E6B"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맞춤 기반 봉사 검색하기</w:t>
            </w:r>
          </w:p>
        </w:tc>
        <w:tc>
          <w:tcPr>
            <w:tcW w:w="4245" w:type="dxa"/>
            <w:shd w:val="clear" w:color="auto" w:fill="auto"/>
            <w:tcMar>
              <w:top w:w="100" w:type="dxa"/>
              <w:left w:w="100" w:type="dxa"/>
              <w:bottom w:w="100" w:type="dxa"/>
              <w:right w:w="100" w:type="dxa"/>
            </w:tcMar>
          </w:tcPr>
          <w:p w14:paraId="55C5C21C"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안드로이드 맞춤 기반 봉사 검색 기능 구현(데이터 베이스에서 봉사 리스트 뽑아오기)</w:t>
            </w:r>
          </w:p>
        </w:tc>
        <w:tc>
          <w:tcPr>
            <w:tcW w:w="1335" w:type="dxa"/>
            <w:shd w:val="clear" w:color="auto" w:fill="auto"/>
            <w:tcMar>
              <w:top w:w="100" w:type="dxa"/>
              <w:left w:w="100" w:type="dxa"/>
              <w:bottom w:w="100" w:type="dxa"/>
              <w:right w:w="100" w:type="dxa"/>
            </w:tcMar>
          </w:tcPr>
          <w:p w14:paraId="1EB493F3"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정소영</w:t>
            </w:r>
          </w:p>
        </w:tc>
      </w:tr>
      <w:tr w:rsidR="00497855" w14:paraId="0844263E" w14:textId="77777777" w:rsidTr="00497855">
        <w:trPr>
          <w:trHeight w:val="440"/>
        </w:trPr>
        <w:tc>
          <w:tcPr>
            <w:tcW w:w="1125" w:type="dxa"/>
            <w:vMerge w:val="restart"/>
            <w:shd w:val="clear" w:color="auto" w:fill="auto"/>
            <w:tcMar>
              <w:top w:w="100" w:type="dxa"/>
              <w:left w:w="100" w:type="dxa"/>
              <w:bottom w:w="100" w:type="dxa"/>
              <w:right w:w="100" w:type="dxa"/>
            </w:tcMar>
          </w:tcPr>
          <w:p w14:paraId="62E7EBE4"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3</w:t>
            </w:r>
          </w:p>
          <w:p w14:paraId="7651775F"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(5.8~5.25)</w:t>
            </w:r>
          </w:p>
        </w:tc>
        <w:tc>
          <w:tcPr>
            <w:tcW w:w="2325" w:type="dxa"/>
            <w:shd w:val="clear" w:color="auto" w:fill="auto"/>
            <w:tcMar>
              <w:top w:w="100" w:type="dxa"/>
              <w:left w:w="100" w:type="dxa"/>
              <w:bottom w:w="100" w:type="dxa"/>
              <w:right w:w="100" w:type="dxa"/>
            </w:tcMar>
          </w:tcPr>
          <w:p w14:paraId="2E5D66C8"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도움 요청하기</w:t>
            </w:r>
          </w:p>
        </w:tc>
        <w:tc>
          <w:tcPr>
            <w:tcW w:w="4245" w:type="dxa"/>
            <w:shd w:val="clear" w:color="auto" w:fill="auto"/>
            <w:tcMar>
              <w:top w:w="100" w:type="dxa"/>
              <w:left w:w="100" w:type="dxa"/>
              <w:bottom w:w="100" w:type="dxa"/>
              <w:right w:w="100" w:type="dxa"/>
            </w:tcMar>
          </w:tcPr>
          <w:p w14:paraId="503CD674"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안드로이드 도움 요청 기능 구현, 데이터 베이스에 새로운 도움 등록</w:t>
            </w:r>
          </w:p>
        </w:tc>
        <w:tc>
          <w:tcPr>
            <w:tcW w:w="1335" w:type="dxa"/>
            <w:shd w:val="clear" w:color="auto" w:fill="auto"/>
            <w:tcMar>
              <w:top w:w="100" w:type="dxa"/>
              <w:left w:w="100" w:type="dxa"/>
              <w:bottom w:w="100" w:type="dxa"/>
              <w:right w:w="100" w:type="dxa"/>
            </w:tcMar>
          </w:tcPr>
          <w:p w14:paraId="48FC0B23"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고광표</w:t>
            </w:r>
          </w:p>
        </w:tc>
      </w:tr>
      <w:tr w:rsidR="00497855" w14:paraId="04814522" w14:textId="77777777" w:rsidTr="00497855">
        <w:trPr>
          <w:trHeight w:val="440"/>
        </w:trPr>
        <w:tc>
          <w:tcPr>
            <w:tcW w:w="1125" w:type="dxa"/>
            <w:vMerge/>
            <w:shd w:val="clear" w:color="auto" w:fill="auto"/>
            <w:tcMar>
              <w:top w:w="100" w:type="dxa"/>
              <w:left w:w="100" w:type="dxa"/>
              <w:bottom w:w="100" w:type="dxa"/>
              <w:right w:w="100" w:type="dxa"/>
            </w:tcMar>
          </w:tcPr>
          <w:p w14:paraId="397BDAE9" w14:textId="77777777" w:rsidR="00497855" w:rsidRDefault="00497855" w:rsidP="00497855">
            <w:pPr>
              <w:widowControl w:val="0"/>
              <w:rPr>
                <w:rFonts w:ascii="맑은 고딕" w:eastAsia="맑은 고딕" w:hAnsi="맑은 고딕" w:cs="맑은 고딕"/>
              </w:rPr>
            </w:pPr>
          </w:p>
        </w:tc>
        <w:tc>
          <w:tcPr>
            <w:tcW w:w="2325" w:type="dxa"/>
            <w:shd w:val="clear" w:color="auto" w:fill="auto"/>
            <w:tcMar>
              <w:top w:w="100" w:type="dxa"/>
              <w:left w:w="100" w:type="dxa"/>
              <w:bottom w:w="100" w:type="dxa"/>
              <w:right w:w="100" w:type="dxa"/>
            </w:tcMar>
          </w:tcPr>
          <w:p w14:paraId="5F89F3EF"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봉사 자원하기</w:t>
            </w:r>
          </w:p>
        </w:tc>
        <w:tc>
          <w:tcPr>
            <w:tcW w:w="4245" w:type="dxa"/>
            <w:shd w:val="clear" w:color="auto" w:fill="auto"/>
            <w:tcMar>
              <w:top w:w="100" w:type="dxa"/>
              <w:left w:w="100" w:type="dxa"/>
              <w:bottom w:w="100" w:type="dxa"/>
              <w:right w:w="100" w:type="dxa"/>
            </w:tcMar>
          </w:tcPr>
          <w:p w14:paraId="4A60091E"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안드로이드 봉사 자원하기 기능 구현</w:t>
            </w:r>
          </w:p>
        </w:tc>
        <w:tc>
          <w:tcPr>
            <w:tcW w:w="1335" w:type="dxa"/>
            <w:shd w:val="clear" w:color="auto" w:fill="auto"/>
            <w:tcMar>
              <w:top w:w="100" w:type="dxa"/>
              <w:left w:w="100" w:type="dxa"/>
              <w:bottom w:w="100" w:type="dxa"/>
              <w:right w:w="100" w:type="dxa"/>
            </w:tcMar>
          </w:tcPr>
          <w:p w14:paraId="614A8FF3"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박준민</w:t>
            </w:r>
          </w:p>
        </w:tc>
      </w:tr>
      <w:tr w:rsidR="00497855" w14:paraId="648CE348" w14:textId="77777777" w:rsidTr="00497855">
        <w:trPr>
          <w:trHeight w:val="440"/>
        </w:trPr>
        <w:tc>
          <w:tcPr>
            <w:tcW w:w="1125" w:type="dxa"/>
            <w:vMerge/>
            <w:shd w:val="clear" w:color="auto" w:fill="auto"/>
            <w:tcMar>
              <w:top w:w="100" w:type="dxa"/>
              <w:left w:w="100" w:type="dxa"/>
              <w:bottom w:w="100" w:type="dxa"/>
              <w:right w:w="100" w:type="dxa"/>
            </w:tcMar>
          </w:tcPr>
          <w:p w14:paraId="6E45D362" w14:textId="77777777" w:rsidR="00497855" w:rsidRDefault="00497855" w:rsidP="00497855">
            <w:pPr>
              <w:widowControl w:val="0"/>
              <w:rPr>
                <w:rFonts w:ascii="맑은 고딕" w:eastAsia="맑은 고딕" w:hAnsi="맑은 고딕" w:cs="맑은 고딕"/>
                <w:sz w:val="24"/>
                <w:szCs w:val="24"/>
              </w:rPr>
            </w:pPr>
          </w:p>
        </w:tc>
        <w:tc>
          <w:tcPr>
            <w:tcW w:w="2325" w:type="dxa"/>
            <w:shd w:val="clear" w:color="auto" w:fill="auto"/>
            <w:tcMar>
              <w:top w:w="100" w:type="dxa"/>
              <w:left w:w="100" w:type="dxa"/>
              <w:bottom w:w="100" w:type="dxa"/>
              <w:right w:w="100" w:type="dxa"/>
            </w:tcMar>
          </w:tcPr>
          <w:p w14:paraId="07CB52FC"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봉사 시작 및 종료하기</w:t>
            </w:r>
          </w:p>
        </w:tc>
        <w:tc>
          <w:tcPr>
            <w:tcW w:w="4245" w:type="dxa"/>
            <w:shd w:val="clear" w:color="auto" w:fill="auto"/>
            <w:tcMar>
              <w:top w:w="100" w:type="dxa"/>
              <w:left w:w="100" w:type="dxa"/>
              <w:bottom w:w="100" w:type="dxa"/>
              <w:right w:w="100" w:type="dxa"/>
            </w:tcMar>
          </w:tcPr>
          <w:p w14:paraId="1E3B551B"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안드로이드 봉사 시작, 종료 기능 구현, App 서버에서 봉사 시작/종료 인증 번호 생성, 검증 구현</w:t>
            </w:r>
          </w:p>
        </w:tc>
        <w:tc>
          <w:tcPr>
            <w:tcW w:w="1335" w:type="dxa"/>
            <w:shd w:val="clear" w:color="auto" w:fill="auto"/>
            <w:tcMar>
              <w:top w:w="100" w:type="dxa"/>
              <w:left w:w="100" w:type="dxa"/>
              <w:bottom w:w="100" w:type="dxa"/>
              <w:right w:w="100" w:type="dxa"/>
            </w:tcMar>
          </w:tcPr>
          <w:p w14:paraId="653CB231"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정소영, 박준민</w:t>
            </w:r>
          </w:p>
        </w:tc>
      </w:tr>
      <w:tr w:rsidR="00497855" w14:paraId="2B46644B" w14:textId="77777777" w:rsidTr="00497855">
        <w:trPr>
          <w:trHeight w:val="440"/>
        </w:trPr>
        <w:tc>
          <w:tcPr>
            <w:tcW w:w="1125" w:type="dxa"/>
            <w:vMerge/>
            <w:shd w:val="clear" w:color="auto" w:fill="auto"/>
            <w:tcMar>
              <w:top w:w="100" w:type="dxa"/>
              <w:left w:w="100" w:type="dxa"/>
              <w:bottom w:w="100" w:type="dxa"/>
              <w:right w:w="100" w:type="dxa"/>
            </w:tcMar>
          </w:tcPr>
          <w:p w14:paraId="0BF82710" w14:textId="77777777" w:rsidR="00497855" w:rsidRDefault="00497855" w:rsidP="00497855">
            <w:pPr>
              <w:widowControl w:val="0"/>
              <w:rPr>
                <w:rFonts w:ascii="맑은 고딕" w:eastAsia="맑은 고딕" w:hAnsi="맑은 고딕" w:cs="맑은 고딕"/>
                <w:sz w:val="24"/>
                <w:szCs w:val="24"/>
              </w:rPr>
            </w:pPr>
          </w:p>
        </w:tc>
        <w:tc>
          <w:tcPr>
            <w:tcW w:w="2325" w:type="dxa"/>
            <w:shd w:val="clear" w:color="auto" w:fill="auto"/>
            <w:tcMar>
              <w:top w:w="100" w:type="dxa"/>
              <w:left w:w="100" w:type="dxa"/>
              <w:bottom w:w="100" w:type="dxa"/>
              <w:right w:w="100" w:type="dxa"/>
            </w:tcMar>
          </w:tcPr>
          <w:p w14:paraId="49FF457D"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설문조사 하기</w:t>
            </w:r>
          </w:p>
        </w:tc>
        <w:tc>
          <w:tcPr>
            <w:tcW w:w="4245" w:type="dxa"/>
            <w:shd w:val="clear" w:color="auto" w:fill="auto"/>
            <w:tcMar>
              <w:top w:w="100" w:type="dxa"/>
              <w:left w:w="100" w:type="dxa"/>
              <w:bottom w:w="100" w:type="dxa"/>
              <w:right w:w="100" w:type="dxa"/>
            </w:tcMar>
          </w:tcPr>
          <w:p w14:paraId="61199A7C"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안드로이드 설문 조사 화면 구성 및 설문조사 정보 데이터베이스에 저장</w:t>
            </w:r>
          </w:p>
        </w:tc>
        <w:tc>
          <w:tcPr>
            <w:tcW w:w="1335" w:type="dxa"/>
            <w:shd w:val="clear" w:color="auto" w:fill="auto"/>
            <w:tcMar>
              <w:top w:w="100" w:type="dxa"/>
              <w:left w:w="100" w:type="dxa"/>
              <w:bottom w:w="100" w:type="dxa"/>
              <w:right w:w="100" w:type="dxa"/>
            </w:tcMar>
          </w:tcPr>
          <w:p w14:paraId="2E486B3A"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고보원</w:t>
            </w:r>
          </w:p>
        </w:tc>
      </w:tr>
      <w:tr w:rsidR="00497855" w14:paraId="12BB83BB" w14:textId="77777777" w:rsidTr="00497855">
        <w:trPr>
          <w:trHeight w:val="440"/>
        </w:trPr>
        <w:tc>
          <w:tcPr>
            <w:tcW w:w="1125" w:type="dxa"/>
            <w:vMerge/>
            <w:shd w:val="clear" w:color="auto" w:fill="auto"/>
            <w:tcMar>
              <w:top w:w="100" w:type="dxa"/>
              <w:left w:w="100" w:type="dxa"/>
              <w:bottom w:w="100" w:type="dxa"/>
              <w:right w:w="100" w:type="dxa"/>
            </w:tcMar>
          </w:tcPr>
          <w:p w14:paraId="46824B04" w14:textId="77777777" w:rsidR="00497855" w:rsidRDefault="00497855" w:rsidP="00497855">
            <w:pPr>
              <w:widowControl w:val="0"/>
              <w:rPr>
                <w:rFonts w:ascii="맑은 고딕" w:eastAsia="맑은 고딕" w:hAnsi="맑은 고딕" w:cs="맑은 고딕"/>
                <w:sz w:val="24"/>
                <w:szCs w:val="24"/>
              </w:rPr>
            </w:pPr>
          </w:p>
        </w:tc>
        <w:tc>
          <w:tcPr>
            <w:tcW w:w="2325" w:type="dxa"/>
            <w:shd w:val="clear" w:color="auto" w:fill="auto"/>
            <w:tcMar>
              <w:top w:w="100" w:type="dxa"/>
              <w:left w:w="100" w:type="dxa"/>
              <w:bottom w:w="100" w:type="dxa"/>
              <w:right w:w="100" w:type="dxa"/>
            </w:tcMar>
          </w:tcPr>
          <w:p w14:paraId="0F84B405"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피드백 바탕으로 사용자 관리하기</w:t>
            </w:r>
          </w:p>
        </w:tc>
        <w:tc>
          <w:tcPr>
            <w:tcW w:w="4245" w:type="dxa"/>
            <w:shd w:val="clear" w:color="auto" w:fill="auto"/>
            <w:tcMar>
              <w:top w:w="100" w:type="dxa"/>
              <w:left w:w="100" w:type="dxa"/>
              <w:bottom w:w="100" w:type="dxa"/>
              <w:right w:w="100" w:type="dxa"/>
            </w:tcMar>
          </w:tcPr>
          <w:p w14:paraId="70FAD5F1"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데이터베이스에 저장된 피드백 바탕으로 사용자 관리하기 구현</w:t>
            </w:r>
          </w:p>
        </w:tc>
        <w:tc>
          <w:tcPr>
            <w:tcW w:w="1335" w:type="dxa"/>
            <w:shd w:val="clear" w:color="auto" w:fill="auto"/>
            <w:tcMar>
              <w:top w:w="100" w:type="dxa"/>
              <w:left w:w="100" w:type="dxa"/>
              <w:bottom w:w="100" w:type="dxa"/>
              <w:right w:w="100" w:type="dxa"/>
            </w:tcMar>
          </w:tcPr>
          <w:p w14:paraId="61EE6C3E"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고광표</w:t>
            </w:r>
          </w:p>
        </w:tc>
      </w:tr>
      <w:tr w:rsidR="00497855" w14:paraId="6859D304" w14:textId="77777777" w:rsidTr="00497855">
        <w:trPr>
          <w:trHeight w:val="440"/>
        </w:trPr>
        <w:tc>
          <w:tcPr>
            <w:tcW w:w="1125" w:type="dxa"/>
            <w:vMerge/>
            <w:shd w:val="clear" w:color="auto" w:fill="auto"/>
            <w:tcMar>
              <w:top w:w="100" w:type="dxa"/>
              <w:left w:w="100" w:type="dxa"/>
              <w:bottom w:w="100" w:type="dxa"/>
              <w:right w:w="100" w:type="dxa"/>
            </w:tcMar>
          </w:tcPr>
          <w:p w14:paraId="3EB9646A" w14:textId="77777777" w:rsidR="00497855" w:rsidRDefault="00497855" w:rsidP="00497855">
            <w:pPr>
              <w:widowControl w:val="0"/>
              <w:rPr>
                <w:rFonts w:ascii="맑은 고딕" w:eastAsia="맑은 고딕" w:hAnsi="맑은 고딕" w:cs="맑은 고딕"/>
                <w:sz w:val="24"/>
                <w:szCs w:val="24"/>
              </w:rPr>
            </w:pPr>
          </w:p>
        </w:tc>
        <w:tc>
          <w:tcPr>
            <w:tcW w:w="2325" w:type="dxa"/>
            <w:shd w:val="clear" w:color="auto" w:fill="auto"/>
            <w:tcMar>
              <w:top w:w="100" w:type="dxa"/>
              <w:left w:w="100" w:type="dxa"/>
              <w:bottom w:w="100" w:type="dxa"/>
              <w:right w:w="100" w:type="dxa"/>
            </w:tcMar>
          </w:tcPr>
          <w:p w14:paraId="694E1B49"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봉사 시간 승인하기</w:t>
            </w:r>
          </w:p>
        </w:tc>
        <w:tc>
          <w:tcPr>
            <w:tcW w:w="4245" w:type="dxa"/>
            <w:shd w:val="clear" w:color="auto" w:fill="auto"/>
            <w:tcMar>
              <w:top w:w="100" w:type="dxa"/>
              <w:left w:w="100" w:type="dxa"/>
              <w:bottom w:w="100" w:type="dxa"/>
              <w:right w:w="100" w:type="dxa"/>
            </w:tcMar>
          </w:tcPr>
          <w:p w14:paraId="7479A51F"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웹 봉사 시간 승인 기능 구현</w:t>
            </w:r>
          </w:p>
        </w:tc>
        <w:tc>
          <w:tcPr>
            <w:tcW w:w="1335" w:type="dxa"/>
            <w:shd w:val="clear" w:color="auto" w:fill="auto"/>
            <w:tcMar>
              <w:top w:w="100" w:type="dxa"/>
              <w:left w:w="100" w:type="dxa"/>
              <w:bottom w:w="100" w:type="dxa"/>
              <w:right w:w="100" w:type="dxa"/>
            </w:tcMar>
          </w:tcPr>
          <w:p w14:paraId="79C07BC9"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고보원</w:t>
            </w:r>
          </w:p>
        </w:tc>
      </w:tr>
      <w:tr w:rsidR="00497855" w14:paraId="7159C89A" w14:textId="77777777" w:rsidTr="00497855">
        <w:trPr>
          <w:trHeight w:val="440"/>
        </w:trPr>
        <w:tc>
          <w:tcPr>
            <w:tcW w:w="1125" w:type="dxa"/>
            <w:vMerge w:val="restart"/>
            <w:shd w:val="clear" w:color="auto" w:fill="auto"/>
            <w:tcMar>
              <w:top w:w="100" w:type="dxa"/>
              <w:left w:w="100" w:type="dxa"/>
              <w:bottom w:w="100" w:type="dxa"/>
              <w:right w:w="100" w:type="dxa"/>
            </w:tcMar>
          </w:tcPr>
          <w:p w14:paraId="59012A2D"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4</w:t>
            </w:r>
          </w:p>
          <w:p w14:paraId="1CBBE581"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(5.28~6.11)</w:t>
            </w:r>
          </w:p>
        </w:tc>
        <w:tc>
          <w:tcPr>
            <w:tcW w:w="2325" w:type="dxa"/>
            <w:shd w:val="clear" w:color="auto" w:fill="auto"/>
            <w:tcMar>
              <w:top w:w="100" w:type="dxa"/>
              <w:left w:w="100" w:type="dxa"/>
              <w:bottom w:w="100" w:type="dxa"/>
              <w:right w:w="100" w:type="dxa"/>
            </w:tcMar>
          </w:tcPr>
          <w:p w14:paraId="6F604194"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봉사 자원 알림 받기</w:t>
            </w:r>
          </w:p>
        </w:tc>
        <w:tc>
          <w:tcPr>
            <w:tcW w:w="4245" w:type="dxa"/>
            <w:shd w:val="clear" w:color="auto" w:fill="auto"/>
            <w:tcMar>
              <w:top w:w="100" w:type="dxa"/>
              <w:left w:w="100" w:type="dxa"/>
              <w:bottom w:w="100" w:type="dxa"/>
              <w:right w:w="100" w:type="dxa"/>
            </w:tcMar>
          </w:tcPr>
          <w:p w14:paraId="5AC0C20D"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App서버에서 FCM을 이용한 봉사 자원 푸쉬 알림 구현</w:t>
            </w:r>
          </w:p>
        </w:tc>
        <w:tc>
          <w:tcPr>
            <w:tcW w:w="1335" w:type="dxa"/>
            <w:shd w:val="clear" w:color="auto" w:fill="auto"/>
            <w:tcMar>
              <w:top w:w="100" w:type="dxa"/>
              <w:left w:w="100" w:type="dxa"/>
              <w:bottom w:w="100" w:type="dxa"/>
              <w:right w:w="100" w:type="dxa"/>
            </w:tcMar>
          </w:tcPr>
          <w:p w14:paraId="2FE14D28"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박준민</w:t>
            </w:r>
          </w:p>
        </w:tc>
      </w:tr>
      <w:tr w:rsidR="00497855" w14:paraId="1D664A1B" w14:textId="77777777" w:rsidTr="00497855">
        <w:trPr>
          <w:trHeight w:val="440"/>
        </w:trPr>
        <w:tc>
          <w:tcPr>
            <w:tcW w:w="1125" w:type="dxa"/>
            <w:vMerge/>
            <w:shd w:val="clear" w:color="auto" w:fill="auto"/>
            <w:tcMar>
              <w:top w:w="100" w:type="dxa"/>
              <w:left w:w="100" w:type="dxa"/>
              <w:bottom w:w="100" w:type="dxa"/>
              <w:right w:w="100" w:type="dxa"/>
            </w:tcMar>
          </w:tcPr>
          <w:p w14:paraId="1C71AA51" w14:textId="77777777" w:rsidR="00497855" w:rsidRDefault="00497855" w:rsidP="00497855">
            <w:pPr>
              <w:widowControl w:val="0"/>
              <w:rPr>
                <w:rFonts w:ascii="맑은 고딕" w:eastAsia="맑은 고딕" w:hAnsi="맑은 고딕" w:cs="맑은 고딕"/>
                <w:sz w:val="24"/>
                <w:szCs w:val="24"/>
              </w:rPr>
            </w:pPr>
          </w:p>
        </w:tc>
        <w:tc>
          <w:tcPr>
            <w:tcW w:w="2325" w:type="dxa"/>
            <w:shd w:val="clear" w:color="auto" w:fill="auto"/>
            <w:tcMar>
              <w:top w:w="100" w:type="dxa"/>
              <w:left w:w="100" w:type="dxa"/>
              <w:bottom w:w="100" w:type="dxa"/>
              <w:right w:w="100" w:type="dxa"/>
            </w:tcMar>
          </w:tcPr>
          <w:p w14:paraId="4F9FAE55"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봉사 자원 승낙하기</w:t>
            </w:r>
          </w:p>
        </w:tc>
        <w:tc>
          <w:tcPr>
            <w:tcW w:w="4245" w:type="dxa"/>
            <w:shd w:val="clear" w:color="auto" w:fill="auto"/>
            <w:tcMar>
              <w:top w:w="100" w:type="dxa"/>
              <w:left w:w="100" w:type="dxa"/>
              <w:bottom w:w="100" w:type="dxa"/>
              <w:right w:w="100" w:type="dxa"/>
            </w:tcMar>
          </w:tcPr>
          <w:p w14:paraId="3BEFC29A"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등록된 봉사에서 자원한 자원봉사자 선택 기능 구현, 해당 봉사자에게 FCM을 통한 푸쉬 알림 전송</w:t>
            </w:r>
          </w:p>
        </w:tc>
        <w:tc>
          <w:tcPr>
            <w:tcW w:w="1335" w:type="dxa"/>
            <w:shd w:val="clear" w:color="auto" w:fill="auto"/>
            <w:tcMar>
              <w:top w:w="100" w:type="dxa"/>
              <w:left w:w="100" w:type="dxa"/>
              <w:bottom w:w="100" w:type="dxa"/>
              <w:right w:w="100" w:type="dxa"/>
            </w:tcMar>
          </w:tcPr>
          <w:p w14:paraId="780971F9"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고광표</w:t>
            </w:r>
          </w:p>
        </w:tc>
      </w:tr>
      <w:tr w:rsidR="00497855" w14:paraId="6D531266" w14:textId="77777777" w:rsidTr="00497855">
        <w:trPr>
          <w:trHeight w:val="440"/>
        </w:trPr>
        <w:tc>
          <w:tcPr>
            <w:tcW w:w="1125" w:type="dxa"/>
            <w:vMerge/>
            <w:shd w:val="clear" w:color="auto" w:fill="auto"/>
            <w:tcMar>
              <w:top w:w="100" w:type="dxa"/>
              <w:left w:w="100" w:type="dxa"/>
              <w:bottom w:w="100" w:type="dxa"/>
              <w:right w:w="100" w:type="dxa"/>
            </w:tcMar>
          </w:tcPr>
          <w:p w14:paraId="7835AFF8" w14:textId="77777777" w:rsidR="00497855" w:rsidRDefault="00497855" w:rsidP="00497855">
            <w:pPr>
              <w:widowControl w:val="0"/>
              <w:rPr>
                <w:rFonts w:ascii="맑은 고딕" w:eastAsia="맑은 고딕" w:hAnsi="맑은 고딕" w:cs="맑은 고딕"/>
                <w:sz w:val="24"/>
                <w:szCs w:val="24"/>
              </w:rPr>
            </w:pPr>
          </w:p>
        </w:tc>
        <w:tc>
          <w:tcPr>
            <w:tcW w:w="2325" w:type="dxa"/>
            <w:shd w:val="clear" w:color="auto" w:fill="auto"/>
            <w:tcMar>
              <w:top w:w="100" w:type="dxa"/>
              <w:left w:w="100" w:type="dxa"/>
              <w:bottom w:w="100" w:type="dxa"/>
              <w:right w:w="100" w:type="dxa"/>
            </w:tcMar>
          </w:tcPr>
          <w:p w14:paraId="3EACA5D8"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봉사 매칭 완료 알림 받기</w:t>
            </w:r>
          </w:p>
        </w:tc>
        <w:tc>
          <w:tcPr>
            <w:tcW w:w="4245" w:type="dxa"/>
            <w:shd w:val="clear" w:color="auto" w:fill="auto"/>
            <w:tcMar>
              <w:top w:w="100" w:type="dxa"/>
              <w:left w:w="100" w:type="dxa"/>
              <w:bottom w:w="100" w:type="dxa"/>
              <w:right w:w="100" w:type="dxa"/>
            </w:tcMar>
          </w:tcPr>
          <w:p w14:paraId="006326EA"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App서버에서 FCM을 이용한 봉사 매칭 완료 푸쉬 알림 구현</w:t>
            </w:r>
          </w:p>
        </w:tc>
        <w:tc>
          <w:tcPr>
            <w:tcW w:w="1335" w:type="dxa"/>
            <w:shd w:val="clear" w:color="auto" w:fill="auto"/>
            <w:tcMar>
              <w:top w:w="100" w:type="dxa"/>
              <w:left w:w="100" w:type="dxa"/>
              <w:bottom w:w="100" w:type="dxa"/>
              <w:right w:w="100" w:type="dxa"/>
            </w:tcMar>
          </w:tcPr>
          <w:p w14:paraId="76D89182"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정소영</w:t>
            </w:r>
          </w:p>
        </w:tc>
      </w:tr>
      <w:tr w:rsidR="00497855" w14:paraId="6AEB02C3" w14:textId="77777777" w:rsidTr="00497855">
        <w:trPr>
          <w:trHeight w:val="440"/>
        </w:trPr>
        <w:tc>
          <w:tcPr>
            <w:tcW w:w="1125" w:type="dxa"/>
            <w:vMerge/>
            <w:shd w:val="clear" w:color="auto" w:fill="auto"/>
            <w:tcMar>
              <w:top w:w="100" w:type="dxa"/>
              <w:left w:w="100" w:type="dxa"/>
              <w:bottom w:w="100" w:type="dxa"/>
              <w:right w:w="100" w:type="dxa"/>
            </w:tcMar>
          </w:tcPr>
          <w:p w14:paraId="26F5CA1E" w14:textId="77777777" w:rsidR="00497855" w:rsidRDefault="00497855" w:rsidP="00497855">
            <w:pPr>
              <w:widowControl w:val="0"/>
              <w:rPr>
                <w:rFonts w:ascii="맑은 고딕" w:eastAsia="맑은 고딕" w:hAnsi="맑은 고딕" w:cs="맑은 고딕"/>
                <w:sz w:val="24"/>
                <w:szCs w:val="24"/>
              </w:rPr>
            </w:pPr>
          </w:p>
        </w:tc>
        <w:tc>
          <w:tcPr>
            <w:tcW w:w="2325" w:type="dxa"/>
            <w:shd w:val="clear" w:color="auto" w:fill="auto"/>
            <w:tcMar>
              <w:top w:w="100" w:type="dxa"/>
              <w:left w:w="100" w:type="dxa"/>
              <w:bottom w:w="100" w:type="dxa"/>
              <w:right w:w="100" w:type="dxa"/>
            </w:tcMar>
          </w:tcPr>
          <w:p w14:paraId="3E57AC80"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근처 봉사 실시간 알림 받기</w:t>
            </w:r>
          </w:p>
        </w:tc>
        <w:tc>
          <w:tcPr>
            <w:tcW w:w="4245" w:type="dxa"/>
            <w:shd w:val="clear" w:color="auto" w:fill="auto"/>
            <w:tcMar>
              <w:top w:w="100" w:type="dxa"/>
              <w:left w:w="100" w:type="dxa"/>
              <w:bottom w:w="100" w:type="dxa"/>
              <w:right w:w="100" w:type="dxa"/>
            </w:tcMar>
          </w:tcPr>
          <w:p w14:paraId="44818EE7"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App서버에서 FCM을 이용한 봉사 실시간 푸쉬 알림 구현</w:t>
            </w:r>
          </w:p>
        </w:tc>
        <w:tc>
          <w:tcPr>
            <w:tcW w:w="1335" w:type="dxa"/>
            <w:shd w:val="clear" w:color="auto" w:fill="auto"/>
            <w:tcMar>
              <w:top w:w="100" w:type="dxa"/>
              <w:left w:w="100" w:type="dxa"/>
              <w:bottom w:w="100" w:type="dxa"/>
              <w:right w:w="100" w:type="dxa"/>
            </w:tcMar>
          </w:tcPr>
          <w:p w14:paraId="39541D0B"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고보원</w:t>
            </w:r>
          </w:p>
        </w:tc>
      </w:tr>
      <w:tr w:rsidR="00497855" w14:paraId="65D56FE7" w14:textId="77777777" w:rsidTr="00497855">
        <w:trPr>
          <w:trHeight w:val="440"/>
        </w:trPr>
        <w:tc>
          <w:tcPr>
            <w:tcW w:w="1125" w:type="dxa"/>
            <w:vMerge/>
            <w:shd w:val="clear" w:color="auto" w:fill="auto"/>
            <w:tcMar>
              <w:top w:w="100" w:type="dxa"/>
              <w:left w:w="100" w:type="dxa"/>
              <w:bottom w:w="100" w:type="dxa"/>
              <w:right w:w="100" w:type="dxa"/>
            </w:tcMar>
          </w:tcPr>
          <w:p w14:paraId="54D5F5E3" w14:textId="77777777" w:rsidR="00497855" w:rsidRDefault="00497855" w:rsidP="00497855">
            <w:pPr>
              <w:widowControl w:val="0"/>
              <w:rPr>
                <w:rFonts w:ascii="맑은 고딕" w:eastAsia="맑은 고딕" w:hAnsi="맑은 고딕" w:cs="맑은 고딕"/>
                <w:sz w:val="24"/>
                <w:szCs w:val="24"/>
              </w:rPr>
            </w:pPr>
          </w:p>
        </w:tc>
        <w:tc>
          <w:tcPr>
            <w:tcW w:w="2325" w:type="dxa"/>
            <w:shd w:val="clear" w:color="auto" w:fill="auto"/>
            <w:tcMar>
              <w:top w:w="100" w:type="dxa"/>
              <w:left w:w="100" w:type="dxa"/>
              <w:bottom w:w="100" w:type="dxa"/>
              <w:right w:w="100" w:type="dxa"/>
            </w:tcMar>
          </w:tcPr>
          <w:p w14:paraId="2F46F9D4"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콜센터 연결하기</w:t>
            </w:r>
          </w:p>
        </w:tc>
        <w:tc>
          <w:tcPr>
            <w:tcW w:w="4245" w:type="dxa"/>
            <w:shd w:val="clear" w:color="auto" w:fill="auto"/>
            <w:tcMar>
              <w:top w:w="100" w:type="dxa"/>
              <w:left w:w="100" w:type="dxa"/>
              <w:bottom w:w="100" w:type="dxa"/>
              <w:right w:w="100" w:type="dxa"/>
            </w:tcMar>
          </w:tcPr>
          <w:p w14:paraId="50EB173A"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안드로이드 앱에서 콜센터 전화번호로 바로 연결할 수 있도록 구현</w:t>
            </w:r>
          </w:p>
        </w:tc>
        <w:tc>
          <w:tcPr>
            <w:tcW w:w="1335" w:type="dxa"/>
            <w:shd w:val="clear" w:color="auto" w:fill="auto"/>
            <w:tcMar>
              <w:top w:w="100" w:type="dxa"/>
              <w:left w:w="100" w:type="dxa"/>
              <w:bottom w:w="100" w:type="dxa"/>
              <w:right w:w="100" w:type="dxa"/>
            </w:tcMar>
          </w:tcPr>
          <w:p w14:paraId="65E6E469"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박준민</w:t>
            </w:r>
          </w:p>
        </w:tc>
      </w:tr>
    </w:tbl>
    <w:p w14:paraId="13FD0002" w14:textId="2537A3EA" w:rsidR="00497855" w:rsidRDefault="00497855" w:rsidP="00497855">
      <w:pPr>
        <w:spacing w:line="360" w:lineRule="auto"/>
        <w:jc w:val="both"/>
        <w:rPr>
          <w:ins w:id="2417" w:author="고광표" w:date="2018-04-17T04:28:00Z"/>
          <w:rFonts w:ascii="맑은 고딕" w:eastAsia="맑은 고딕" w:hAnsi="맑은 고딕" w:cs="맑은 고딕"/>
          <w:sz w:val="24"/>
          <w:szCs w:val="24"/>
        </w:rPr>
      </w:pPr>
    </w:p>
    <w:p w14:paraId="62981269" w14:textId="6C53B91C" w:rsidR="00784F04" w:rsidRDefault="00784F04" w:rsidP="00497855">
      <w:pPr>
        <w:spacing w:line="360" w:lineRule="auto"/>
        <w:jc w:val="both"/>
        <w:rPr>
          <w:ins w:id="2418" w:author="고광표" w:date="2018-04-17T04:28:00Z"/>
          <w:rFonts w:ascii="맑은 고딕" w:eastAsia="맑은 고딕" w:hAnsi="맑은 고딕" w:cs="맑은 고딕"/>
          <w:sz w:val="24"/>
          <w:szCs w:val="24"/>
        </w:rPr>
      </w:pPr>
    </w:p>
    <w:p w14:paraId="62F153E4" w14:textId="77777777" w:rsidR="00784F04" w:rsidRDefault="00784F04" w:rsidP="00497855">
      <w:pPr>
        <w:spacing w:line="360" w:lineRule="auto"/>
        <w:jc w:val="both"/>
        <w:rPr>
          <w:rFonts w:ascii="맑은 고딕" w:eastAsia="맑은 고딕" w:hAnsi="맑은 고딕" w:cs="맑은 고딕"/>
          <w:sz w:val="24"/>
          <w:szCs w:val="24"/>
        </w:rPr>
      </w:pPr>
    </w:p>
    <w:p w14:paraId="5F3E6EC1" w14:textId="4510E84E" w:rsidR="00497855" w:rsidRPr="00497855" w:rsidRDefault="00497855" w:rsidP="00497855">
      <w:pPr>
        <w:pStyle w:val="20"/>
        <w:rPr>
          <w:rFonts w:ascii="맑은 고딕" w:eastAsia="맑은 고딕" w:hAnsi="맑은 고딕" w:cs="맑은 고딕"/>
          <w:color w:val="FF0000"/>
          <w:szCs w:val="24"/>
        </w:rPr>
      </w:pPr>
      <w:r>
        <w:t xml:space="preserve"> </w:t>
      </w:r>
      <w:bookmarkStart w:id="2419" w:name="_Toc512193189"/>
      <w:ins w:id="2420" w:author=" " w:date="2018-04-22T20:42:00Z">
        <w:r w:rsidR="00597193">
          <w:t>3</w:t>
        </w:r>
      </w:ins>
      <w:del w:id="2421" w:author=" " w:date="2018-04-22T20:42:00Z">
        <w:r w:rsidDel="00597193">
          <w:delText>5</w:delText>
        </w:r>
      </w:del>
      <w:r>
        <w:t>.4 비용 분석</w:t>
      </w:r>
      <w:bookmarkEnd w:id="2419"/>
    </w:p>
    <w:p w14:paraId="61356314" w14:textId="5DEC84C9" w:rsidR="004C1550" w:rsidRDefault="004C1550">
      <w:pPr>
        <w:pStyle w:val="aa"/>
        <w:keepNext/>
        <w:rPr>
          <w:ins w:id="2422" w:author="고광표" w:date="2018-04-19T19:01:00Z"/>
        </w:rPr>
        <w:pPrChange w:id="2423" w:author="고광표" w:date="2018-04-19T19:01:00Z">
          <w:pPr/>
        </w:pPrChange>
      </w:pPr>
      <w:bookmarkStart w:id="2424" w:name="_Toc512193264"/>
      <w:ins w:id="2425" w:author="고광표" w:date="2018-04-19T19:01:00Z">
        <w:r>
          <w:t xml:space="preserve">Table </w:t>
        </w:r>
        <w:r>
          <w:fldChar w:fldCharType="begin"/>
        </w:r>
        <w:r>
          <w:instrText xml:space="preserve"> SEQ Table \* ARABIC </w:instrText>
        </w:r>
      </w:ins>
      <w:r>
        <w:fldChar w:fldCharType="separate"/>
      </w:r>
      <w:ins w:id="2426" w:author="고광표" w:date="2018-04-19T19:08:00Z">
        <w:r w:rsidR="004E1911">
          <w:rPr>
            <w:noProof/>
          </w:rPr>
          <w:t>26</w:t>
        </w:r>
      </w:ins>
      <w:ins w:id="2427" w:author="고광표" w:date="2018-04-19T19:01:00Z">
        <w:r>
          <w:fldChar w:fldCharType="end"/>
        </w:r>
        <w:r>
          <w:t xml:space="preserve">. </w:t>
        </w:r>
        <w:r>
          <w:rPr>
            <w:rFonts w:hint="eastAsia"/>
          </w:rPr>
          <w:t>비용 분석</w:t>
        </w:r>
        <w:bookmarkEnd w:id="2424"/>
      </w:ins>
    </w:p>
    <w:tbl>
      <w:tblPr>
        <w:tblW w:w="902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3660"/>
        <w:gridCol w:w="3622"/>
      </w:tblGrid>
      <w:tr w:rsidR="00497855" w14:paraId="4A902F67" w14:textId="77777777" w:rsidTr="00497855">
        <w:tc>
          <w:tcPr>
            <w:tcW w:w="1740" w:type="dxa"/>
            <w:shd w:val="clear" w:color="auto" w:fill="D9D9D9"/>
            <w:tcMar>
              <w:top w:w="100" w:type="dxa"/>
              <w:left w:w="100" w:type="dxa"/>
              <w:bottom w:w="100" w:type="dxa"/>
              <w:right w:w="100" w:type="dxa"/>
            </w:tcMar>
          </w:tcPr>
          <w:p w14:paraId="792BD0B4" w14:textId="77777777" w:rsidR="00497855" w:rsidRDefault="00497855" w:rsidP="00497855">
            <w:pPr>
              <w:widowControl w:val="0"/>
              <w:pBdr>
                <w:top w:val="nil"/>
                <w:left w:val="nil"/>
                <w:bottom w:val="nil"/>
                <w:right w:val="nil"/>
                <w:between w:val="nil"/>
              </w:pBdr>
              <w:jc w:val="center"/>
              <w:rPr>
                <w:rFonts w:ascii="맑은 고딕" w:eastAsia="맑은 고딕" w:hAnsi="맑은 고딕" w:cs="맑은 고딕"/>
                <w:b/>
              </w:rPr>
            </w:pPr>
            <w:r>
              <w:rPr>
                <w:rFonts w:ascii="맑은 고딕" w:eastAsia="맑은 고딕" w:hAnsi="맑은 고딕" w:cs="맑은 고딕"/>
                <w:b/>
              </w:rPr>
              <w:t>비용 분석 대상</w:t>
            </w:r>
          </w:p>
        </w:tc>
        <w:tc>
          <w:tcPr>
            <w:tcW w:w="3660" w:type="dxa"/>
            <w:shd w:val="clear" w:color="auto" w:fill="D9D9D9"/>
            <w:tcMar>
              <w:top w:w="100" w:type="dxa"/>
              <w:left w:w="100" w:type="dxa"/>
              <w:bottom w:w="100" w:type="dxa"/>
              <w:right w:w="100" w:type="dxa"/>
            </w:tcMar>
          </w:tcPr>
          <w:p w14:paraId="20F28D7E" w14:textId="77777777" w:rsidR="00497855" w:rsidRDefault="00497855" w:rsidP="00497855">
            <w:pPr>
              <w:widowControl w:val="0"/>
              <w:pBdr>
                <w:top w:val="nil"/>
                <w:left w:val="nil"/>
                <w:bottom w:val="nil"/>
                <w:right w:val="nil"/>
                <w:between w:val="nil"/>
              </w:pBdr>
              <w:jc w:val="center"/>
              <w:rPr>
                <w:rFonts w:ascii="맑은 고딕" w:eastAsia="맑은 고딕" w:hAnsi="맑은 고딕" w:cs="맑은 고딕"/>
                <w:b/>
              </w:rPr>
            </w:pPr>
            <w:r>
              <w:rPr>
                <w:rFonts w:ascii="맑은 고딕" w:eastAsia="맑은 고딕" w:hAnsi="맑은 고딕" w:cs="맑은 고딕"/>
                <w:b/>
              </w:rPr>
              <w:t>설명</w:t>
            </w:r>
          </w:p>
        </w:tc>
        <w:tc>
          <w:tcPr>
            <w:tcW w:w="3622" w:type="dxa"/>
            <w:shd w:val="clear" w:color="auto" w:fill="D9D9D9"/>
            <w:tcMar>
              <w:top w:w="100" w:type="dxa"/>
              <w:left w:w="100" w:type="dxa"/>
              <w:bottom w:w="100" w:type="dxa"/>
              <w:right w:w="100" w:type="dxa"/>
            </w:tcMar>
          </w:tcPr>
          <w:p w14:paraId="142AD73E" w14:textId="77777777" w:rsidR="00497855" w:rsidRDefault="00497855" w:rsidP="00497855">
            <w:pPr>
              <w:widowControl w:val="0"/>
              <w:pBdr>
                <w:top w:val="nil"/>
                <w:left w:val="nil"/>
                <w:bottom w:val="nil"/>
                <w:right w:val="nil"/>
                <w:between w:val="nil"/>
              </w:pBdr>
              <w:jc w:val="center"/>
              <w:rPr>
                <w:rFonts w:ascii="맑은 고딕" w:eastAsia="맑은 고딕" w:hAnsi="맑은 고딕" w:cs="맑은 고딕"/>
                <w:b/>
              </w:rPr>
            </w:pPr>
            <w:r>
              <w:rPr>
                <w:rFonts w:ascii="맑은 고딕" w:eastAsia="맑은 고딕" w:hAnsi="맑은 고딕" w:cs="맑은 고딕"/>
                <w:b/>
              </w:rPr>
              <w:t>비용</w:t>
            </w:r>
          </w:p>
        </w:tc>
      </w:tr>
      <w:tr w:rsidR="00497855" w14:paraId="57E34307" w14:textId="77777777" w:rsidTr="00497855">
        <w:tc>
          <w:tcPr>
            <w:tcW w:w="1740" w:type="dxa"/>
            <w:shd w:val="clear" w:color="auto" w:fill="auto"/>
            <w:tcMar>
              <w:top w:w="100" w:type="dxa"/>
              <w:left w:w="100" w:type="dxa"/>
              <w:bottom w:w="100" w:type="dxa"/>
              <w:right w:w="100" w:type="dxa"/>
            </w:tcMar>
          </w:tcPr>
          <w:p w14:paraId="18776002" w14:textId="77777777" w:rsidR="00497855" w:rsidRDefault="00497855" w:rsidP="00497855">
            <w:pPr>
              <w:widowControl w:val="0"/>
              <w:pBdr>
                <w:top w:val="nil"/>
                <w:left w:val="nil"/>
                <w:bottom w:val="nil"/>
                <w:right w:val="nil"/>
                <w:between w:val="nil"/>
              </w:pBdr>
              <w:jc w:val="center"/>
              <w:rPr>
                <w:rFonts w:ascii="맑은 고딕" w:eastAsia="맑은 고딕" w:hAnsi="맑은 고딕" w:cs="맑은 고딕"/>
              </w:rPr>
            </w:pPr>
            <w:r>
              <w:rPr>
                <w:rFonts w:ascii="맑은 고딕" w:eastAsia="맑은 고딕" w:hAnsi="맑은 고딕" w:cs="맑은 고딕"/>
              </w:rPr>
              <w:t>Amazon Web Service</w:t>
            </w:r>
          </w:p>
        </w:tc>
        <w:tc>
          <w:tcPr>
            <w:tcW w:w="3660" w:type="dxa"/>
            <w:shd w:val="clear" w:color="auto" w:fill="auto"/>
            <w:tcMar>
              <w:top w:w="100" w:type="dxa"/>
              <w:left w:w="100" w:type="dxa"/>
              <w:bottom w:w="100" w:type="dxa"/>
              <w:right w:w="100" w:type="dxa"/>
            </w:tcMar>
          </w:tcPr>
          <w:p w14:paraId="36AADB2F"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데이터베이스 및 back-end 구성을 위한 서버 유지비 (Free Stack 사용 예정)</w:t>
            </w:r>
          </w:p>
        </w:tc>
        <w:tc>
          <w:tcPr>
            <w:tcW w:w="3622" w:type="dxa"/>
            <w:shd w:val="clear" w:color="auto" w:fill="auto"/>
            <w:tcMar>
              <w:top w:w="100" w:type="dxa"/>
              <w:left w:w="100" w:type="dxa"/>
              <w:bottom w:w="100" w:type="dxa"/>
              <w:right w:w="100" w:type="dxa"/>
            </w:tcMar>
          </w:tcPr>
          <w:p w14:paraId="53A7653A"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약 0원</w:t>
            </w:r>
          </w:p>
        </w:tc>
      </w:tr>
      <w:tr w:rsidR="00497855" w14:paraId="0D42E2FA" w14:textId="77777777" w:rsidTr="00497855">
        <w:tc>
          <w:tcPr>
            <w:tcW w:w="1740" w:type="dxa"/>
            <w:shd w:val="clear" w:color="auto" w:fill="auto"/>
            <w:tcMar>
              <w:top w:w="100" w:type="dxa"/>
              <w:left w:w="100" w:type="dxa"/>
              <w:bottom w:w="100" w:type="dxa"/>
              <w:right w:w="100" w:type="dxa"/>
            </w:tcMar>
          </w:tcPr>
          <w:p w14:paraId="448F3F08" w14:textId="77777777" w:rsidR="00497855" w:rsidRDefault="00497855" w:rsidP="00497855">
            <w:pPr>
              <w:widowControl w:val="0"/>
              <w:pBdr>
                <w:top w:val="nil"/>
                <w:left w:val="nil"/>
                <w:bottom w:val="nil"/>
                <w:right w:val="nil"/>
                <w:between w:val="nil"/>
              </w:pBdr>
              <w:jc w:val="center"/>
              <w:rPr>
                <w:rFonts w:ascii="맑은 고딕" w:eastAsia="맑은 고딕" w:hAnsi="맑은 고딕" w:cs="맑은 고딕"/>
              </w:rPr>
            </w:pPr>
            <w:r>
              <w:rPr>
                <w:rFonts w:ascii="맑은 고딕" w:eastAsia="맑은 고딕" w:hAnsi="맑은 고딕" w:cs="맑은 고딕"/>
              </w:rPr>
              <w:t>API 사용 비용</w:t>
            </w:r>
          </w:p>
        </w:tc>
        <w:tc>
          <w:tcPr>
            <w:tcW w:w="3660" w:type="dxa"/>
            <w:shd w:val="clear" w:color="auto" w:fill="auto"/>
            <w:tcMar>
              <w:top w:w="100" w:type="dxa"/>
              <w:left w:w="100" w:type="dxa"/>
              <w:bottom w:w="100" w:type="dxa"/>
              <w:right w:w="100" w:type="dxa"/>
            </w:tcMar>
          </w:tcPr>
          <w:p w14:paraId="4671E76E"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무료로 release된 오픈소스 사용 예정</w:t>
            </w:r>
          </w:p>
        </w:tc>
        <w:tc>
          <w:tcPr>
            <w:tcW w:w="3622" w:type="dxa"/>
            <w:shd w:val="clear" w:color="auto" w:fill="auto"/>
            <w:tcMar>
              <w:top w:w="100" w:type="dxa"/>
              <w:left w:w="100" w:type="dxa"/>
              <w:bottom w:w="100" w:type="dxa"/>
              <w:right w:w="100" w:type="dxa"/>
            </w:tcMar>
          </w:tcPr>
          <w:p w14:paraId="1AC8326B"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약 0원</w:t>
            </w:r>
          </w:p>
        </w:tc>
      </w:tr>
      <w:tr w:rsidR="00497855" w14:paraId="03FA50C2" w14:textId="77777777" w:rsidTr="00497855">
        <w:tc>
          <w:tcPr>
            <w:tcW w:w="1740" w:type="dxa"/>
            <w:shd w:val="clear" w:color="auto" w:fill="auto"/>
            <w:tcMar>
              <w:top w:w="100" w:type="dxa"/>
              <w:left w:w="100" w:type="dxa"/>
              <w:bottom w:w="100" w:type="dxa"/>
              <w:right w:w="100" w:type="dxa"/>
            </w:tcMar>
          </w:tcPr>
          <w:p w14:paraId="5A0A5BD3" w14:textId="77777777" w:rsidR="00497855" w:rsidRDefault="00497855" w:rsidP="00497855">
            <w:pPr>
              <w:widowControl w:val="0"/>
              <w:pBdr>
                <w:top w:val="nil"/>
                <w:left w:val="nil"/>
                <w:bottom w:val="nil"/>
                <w:right w:val="nil"/>
                <w:between w:val="nil"/>
              </w:pBdr>
              <w:jc w:val="center"/>
              <w:rPr>
                <w:rFonts w:ascii="맑은 고딕" w:eastAsia="맑은 고딕" w:hAnsi="맑은 고딕" w:cs="맑은 고딕"/>
              </w:rPr>
            </w:pPr>
            <w:r>
              <w:rPr>
                <w:rFonts w:ascii="맑은 고딕" w:eastAsia="맑은 고딕" w:hAnsi="맑은 고딕" w:cs="맑은 고딕"/>
              </w:rPr>
              <w:t>부스 비용</w:t>
            </w:r>
          </w:p>
        </w:tc>
        <w:tc>
          <w:tcPr>
            <w:tcW w:w="3660" w:type="dxa"/>
            <w:shd w:val="clear" w:color="auto" w:fill="auto"/>
            <w:tcMar>
              <w:top w:w="100" w:type="dxa"/>
              <w:left w:w="100" w:type="dxa"/>
              <w:bottom w:w="100" w:type="dxa"/>
              <w:right w:w="100" w:type="dxa"/>
            </w:tcMar>
          </w:tcPr>
          <w:p w14:paraId="5A7180AC"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부스 설치 비용</w:t>
            </w:r>
          </w:p>
        </w:tc>
        <w:tc>
          <w:tcPr>
            <w:tcW w:w="3622" w:type="dxa"/>
            <w:shd w:val="clear" w:color="auto" w:fill="auto"/>
            <w:tcMar>
              <w:top w:w="100" w:type="dxa"/>
              <w:left w:w="100" w:type="dxa"/>
              <w:bottom w:w="100" w:type="dxa"/>
              <w:right w:w="100" w:type="dxa"/>
            </w:tcMar>
          </w:tcPr>
          <w:p w14:paraId="4F622A37"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약 10만원</w:t>
            </w:r>
          </w:p>
        </w:tc>
      </w:tr>
      <w:tr w:rsidR="00497855" w14:paraId="5141242B" w14:textId="77777777" w:rsidTr="00497855">
        <w:trPr>
          <w:trHeight w:val="400"/>
        </w:trPr>
        <w:tc>
          <w:tcPr>
            <w:tcW w:w="1740" w:type="dxa"/>
            <w:shd w:val="clear" w:color="auto" w:fill="auto"/>
            <w:tcMar>
              <w:top w:w="100" w:type="dxa"/>
              <w:left w:w="100" w:type="dxa"/>
              <w:bottom w:w="100" w:type="dxa"/>
              <w:right w:w="100" w:type="dxa"/>
            </w:tcMar>
          </w:tcPr>
          <w:p w14:paraId="34F8CE9C" w14:textId="77777777" w:rsidR="00497855" w:rsidRDefault="00497855" w:rsidP="00497855">
            <w:pPr>
              <w:widowControl w:val="0"/>
              <w:pBdr>
                <w:top w:val="nil"/>
                <w:left w:val="nil"/>
                <w:bottom w:val="nil"/>
                <w:right w:val="nil"/>
                <w:between w:val="nil"/>
              </w:pBdr>
              <w:jc w:val="center"/>
              <w:rPr>
                <w:rFonts w:ascii="맑은 고딕" w:eastAsia="맑은 고딕" w:hAnsi="맑은 고딕" w:cs="맑은 고딕"/>
              </w:rPr>
            </w:pPr>
            <w:r>
              <w:rPr>
                <w:rFonts w:ascii="맑은 고딕" w:eastAsia="맑은 고딕" w:hAnsi="맑은 고딕" w:cs="맑은 고딕"/>
              </w:rPr>
              <w:t>합계</w:t>
            </w:r>
          </w:p>
        </w:tc>
        <w:tc>
          <w:tcPr>
            <w:tcW w:w="7282" w:type="dxa"/>
            <w:gridSpan w:val="2"/>
            <w:shd w:val="clear" w:color="auto" w:fill="auto"/>
            <w:tcMar>
              <w:top w:w="100" w:type="dxa"/>
              <w:left w:w="100" w:type="dxa"/>
              <w:bottom w:w="100" w:type="dxa"/>
              <w:right w:w="100" w:type="dxa"/>
            </w:tcMar>
          </w:tcPr>
          <w:p w14:paraId="481B0FFC"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약 10만원</w:t>
            </w:r>
          </w:p>
        </w:tc>
      </w:tr>
    </w:tbl>
    <w:p w14:paraId="4B15557F" w14:textId="77777777" w:rsidR="00497855" w:rsidRDefault="00497855" w:rsidP="00497855">
      <w:pPr>
        <w:spacing w:line="360" w:lineRule="auto"/>
        <w:jc w:val="both"/>
        <w:rPr>
          <w:rFonts w:ascii="맑은 고딕" w:eastAsia="맑은 고딕" w:hAnsi="맑은 고딕" w:cs="맑은 고딕"/>
        </w:rPr>
      </w:pPr>
    </w:p>
    <w:p w14:paraId="0C7DB4BE" w14:textId="34ACD5C6" w:rsidR="00497855" w:rsidRDefault="00497855" w:rsidP="00497855">
      <w:pPr>
        <w:pStyle w:val="20"/>
      </w:pPr>
      <w:r>
        <w:t xml:space="preserve"> </w:t>
      </w:r>
      <w:bookmarkStart w:id="2428" w:name="_Toc512193190"/>
      <w:ins w:id="2429" w:author=" " w:date="2018-04-22T20:42:00Z">
        <w:r w:rsidR="00597193">
          <w:t>3</w:t>
        </w:r>
      </w:ins>
      <w:del w:id="2430" w:author=" " w:date="2018-04-22T20:42:00Z">
        <w:r w:rsidDel="00597193">
          <w:delText>5</w:delText>
        </w:r>
      </w:del>
      <w:r>
        <w:t>.5 업무분장 계획</w:t>
      </w:r>
      <w:bookmarkEnd w:id="2428"/>
      <w:r>
        <w:t xml:space="preserve"> </w:t>
      </w:r>
    </w:p>
    <w:p w14:paraId="7FC89DEF" w14:textId="5D096BA1" w:rsidR="00497855" w:rsidRPr="00497855" w:rsidRDefault="00597193" w:rsidP="00497855">
      <w:pPr>
        <w:pStyle w:val="30"/>
      </w:pPr>
      <w:bookmarkStart w:id="2431" w:name="_Toc512193191"/>
      <w:ins w:id="2432" w:author=" " w:date="2018-04-22T20:43:00Z">
        <w:r>
          <w:t>3</w:t>
        </w:r>
      </w:ins>
      <w:del w:id="2433" w:author=" " w:date="2018-04-22T20:43:00Z">
        <w:r w:rsidR="00497855" w:rsidDel="00597193">
          <w:delText>5</w:delText>
        </w:r>
      </w:del>
      <w:r w:rsidR="00497855">
        <w:t>.5.1 Feature / 컴포넌트 기반</w:t>
      </w:r>
      <w:bookmarkEnd w:id="2431"/>
    </w:p>
    <w:p w14:paraId="5A37D723" w14:textId="7B8F73C5" w:rsidR="004C1550" w:rsidRDefault="004C1550">
      <w:pPr>
        <w:pStyle w:val="aa"/>
        <w:keepNext/>
        <w:rPr>
          <w:ins w:id="2434" w:author="고광표" w:date="2018-04-19T19:01:00Z"/>
        </w:rPr>
        <w:pPrChange w:id="2435" w:author="고광표" w:date="2018-04-19T19:01:00Z">
          <w:pPr/>
        </w:pPrChange>
      </w:pPr>
      <w:bookmarkStart w:id="2436" w:name="_Toc512193265"/>
      <w:ins w:id="2437" w:author="고광표" w:date="2018-04-19T19:01:00Z">
        <w:r>
          <w:t xml:space="preserve">Table </w:t>
        </w:r>
        <w:r>
          <w:fldChar w:fldCharType="begin"/>
        </w:r>
        <w:r>
          <w:instrText xml:space="preserve"> SEQ Table \* ARABIC </w:instrText>
        </w:r>
      </w:ins>
      <w:r>
        <w:fldChar w:fldCharType="separate"/>
      </w:r>
      <w:ins w:id="2438" w:author="고광표" w:date="2018-04-19T19:08:00Z">
        <w:r w:rsidR="004E1911">
          <w:rPr>
            <w:noProof/>
          </w:rPr>
          <w:t>27</w:t>
        </w:r>
      </w:ins>
      <w:ins w:id="2439" w:author="고광표" w:date="2018-04-19T19:01:00Z">
        <w:r>
          <w:fldChar w:fldCharType="end"/>
        </w:r>
        <w:r>
          <w:t xml:space="preserve">. </w:t>
        </w:r>
        <w:r>
          <w:rPr>
            <w:rFonts w:hint="eastAsia"/>
          </w:rPr>
          <w:t xml:space="preserve">Feature / </w:t>
        </w:r>
      </w:ins>
      <w:ins w:id="2440" w:author="고광표" w:date="2018-04-19T19:02:00Z">
        <w:r>
          <w:rPr>
            <w:rFonts w:hint="eastAsia"/>
          </w:rPr>
          <w:t>컴포넌트 기반 업무분장</w:t>
        </w:r>
      </w:ins>
      <w:bookmarkEnd w:id="2436"/>
    </w:p>
    <w:tbl>
      <w:tblPr>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7830"/>
      </w:tblGrid>
      <w:tr w:rsidR="00497855" w14:paraId="0D0525F9" w14:textId="77777777" w:rsidTr="00497855">
        <w:tc>
          <w:tcPr>
            <w:tcW w:w="1170" w:type="dxa"/>
            <w:shd w:val="clear" w:color="auto" w:fill="auto"/>
            <w:tcMar>
              <w:top w:w="100" w:type="dxa"/>
              <w:left w:w="100" w:type="dxa"/>
              <w:bottom w:w="100" w:type="dxa"/>
              <w:right w:w="100" w:type="dxa"/>
            </w:tcMar>
          </w:tcPr>
          <w:p w14:paraId="4E5FD3F5"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팀원</w:t>
            </w:r>
          </w:p>
        </w:tc>
        <w:tc>
          <w:tcPr>
            <w:tcW w:w="7830" w:type="dxa"/>
            <w:shd w:val="clear" w:color="auto" w:fill="auto"/>
            <w:tcMar>
              <w:top w:w="100" w:type="dxa"/>
              <w:left w:w="100" w:type="dxa"/>
              <w:bottom w:w="100" w:type="dxa"/>
              <w:right w:w="100" w:type="dxa"/>
            </w:tcMar>
          </w:tcPr>
          <w:p w14:paraId="4D533AD7"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Feature 기반 업무 분장</w:t>
            </w:r>
          </w:p>
        </w:tc>
      </w:tr>
      <w:tr w:rsidR="00497855" w14:paraId="6CDE74CD" w14:textId="77777777" w:rsidTr="00497855">
        <w:trPr>
          <w:trHeight w:val="440"/>
        </w:trPr>
        <w:tc>
          <w:tcPr>
            <w:tcW w:w="1170" w:type="dxa"/>
            <w:vMerge w:val="restart"/>
            <w:shd w:val="clear" w:color="auto" w:fill="auto"/>
            <w:tcMar>
              <w:top w:w="100" w:type="dxa"/>
              <w:left w:w="100" w:type="dxa"/>
              <w:bottom w:w="100" w:type="dxa"/>
              <w:right w:w="100" w:type="dxa"/>
            </w:tcMar>
          </w:tcPr>
          <w:p w14:paraId="198E6919"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고광표</w:t>
            </w:r>
          </w:p>
        </w:tc>
        <w:tc>
          <w:tcPr>
            <w:tcW w:w="7830" w:type="dxa"/>
            <w:shd w:val="clear" w:color="auto" w:fill="auto"/>
            <w:tcMar>
              <w:top w:w="100" w:type="dxa"/>
              <w:left w:w="100" w:type="dxa"/>
              <w:bottom w:w="100" w:type="dxa"/>
              <w:right w:w="100" w:type="dxa"/>
            </w:tcMar>
          </w:tcPr>
          <w:p w14:paraId="07629AEF"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Web 및 App 서버 구축</w:t>
            </w:r>
          </w:p>
        </w:tc>
      </w:tr>
      <w:tr w:rsidR="00497855" w14:paraId="1E782ECB" w14:textId="77777777" w:rsidTr="00497855">
        <w:trPr>
          <w:trHeight w:val="440"/>
        </w:trPr>
        <w:tc>
          <w:tcPr>
            <w:tcW w:w="1170" w:type="dxa"/>
            <w:vMerge/>
            <w:shd w:val="clear" w:color="auto" w:fill="auto"/>
            <w:tcMar>
              <w:top w:w="100" w:type="dxa"/>
              <w:left w:w="100" w:type="dxa"/>
              <w:bottom w:w="100" w:type="dxa"/>
              <w:right w:w="100" w:type="dxa"/>
            </w:tcMar>
          </w:tcPr>
          <w:p w14:paraId="2D33BC3C" w14:textId="77777777" w:rsidR="00497855" w:rsidRDefault="00497855" w:rsidP="00497855">
            <w:pPr>
              <w:widowControl w:val="0"/>
              <w:pBdr>
                <w:top w:val="nil"/>
                <w:left w:val="nil"/>
                <w:bottom w:val="nil"/>
                <w:right w:val="nil"/>
                <w:between w:val="nil"/>
              </w:pBdr>
              <w:rPr>
                <w:rFonts w:ascii="맑은 고딕" w:eastAsia="맑은 고딕" w:hAnsi="맑은 고딕" w:cs="맑은 고딕"/>
                <w:sz w:val="24"/>
                <w:szCs w:val="24"/>
              </w:rPr>
            </w:pPr>
          </w:p>
        </w:tc>
        <w:tc>
          <w:tcPr>
            <w:tcW w:w="7830" w:type="dxa"/>
            <w:shd w:val="clear" w:color="auto" w:fill="auto"/>
            <w:tcMar>
              <w:top w:w="100" w:type="dxa"/>
              <w:left w:w="100" w:type="dxa"/>
              <w:bottom w:w="100" w:type="dxa"/>
              <w:right w:w="100" w:type="dxa"/>
            </w:tcMar>
          </w:tcPr>
          <w:p w14:paraId="34C902AB"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현재 상태 조회하기</w:t>
            </w:r>
          </w:p>
        </w:tc>
      </w:tr>
      <w:tr w:rsidR="00497855" w14:paraId="4F4ED16A" w14:textId="77777777" w:rsidTr="00497855">
        <w:trPr>
          <w:trHeight w:val="440"/>
        </w:trPr>
        <w:tc>
          <w:tcPr>
            <w:tcW w:w="1170" w:type="dxa"/>
            <w:vMerge/>
            <w:shd w:val="clear" w:color="auto" w:fill="auto"/>
            <w:tcMar>
              <w:top w:w="100" w:type="dxa"/>
              <w:left w:w="100" w:type="dxa"/>
              <w:bottom w:w="100" w:type="dxa"/>
              <w:right w:w="100" w:type="dxa"/>
            </w:tcMar>
          </w:tcPr>
          <w:p w14:paraId="03A7DEF7" w14:textId="77777777" w:rsidR="00497855" w:rsidRDefault="00497855" w:rsidP="00497855">
            <w:pPr>
              <w:widowControl w:val="0"/>
              <w:pBdr>
                <w:top w:val="nil"/>
                <w:left w:val="nil"/>
                <w:bottom w:val="nil"/>
                <w:right w:val="nil"/>
                <w:between w:val="nil"/>
              </w:pBdr>
              <w:rPr>
                <w:rFonts w:ascii="맑은 고딕" w:eastAsia="맑은 고딕" w:hAnsi="맑은 고딕" w:cs="맑은 고딕"/>
                <w:sz w:val="24"/>
                <w:szCs w:val="24"/>
              </w:rPr>
            </w:pPr>
          </w:p>
        </w:tc>
        <w:tc>
          <w:tcPr>
            <w:tcW w:w="7830" w:type="dxa"/>
            <w:shd w:val="clear" w:color="auto" w:fill="auto"/>
            <w:tcMar>
              <w:top w:w="100" w:type="dxa"/>
              <w:left w:w="100" w:type="dxa"/>
              <w:bottom w:w="100" w:type="dxa"/>
              <w:right w:w="100" w:type="dxa"/>
            </w:tcMar>
          </w:tcPr>
          <w:p w14:paraId="5A216C91"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도움 요청하기</w:t>
            </w:r>
          </w:p>
        </w:tc>
      </w:tr>
      <w:tr w:rsidR="00497855" w14:paraId="29FE309D" w14:textId="77777777" w:rsidTr="00497855">
        <w:trPr>
          <w:trHeight w:val="440"/>
        </w:trPr>
        <w:tc>
          <w:tcPr>
            <w:tcW w:w="1170" w:type="dxa"/>
            <w:vMerge/>
            <w:shd w:val="clear" w:color="auto" w:fill="auto"/>
            <w:tcMar>
              <w:top w:w="100" w:type="dxa"/>
              <w:left w:w="100" w:type="dxa"/>
              <w:bottom w:w="100" w:type="dxa"/>
              <w:right w:w="100" w:type="dxa"/>
            </w:tcMar>
          </w:tcPr>
          <w:p w14:paraId="1DC4A813" w14:textId="77777777" w:rsidR="00497855" w:rsidRDefault="00497855" w:rsidP="00497855">
            <w:pPr>
              <w:widowControl w:val="0"/>
              <w:pBdr>
                <w:top w:val="nil"/>
                <w:left w:val="nil"/>
                <w:bottom w:val="nil"/>
                <w:right w:val="nil"/>
                <w:between w:val="nil"/>
              </w:pBdr>
              <w:rPr>
                <w:rFonts w:ascii="맑은 고딕" w:eastAsia="맑은 고딕" w:hAnsi="맑은 고딕" w:cs="맑은 고딕"/>
                <w:sz w:val="24"/>
                <w:szCs w:val="24"/>
              </w:rPr>
            </w:pPr>
          </w:p>
        </w:tc>
        <w:tc>
          <w:tcPr>
            <w:tcW w:w="7830" w:type="dxa"/>
            <w:shd w:val="clear" w:color="auto" w:fill="auto"/>
            <w:tcMar>
              <w:top w:w="100" w:type="dxa"/>
              <w:left w:w="100" w:type="dxa"/>
              <w:bottom w:w="100" w:type="dxa"/>
              <w:right w:w="100" w:type="dxa"/>
            </w:tcMar>
          </w:tcPr>
          <w:p w14:paraId="1C70AF34"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피드백 바탕으로 사용자 관리하기</w:t>
            </w:r>
          </w:p>
        </w:tc>
      </w:tr>
      <w:tr w:rsidR="00497855" w14:paraId="3D7DA6FD" w14:textId="77777777" w:rsidTr="00497855">
        <w:trPr>
          <w:trHeight w:val="440"/>
        </w:trPr>
        <w:tc>
          <w:tcPr>
            <w:tcW w:w="1170" w:type="dxa"/>
            <w:vMerge/>
            <w:shd w:val="clear" w:color="auto" w:fill="auto"/>
            <w:tcMar>
              <w:top w:w="100" w:type="dxa"/>
              <w:left w:w="100" w:type="dxa"/>
              <w:bottom w:w="100" w:type="dxa"/>
              <w:right w:w="100" w:type="dxa"/>
            </w:tcMar>
          </w:tcPr>
          <w:p w14:paraId="179BBEE5" w14:textId="77777777" w:rsidR="00497855" w:rsidRDefault="00497855" w:rsidP="00497855">
            <w:pPr>
              <w:widowControl w:val="0"/>
              <w:pBdr>
                <w:top w:val="nil"/>
                <w:left w:val="nil"/>
                <w:bottom w:val="nil"/>
                <w:right w:val="nil"/>
                <w:between w:val="nil"/>
              </w:pBdr>
              <w:rPr>
                <w:rFonts w:ascii="맑은 고딕" w:eastAsia="맑은 고딕" w:hAnsi="맑은 고딕" w:cs="맑은 고딕"/>
                <w:sz w:val="24"/>
                <w:szCs w:val="24"/>
              </w:rPr>
            </w:pPr>
          </w:p>
        </w:tc>
        <w:tc>
          <w:tcPr>
            <w:tcW w:w="7830" w:type="dxa"/>
            <w:shd w:val="clear" w:color="auto" w:fill="auto"/>
            <w:tcMar>
              <w:top w:w="100" w:type="dxa"/>
              <w:left w:w="100" w:type="dxa"/>
              <w:bottom w:w="100" w:type="dxa"/>
              <w:right w:w="100" w:type="dxa"/>
            </w:tcMar>
          </w:tcPr>
          <w:p w14:paraId="4CF71216"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봉사 자원 승낙하기</w:t>
            </w:r>
          </w:p>
        </w:tc>
      </w:tr>
      <w:tr w:rsidR="00497855" w14:paraId="1E621AD6" w14:textId="77777777" w:rsidTr="00497855">
        <w:trPr>
          <w:trHeight w:val="440"/>
        </w:trPr>
        <w:tc>
          <w:tcPr>
            <w:tcW w:w="1170" w:type="dxa"/>
            <w:vMerge w:val="restart"/>
          </w:tcPr>
          <w:p w14:paraId="187C1F50"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lastRenderedPageBreak/>
              <w:t>고보원</w:t>
            </w:r>
          </w:p>
        </w:tc>
        <w:tc>
          <w:tcPr>
            <w:tcW w:w="7830" w:type="dxa"/>
            <w:shd w:val="clear" w:color="auto" w:fill="auto"/>
            <w:tcMar>
              <w:top w:w="100" w:type="dxa"/>
              <w:left w:w="100" w:type="dxa"/>
              <w:bottom w:w="100" w:type="dxa"/>
              <w:right w:w="100" w:type="dxa"/>
            </w:tcMar>
          </w:tcPr>
          <w:p w14:paraId="6CCA0D03"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관리자 페이지 로그인 하기</w:t>
            </w:r>
          </w:p>
        </w:tc>
      </w:tr>
      <w:tr w:rsidR="00497855" w14:paraId="029B859B" w14:textId="77777777" w:rsidTr="00497855">
        <w:trPr>
          <w:trHeight w:val="440"/>
        </w:trPr>
        <w:tc>
          <w:tcPr>
            <w:tcW w:w="1170" w:type="dxa"/>
            <w:vMerge/>
            <w:shd w:val="clear" w:color="auto" w:fill="auto"/>
            <w:tcMar>
              <w:top w:w="100" w:type="dxa"/>
              <w:left w:w="100" w:type="dxa"/>
              <w:bottom w:w="100" w:type="dxa"/>
              <w:right w:w="100" w:type="dxa"/>
            </w:tcMar>
          </w:tcPr>
          <w:p w14:paraId="34AC4934" w14:textId="77777777" w:rsidR="00497855" w:rsidRDefault="00497855" w:rsidP="00497855">
            <w:pPr>
              <w:widowControl w:val="0"/>
              <w:pBdr>
                <w:top w:val="nil"/>
                <w:left w:val="nil"/>
                <w:bottom w:val="nil"/>
                <w:right w:val="nil"/>
                <w:between w:val="nil"/>
              </w:pBdr>
              <w:rPr>
                <w:rFonts w:ascii="맑은 고딕" w:eastAsia="맑은 고딕" w:hAnsi="맑은 고딕" w:cs="맑은 고딕"/>
                <w:sz w:val="24"/>
                <w:szCs w:val="24"/>
              </w:rPr>
            </w:pPr>
          </w:p>
        </w:tc>
        <w:tc>
          <w:tcPr>
            <w:tcW w:w="7830" w:type="dxa"/>
            <w:shd w:val="clear" w:color="auto" w:fill="auto"/>
            <w:tcMar>
              <w:top w:w="100" w:type="dxa"/>
              <w:left w:w="100" w:type="dxa"/>
              <w:bottom w:w="100" w:type="dxa"/>
              <w:right w:w="100" w:type="dxa"/>
            </w:tcMar>
          </w:tcPr>
          <w:p w14:paraId="508111FA"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사용자 조회하기</w:t>
            </w:r>
          </w:p>
        </w:tc>
      </w:tr>
      <w:tr w:rsidR="00497855" w14:paraId="39470466" w14:textId="77777777" w:rsidTr="00497855">
        <w:trPr>
          <w:trHeight w:val="440"/>
        </w:trPr>
        <w:tc>
          <w:tcPr>
            <w:tcW w:w="1170" w:type="dxa"/>
            <w:vMerge/>
            <w:shd w:val="clear" w:color="auto" w:fill="auto"/>
            <w:tcMar>
              <w:top w:w="100" w:type="dxa"/>
              <w:left w:w="100" w:type="dxa"/>
              <w:bottom w:w="100" w:type="dxa"/>
              <w:right w:w="100" w:type="dxa"/>
            </w:tcMar>
          </w:tcPr>
          <w:p w14:paraId="2361405C" w14:textId="77777777" w:rsidR="00497855" w:rsidRDefault="00497855" w:rsidP="00497855">
            <w:pPr>
              <w:widowControl w:val="0"/>
              <w:pBdr>
                <w:top w:val="nil"/>
                <w:left w:val="nil"/>
                <w:bottom w:val="nil"/>
                <w:right w:val="nil"/>
                <w:between w:val="nil"/>
              </w:pBdr>
              <w:rPr>
                <w:rFonts w:ascii="맑은 고딕" w:eastAsia="맑은 고딕" w:hAnsi="맑은 고딕" w:cs="맑은 고딕"/>
                <w:sz w:val="24"/>
                <w:szCs w:val="24"/>
              </w:rPr>
            </w:pPr>
          </w:p>
        </w:tc>
        <w:tc>
          <w:tcPr>
            <w:tcW w:w="7830" w:type="dxa"/>
            <w:shd w:val="clear" w:color="auto" w:fill="auto"/>
            <w:tcMar>
              <w:top w:w="100" w:type="dxa"/>
              <w:left w:w="100" w:type="dxa"/>
              <w:bottom w:w="100" w:type="dxa"/>
              <w:right w:w="100" w:type="dxa"/>
            </w:tcMar>
          </w:tcPr>
          <w:p w14:paraId="64EED3FA"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설문조사 하기</w:t>
            </w:r>
          </w:p>
        </w:tc>
      </w:tr>
      <w:tr w:rsidR="00497855" w14:paraId="23045C73" w14:textId="77777777" w:rsidTr="00497855">
        <w:trPr>
          <w:trHeight w:val="440"/>
        </w:trPr>
        <w:tc>
          <w:tcPr>
            <w:tcW w:w="1170" w:type="dxa"/>
            <w:vMerge/>
            <w:shd w:val="clear" w:color="auto" w:fill="auto"/>
            <w:tcMar>
              <w:top w:w="100" w:type="dxa"/>
              <w:left w:w="100" w:type="dxa"/>
              <w:bottom w:w="100" w:type="dxa"/>
              <w:right w:w="100" w:type="dxa"/>
            </w:tcMar>
          </w:tcPr>
          <w:p w14:paraId="74808A14" w14:textId="77777777" w:rsidR="00497855" w:rsidRDefault="00497855" w:rsidP="00497855">
            <w:pPr>
              <w:widowControl w:val="0"/>
              <w:pBdr>
                <w:top w:val="nil"/>
                <w:left w:val="nil"/>
                <w:bottom w:val="nil"/>
                <w:right w:val="nil"/>
                <w:between w:val="nil"/>
              </w:pBdr>
              <w:rPr>
                <w:rFonts w:ascii="맑은 고딕" w:eastAsia="맑은 고딕" w:hAnsi="맑은 고딕" w:cs="맑은 고딕"/>
                <w:sz w:val="24"/>
                <w:szCs w:val="24"/>
              </w:rPr>
            </w:pPr>
          </w:p>
        </w:tc>
        <w:tc>
          <w:tcPr>
            <w:tcW w:w="7830" w:type="dxa"/>
            <w:shd w:val="clear" w:color="auto" w:fill="auto"/>
            <w:tcMar>
              <w:top w:w="100" w:type="dxa"/>
              <w:left w:w="100" w:type="dxa"/>
              <w:bottom w:w="100" w:type="dxa"/>
              <w:right w:w="100" w:type="dxa"/>
            </w:tcMar>
          </w:tcPr>
          <w:p w14:paraId="023E16FB"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봉사 시간 승인하기</w:t>
            </w:r>
          </w:p>
        </w:tc>
      </w:tr>
      <w:tr w:rsidR="00497855" w14:paraId="064DEA83" w14:textId="77777777" w:rsidTr="00497855">
        <w:trPr>
          <w:trHeight w:val="440"/>
        </w:trPr>
        <w:tc>
          <w:tcPr>
            <w:tcW w:w="1170" w:type="dxa"/>
            <w:vMerge/>
            <w:shd w:val="clear" w:color="auto" w:fill="auto"/>
            <w:tcMar>
              <w:top w:w="100" w:type="dxa"/>
              <w:left w:w="100" w:type="dxa"/>
              <w:bottom w:w="100" w:type="dxa"/>
              <w:right w:w="100" w:type="dxa"/>
            </w:tcMar>
          </w:tcPr>
          <w:p w14:paraId="795B6345" w14:textId="77777777" w:rsidR="00497855" w:rsidRDefault="00497855" w:rsidP="00497855">
            <w:pPr>
              <w:widowControl w:val="0"/>
              <w:pBdr>
                <w:top w:val="nil"/>
                <w:left w:val="nil"/>
                <w:bottom w:val="nil"/>
                <w:right w:val="nil"/>
                <w:between w:val="nil"/>
              </w:pBdr>
              <w:rPr>
                <w:rFonts w:ascii="맑은 고딕" w:eastAsia="맑은 고딕" w:hAnsi="맑은 고딕" w:cs="맑은 고딕"/>
                <w:sz w:val="24"/>
                <w:szCs w:val="24"/>
              </w:rPr>
            </w:pPr>
          </w:p>
        </w:tc>
        <w:tc>
          <w:tcPr>
            <w:tcW w:w="7830" w:type="dxa"/>
            <w:shd w:val="clear" w:color="auto" w:fill="auto"/>
            <w:tcMar>
              <w:top w:w="100" w:type="dxa"/>
              <w:left w:w="100" w:type="dxa"/>
              <w:bottom w:w="100" w:type="dxa"/>
              <w:right w:w="100" w:type="dxa"/>
            </w:tcMar>
          </w:tcPr>
          <w:p w14:paraId="41FC4773"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근처 봉사 실시간 알림 받기</w:t>
            </w:r>
          </w:p>
        </w:tc>
      </w:tr>
      <w:tr w:rsidR="00497855" w14:paraId="0AC16988" w14:textId="77777777" w:rsidTr="00497855">
        <w:trPr>
          <w:trHeight w:val="440"/>
        </w:trPr>
        <w:tc>
          <w:tcPr>
            <w:tcW w:w="1170" w:type="dxa"/>
            <w:vMerge w:val="restart"/>
            <w:shd w:val="clear" w:color="auto" w:fill="auto"/>
            <w:tcMar>
              <w:top w:w="100" w:type="dxa"/>
              <w:left w:w="100" w:type="dxa"/>
              <w:bottom w:w="100" w:type="dxa"/>
              <w:right w:w="100" w:type="dxa"/>
            </w:tcMar>
          </w:tcPr>
          <w:p w14:paraId="762A4DFF"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박준민</w:t>
            </w:r>
          </w:p>
        </w:tc>
        <w:tc>
          <w:tcPr>
            <w:tcW w:w="7830" w:type="dxa"/>
            <w:shd w:val="clear" w:color="auto" w:fill="auto"/>
            <w:tcMar>
              <w:top w:w="100" w:type="dxa"/>
              <w:left w:w="100" w:type="dxa"/>
              <w:bottom w:w="100" w:type="dxa"/>
              <w:right w:w="100" w:type="dxa"/>
            </w:tcMar>
          </w:tcPr>
          <w:p w14:paraId="4FFF287F"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Web 서버 구축</w:t>
            </w:r>
          </w:p>
        </w:tc>
      </w:tr>
      <w:tr w:rsidR="00497855" w14:paraId="2403BC45" w14:textId="77777777" w:rsidTr="00497855">
        <w:trPr>
          <w:trHeight w:val="440"/>
        </w:trPr>
        <w:tc>
          <w:tcPr>
            <w:tcW w:w="1170" w:type="dxa"/>
            <w:vMerge/>
            <w:shd w:val="clear" w:color="auto" w:fill="auto"/>
            <w:tcMar>
              <w:top w:w="100" w:type="dxa"/>
              <w:left w:w="100" w:type="dxa"/>
              <w:bottom w:w="100" w:type="dxa"/>
              <w:right w:w="100" w:type="dxa"/>
            </w:tcMar>
          </w:tcPr>
          <w:p w14:paraId="38FA2E45" w14:textId="77777777" w:rsidR="00497855" w:rsidRDefault="00497855" w:rsidP="00497855">
            <w:pPr>
              <w:widowControl w:val="0"/>
              <w:pBdr>
                <w:top w:val="nil"/>
                <w:left w:val="nil"/>
                <w:bottom w:val="nil"/>
                <w:right w:val="nil"/>
                <w:between w:val="nil"/>
              </w:pBdr>
              <w:rPr>
                <w:rFonts w:ascii="맑은 고딕" w:eastAsia="맑은 고딕" w:hAnsi="맑은 고딕" w:cs="맑은 고딕"/>
                <w:sz w:val="24"/>
                <w:szCs w:val="24"/>
              </w:rPr>
            </w:pPr>
          </w:p>
        </w:tc>
        <w:tc>
          <w:tcPr>
            <w:tcW w:w="7830" w:type="dxa"/>
            <w:shd w:val="clear" w:color="auto" w:fill="auto"/>
            <w:tcMar>
              <w:top w:w="100" w:type="dxa"/>
              <w:left w:w="100" w:type="dxa"/>
              <w:bottom w:w="100" w:type="dxa"/>
              <w:right w:w="100" w:type="dxa"/>
            </w:tcMar>
          </w:tcPr>
          <w:p w14:paraId="70CDD8D1"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위치기반 봉사 검색하기</w:t>
            </w:r>
          </w:p>
        </w:tc>
      </w:tr>
      <w:tr w:rsidR="00497855" w14:paraId="1FC3D484" w14:textId="77777777" w:rsidTr="00497855">
        <w:trPr>
          <w:trHeight w:val="440"/>
        </w:trPr>
        <w:tc>
          <w:tcPr>
            <w:tcW w:w="1170" w:type="dxa"/>
            <w:vMerge/>
            <w:shd w:val="clear" w:color="auto" w:fill="auto"/>
            <w:tcMar>
              <w:top w:w="100" w:type="dxa"/>
              <w:left w:w="100" w:type="dxa"/>
              <w:bottom w:w="100" w:type="dxa"/>
              <w:right w:w="100" w:type="dxa"/>
            </w:tcMar>
          </w:tcPr>
          <w:p w14:paraId="3E5A5DBC" w14:textId="77777777" w:rsidR="00497855" w:rsidRDefault="00497855" w:rsidP="00497855">
            <w:pPr>
              <w:widowControl w:val="0"/>
              <w:pBdr>
                <w:top w:val="nil"/>
                <w:left w:val="nil"/>
                <w:bottom w:val="nil"/>
                <w:right w:val="nil"/>
                <w:between w:val="nil"/>
              </w:pBdr>
              <w:rPr>
                <w:rFonts w:ascii="맑은 고딕" w:eastAsia="맑은 고딕" w:hAnsi="맑은 고딕" w:cs="맑은 고딕"/>
                <w:sz w:val="24"/>
                <w:szCs w:val="24"/>
              </w:rPr>
            </w:pPr>
          </w:p>
        </w:tc>
        <w:tc>
          <w:tcPr>
            <w:tcW w:w="7830" w:type="dxa"/>
            <w:shd w:val="clear" w:color="auto" w:fill="auto"/>
            <w:tcMar>
              <w:top w:w="100" w:type="dxa"/>
              <w:left w:w="100" w:type="dxa"/>
              <w:bottom w:w="100" w:type="dxa"/>
              <w:right w:w="100" w:type="dxa"/>
            </w:tcMar>
          </w:tcPr>
          <w:p w14:paraId="2BCAD7C1"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봉사 자원하기</w:t>
            </w:r>
          </w:p>
        </w:tc>
      </w:tr>
      <w:tr w:rsidR="00497855" w14:paraId="325F3EB5" w14:textId="77777777" w:rsidTr="00497855">
        <w:trPr>
          <w:trHeight w:val="440"/>
        </w:trPr>
        <w:tc>
          <w:tcPr>
            <w:tcW w:w="1170" w:type="dxa"/>
            <w:vMerge/>
            <w:shd w:val="clear" w:color="auto" w:fill="auto"/>
            <w:tcMar>
              <w:top w:w="100" w:type="dxa"/>
              <w:left w:w="100" w:type="dxa"/>
              <w:bottom w:w="100" w:type="dxa"/>
              <w:right w:w="100" w:type="dxa"/>
            </w:tcMar>
          </w:tcPr>
          <w:p w14:paraId="36BC97C8" w14:textId="77777777" w:rsidR="00497855" w:rsidRDefault="00497855" w:rsidP="00497855">
            <w:pPr>
              <w:widowControl w:val="0"/>
              <w:pBdr>
                <w:top w:val="nil"/>
                <w:left w:val="nil"/>
                <w:bottom w:val="nil"/>
                <w:right w:val="nil"/>
                <w:between w:val="nil"/>
              </w:pBdr>
              <w:rPr>
                <w:rFonts w:ascii="맑은 고딕" w:eastAsia="맑은 고딕" w:hAnsi="맑은 고딕" w:cs="맑은 고딕"/>
                <w:sz w:val="24"/>
                <w:szCs w:val="24"/>
              </w:rPr>
            </w:pPr>
          </w:p>
        </w:tc>
        <w:tc>
          <w:tcPr>
            <w:tcW w:w="7830" w:type="dxa"/>
            <w:shd w:val="clear" w:color="auto" w:fill="auto"/>
            <w:tcMar>
              <w:top w:w="100" w:type="dxa"/>
              <w:left w:w="100" w:type="dxa"/>
              <w:bottom w:w="100" w:type="dxa"/>
              <w:right w:w="100" w:type="dxa"/>
            </w:tcMar>
          </w:tcPr>
          <w:p w14:paraId="7C17A699"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봉사 종료하기</w:t>
            </w:r>
          </w:p>
        </w:tc>
      </w:tr>
      <w:tr w:rsidR="00497855" w14:paraId="48967A37" w14:textId="77777777" w:rsidTr="00497855">
        <w:trPr>
          <w:trHeight w:val="440"/>
        </w:trPr>
        <w:tc>
          <w:tcPr>
            <w:tcW w:w="1170" w:type="dxa"/>
            <w:vMerge/>
            <w:shd w:val="clear" w:color="auto" w:fill="auto"/>
            <w:tcMar>
              <w:top w:w="100" w:type="dxa"/>
              <w:left w:w="100" w:type="dxa"/>
              <w:bottom w:w="100" w:type="dxa"/>
              <w:right w:w="100" w:type="dxa"/>
            </w:tcMar>
          </w:tcPr>
          <w:p w14:paraId="0AF57ACD" w14:textId="77777777" w:rsidR="00497855" w:rsidRDefault="00497855" w:rsidP="00497855">
            <w:pPr>
              <w:widowControl w:val="0"/>
              <w:pBdr>
                <w:top w:val="nil"/>
                <w:left w:val="nil"/>
                <w:bottom w:val="nil"/>
                <w:right w:val="nil"/>
                <w:between w:val="nil"/>
              </w:pBdr>
              <w:rPr>
                <w:rFonts w:ascii="맑은 고딕" w:eastAsia="맑은 고딕" w:hAnsi="맑은 고딕" w:cs="맑은 고딕"/>
                <w:sz w:val="24"/>
                <w:szCs w:val="24"/>
              </w:rPr>
            </w:pPr>
          </w:p>
        </w:tc>
        <w:tc>
          <w:tcPr>
            <w:tcW w:w="7830" w:type="dxa"/>
            <w:shd w:val="clear" w:color="auto" w:fill="auto"/>
            <w:tcMar>
              <w:top w:w="100" w:type="dxa"/>
              <w:left w:w="100" w:type="dxa"/>
              <w:bottom w:w="100" w:type="dxa"/>
              <w:right w:w="100" w:type="dxa"/>
            </w:tcMar>
          </w:tcPr>
          <w:p w14:paraId="0674C42C"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봉사 자원 알림 받기</w:t>
            </w:r>
          </w:p>
        </w:tc>
      </w:tr>
      <w:tr w:rsidR="00497855" w14:paraId="0415FAB7" w14:textId="77777777" w:rsidTr="00497855">
        <w:trPr>
          <w:trHeight w:val="440"/>
        </w:trPr>
        <w:tc>
          <w:tcPr>
            <w:tcW w:w="1170" w:type="dxa"/>
            <w:vMerge/>
            <w:shd w:val="clear" w:color="auto" w:fill="auto"/>
            <w:tcMar>
              <w:top w:w="100" w:type="dxa"/>
              <w:left w:w="100" w:type="dxa"/>
              <w:bottom w:w="100" w:type="dxa"/>
              <w:right w:w="100" w:type="dxa"/>
            </w:tcMar>
          </w:tcPr>
          <w:p w14:paraId="4FDB6C97" w14:textId="77777777" w:rsidR="00497855" w:rsidRDefault="00497855" w:rsidP="00497855">
            <w:pPr>
              <w:widowControl w:val="0"/>
              <w:pBdr>
                <w:top w:val="nil"/>
                <w:left w:val="nil"/>
                <w:bottom w:val="nil"/>
                <w:right w:val="nil"/>
                <w:between w:val="nil"/>
              </w:pBdr>
              <w:rPr>
                <w:rFonts w:ascii="맑은 고딕" w:eastAsia="맑은 고딕" w:hAnsi="맑은 고딕" w:cs="맑은 고딕"/>
                <w:sz w:val="24"/>
                <w:szCs w:val="24"/>
              </w:rPr>
            </w:pPr>
          </w:p>
        </w:tc>
        <w:tc>
          <w:tcPr>
            <w:tcW w:w="7830" w:type="dxa"/>
            <w:shd w:val="clear" w:color="auto" w:fill="auto"/>
            <w:tcMar>
              <w:top w:w="100" w:type="dxa"/>
              <w:left w:w="100" w:type="dxa"/>
              <w:bottom w:w="100" w:type="dxa"/>
              <w:right w:w="100" w:type="dxa"/>
            </w:tcMar>
          </w:tcPr>
          <w:p w14:paraId="2FE1CA2D"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콜센터 연결하기</w:t>
            </w:r>
          </w:p>
        </w:tc>
      </w:tr>
      <w:tr w:rsidR="00497855" w14:paraId="22B6CFF6" w14:textId="77777777" w:rsidTr="00497855">
        <w:trPr>
          <w:trHeight w:val="440"/>
        </w:trPr>
        <w:tc>
          <w:tcPr>
            <w:tcW w:w="1170" w:type="dxa"/>
            <w:vMerge w:val="restart"/>
            <w:shd w:val="clear" w:color="auto" w:fill="auto"/>
            <w:tcMar>
              <w:top w:w="100" w:type="dxa"/>
              <w:left w:w="100" w:type="dxa"/>
              <w:bottom w:w="100" w:type="dxa"/>
              <w:right w:w="100" w:type="dxa"/>
            </w:tcMar>
          </w:tcPr>
          <w:p w14:paraId="5A3FF434"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정소영</w:t>
            </w:r>
          </w:p>
        </w:tc>
        <w:tc>
          <w:tcPr>
            <w:tcW w:w="7830" w:type="dxa"/>
            <w:shd w:val="clear" w:color="auto" w:fill="auto"/>
            <w:tcMar>
              <w:top w:w="100" w:type="dxa"/>
              <w:left w:w="100" w:type="dxa"/>
              <w:bottom w:w="100" w:type="dxa"/>
              <w:right w:w="100" w:type="dxa"/>
            </w:tcMar>
          </w:tcPr>
          <w:p w14:paraId="628851CB"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데이터 베이스 구축</w:t>
            </w:r>
          </w:p>
        </w:tc>
      </w:tr>
      <w:tr w:rsidR="00497855" w14:paraId="05C0B805" w14:textId="77777777" w:rsidTr="00497855">
        <w:trPr>
          <w:trHeight w:val="440"/>
        </w:trPr>
        <w:tc>
          <w:tcPr>
            <w:tcW w:w="1170" w:type="dxa"/>
            <w:vMerge/>
            <w:shd w:val="clear" w:color="auto" w:fill="auto"/>
            <w:tcMar>
              <w:top w:w="100" w:type="dxa"/>
              <w:left w:w="100" w:type="dxa"/>
              <w:bottom w:w="100" w:type="dxa"/>
              <w:right w:w="100" w:type="dxa"/>
            </w:tcMar>
          </w:tcPr>
          <w:p w14:paraId="5A54C378" w14:textId="77777777" w:rsidR="00497855" w:rsidRDefault="00497855" w:rsidP="00497855">
            <w:pPr>
              <w:widowControl w:val="0"/>
              <w:pBdr>
                <w:top w:val="nil"/>
                <w:left w:val="nil"/>
                <w:bottom w:val="nil"/>
                <w:right w:val="nil"/>
                <w:between w:val="nil"/>
              </w:pBdr>
              <w:rPr>
                <w:rFonts w:ascii="맑은 고딕" w:eastAsia="맑은 고딕" w:hAnsi="맑은 고딕" w:cs="맑은 고딕"/>
                <w:sz w:val="24"/>
                <w:szCs w:val="24"/>
              </w:rPr>
            </w:pPr>
          </w:p>
        </w:tc>
        <w:tc>
          <w:tcPr>
            <w:tcW w:w="7830" w:type="dxa"/>
            <w:shd w:val="clear" w:color="auto" w:fill="auto"/>
            <w:tcMar>
              <w:top w:w="100" w:type="dxa"/>
              <w:left w:w="100" w:type="dxa"/>
              <w:bottom w:w="100" w:type="dxa"/>
              <w:right w:w="100" w:type="dxa"/>
            </w:tcMar>
          </w:tcPr>
          <w:p w14:paraId="00DBA7CB"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로그인 및 회원가입하기</w:t>
            </w:r>
          </w:p>
        </w:tc>
      </w:tr>
      <w:tr w:rsidR="00497855" w14:paraId="4A31A39F" w14:textId="77777777" w:rsidTr="00497855">
        <w:trPr>
          <w:trHeight w:val="440"/>
        </w:trPr>
        <w:tc>
          <w:tcPr>
            <w:tcW w:w="1170" w:type="dxa"/>
            <w:vMerge/>
            <w:shd w:val="clear" w:color="auto" w:fill="auto"/>
            <w:tcMar>
              <w:top w:w="100" w:type="dxa"/>
              <w:left w:w="100" w:type="dxa"/>
              <w:bottom w:w="100" w:type="dxa"/>
              <w:right w:w="100" w:type="dxa"/>
            </w:tcMar>
          </w:tcPr>
          <w:p w14:paraId="4D603DCE" w14:textId="77777777" w:rsidR="00497855" w:rsidRDefault="00497855" w:rsidP="00497855">
            <w:pPr>
              <w:widowControl w:val="0"/>
              <w:pBdr>
                <w:top w:val="nil"/>
                <w:left w:val="nil"/>
                <w:bottom w:val="nil"/>
                <w:right w:val="nil"/>
                <w:between w:val="nil"/>
              </w:pBdr>
              <w:rPr>
                <w:rFonts w:ascii="맑은 고딕" w:eastAsia="맑은 고딕" w:hAnsi="맑은 고딕" w:cs="맑은 고딕"/>
                <w:sz w:val="24"/>
                <w:szCs w:val="24"/>
              </w:rPr>
            </w:pPr>
          </w:p>
        </w:tc>
        <w:tc>
          <w:tcPr>
            <w:tcW w:w="7830" w:type="dxa"/>
            <w:shd w:val="clear" w:color="auto" w:fill="auto"/>
            <w:tcMar>
              <w:top w:w="100" w:type="dxa"/>
              <w:left w:w="100" w:type="dxa"/>
              <w:bottom w:w="100" w:type="dxa"/>
              <w:right w:w="100" w:type="dxa"/>
            </w:tcMar>
          </w:tcPr>
          <w:p w14:paraId="002FF0B3"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맞춤 기반 봉사 검색하기</w:t>
            </w:r>
          </w:p>
        </w:tc>
      </w:tr>
      <w:tr w:rsidR="00497855" w14:paraId="5B168844" w14:textId="77777777" w:rsidTr="00497855">
        <w:trPr>
          <w:trHeight w:val="440"/>
        </w:trPr>
        <w:tc>
          <w:tcPr>
            <w:tcW w:w="1170" w:type="dxa"/>
            <w:vMerge/>
            <w:shd w:val="clear" w:color="auto" w:fill="auto"/>
            <w:tcMar>
              <w:top w:w="100" w:type="dxa"/>
              <w:left w:w="100" w:type="dxa"/>
              <w:bottom w:w="100" w:type="dxa"/>
              <w:right w:w="100" w:type="dxa"/>
            </w:tcMar>
          </w:tcPr>
          <w:p w14:paraId="6D5EE520" w14:textId="77777777" w:rsidR="00497855" w:rsidRDefault="00497855" w:rsidP="00497855">
            <w:pPr>
              <w:widowControl w:val="0"/>
              <w:pBdr>
                <w:top w:val="nil"/>
                <w:left w:val="nil"/>
                <w:bottom w:val="nil"/>
                <w:right w:val="nil"/>
                <w:between w:val="nil"/>
              </w:pBdr>
              <w:rPr>
                <w:rFonts w:ascii="맑은 고딕" w:eastAsia="맑은 고딕" w:hAnsi="맑은 고딕" w:cs="맑은 고딕"/>
                <w:sz w:val="24"/>
                <w:szCs w:val="24"/>
              </w:rPr>
            </w:pPr>
          </w:p>
        </w:tc>
        <w:tc>
          <w:tcPr>
            <w:tcW w:w="7830" w:type="dxa"/>
            <w:shd w:val="clear" w:color="auto" w:fill="auto"/>
            <w:tcMar>
              <w:top w:w="100" w:type="dxa"/>
              <w:left w:w="100" w:type="dxa"/>
              <w:bottom w:w="100" w:type="dxa"/>
              <w:right w:w="100" w:type="dxa"/>
            </w:tcMar>
          </w:tcPr>
          <w:p w14:paraId="6C88E719"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봉사 자원하기</w:t>
            </w:r>
          </w:p>
        </w:tc>
      </w:tr>
      <w:tr w:rsidR="00497855" w14:paraId="2DC2C4DD" w14:textId="77777777" w:rsidTr="00497855">
        <w:trPr>
          <w:trHeight w:val="440"/>
        </w:trPr>
        <w:tc>
          <w:tcPr>
            <w:tcW w:w="1170" w:type="dxa"/>
            <w:vMerge/>
            <w:shd w:val="clear" w:color="auto" w:fill="auto"/>
            <w:tcMar>
              <w:top w:w="100" w:type="dxa"/>
              <w:left w:w="100" w:type="dxa"/>
              <w:bottom w:w="100" w:type="dxa"/>
              <w:right w:w="100" w:type="dxa"/>
            </w:tcMar>
          </w:tcPr>
          <w:p w14:paraId="0A767EFC" w14:textId="77777777" w:rsidR="00497855" w:rsidRDefault="00497855" w:rsidP="00497855">
            <w:pPr>
              <w:widowControl w:val="0"/>
              <w:pBdr>
                <w:top w:val="nil"/>
                <w:left w:val="nil"/>
                <w:bottom w:val="nil"/>
                <w:right w:val="nil"/>
                <w:between w:val="nil"/>
              </w:pBdr>
              <w:rPr>
                <w:rFonts w:ascii="맑은 고딕" w:eastAsia="맑은 고딕" w:hAnsi="맑은 고딕" w:cs="맑은 고딕"/>
                <w:sz w:val="24"/>
                <w:szCs w:val="24"/>
              </w:rPr>
            </w:pPr>
          </w:p>
        </w:tc>
        <w:tc>
          <w:tcPr>
            <w:tcW w:w="7830" w:type="dxa"/>
            <w:shd w:val="clear" w:color="auto" w:fill="auto"/>
            <w:tcMar>
              <w:top w:w="100" w:type="dxa"/>
              <w:left w:w="100" w:type="dxa"/>
              <w:bottom w:w="100" w:type="dxa"/>
              <w:right w:w="100" w:type="dxa"/>
            </w:tcMar>
          </w:tcPr>
          <w:p w14:paraId="7EF23AB2"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봉사 매칭 완료 알림 받기</w:t>
            </w:r>
          </w:p>
        </w:tc>
      </w:tr>
    </w:tbl>
    <w:p w14:paraId="2407120D" w14:textId="77777777" w:rsidR="00497855" w:rsidRDefault="00497855" w:rsidP="00497855">
      <w:pPr>
        <w:spacing w:line="360" w:lineRule="auto"/>
        <w:jc w:val="both"/>
        <w:rPr>
          <w:rFonts w:ascii="맑은 고딕" w:eastAsia="맑은 고딕" w:hAnsi="맑은 고딕" w:cs="맑은 고딕"/>
          <w:sz w:val="24"/>
          <w:szCs w:val="24"/>
        </w:rPr>
      </w:pPr>
    </w:p>
    <w:p w14:paraId="0F31E00D" w14:textId="6591D3CF" w:rsidR="00497855" w:rsidRDefault="00597193" w:rsidP="00497855">
      <w:pPr>
        <w:pStyle w:val="30"/>
      </w:pPr>
      <w:bookmarkStart w:id="2441" w:name="_Toc512193192"/>
      <w:ins w:id="2442" w:author=" " w:date="2018-04-22T20:42:00Z">
        <w:r>
          <w:t>3</w:t>
        </w:r>
      </w:ins>
      <w:del w:id="2443" w:author=" " w:date="2018-04-22T20:42:00Z">
        <w:r w:rsidR="00497855" w:rsidDel="00597193">
          <w:delText>5</w:delText>
        </w:r>
      </w:del>
      <w:r w:rsidR="00497855">
        <w:t>.5.2 기타 과제관리/Deploy/발표 등 부가적 업무 분장</w:t>
      </w:r>
      <w:bookmarkEnd w:id="2441"/>
    </w:p>
    <w:p w14:paraId="2A5343F6" w14:textId="760A5EAA" w:rsidR="004C1550" w:rsidRDefault="004C1550">
      <w:pPr>
        <w:pStyle w:val="aa"/>
        <w:keepNext/>
        <w:rPr>
          <w:ins w:id="2444" w:author="고광표" w:date="2018-04-19T19:02:00Z"/>
        </w:rPr>
        <w:pPrChange w:id="2445" w:author="고광표" w:date="2018-04-19T19:02:00Z">
          <w:pPr/>
        </w:pPrChange>
      </w:pPr>
      <w:bookmarkStart w:id="2446" w:name="_Toc512193266"/>
      <w:ins w:id="2447" w:author="고광표" w:date="2018-04-19T19:02:00Z">
        <w:r>
          <w:t xml:space="preserve">Table </w:t>
        </w:r>
        <w:r>
          <w:fldChar w:fldCharType="begin"/>
        </w:r>
        <w:r>
          <w:instrText xml:space="preserve"> SEQ Table \* ARABIC </w:instrText>
        </w:r>
      </w:ins>
      <w:r>
        <w:fldChar w:fldCharType="separate"/>
      </w:r>
      <w:ins w:id="2448" w:author="고광표" w:date="2018-04-19T19:08:00Z">
        <w:r w:rsidR="004E1911">
          <w:rPr>
            <w:noProof/>
          </w:rPr>
          <w:t>28</w:t>
        </w:r>
      </w:ins>
      <w:ins w:id="2449" w:author="고광표" w:date="2018-04-19T19:02:00Z">
        <w:r>
          <w:fldChar w:fldCharType="end"/>
        </w:r>
        <w:r>
          <w:t xml:space="preserve">. </w:t>
        </w:r>
        <w:r>
          <w:rPr>
            <w:rFonts w:hint="eastAsia"/>
          </w:rPr>
          <w:t>부가적 업무 분장</w:t>
        </w:r>
        <w:bookmarkEnd w:id="2446"/>
      </w:ins>
    </w:p>
    <w:tbl>
      <w:tblPr>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7815"/>
      </w:tblGrid>
      <w:tr w:rsidR="00497855" w14:paraId="2F245B31" w14:textId="77777777" w:rsidTr="00497855">
        <w:tc>
          <w:tcPr>
            <w:tcW w:w="1185" w:type="dxa"/>
            <w:shd w:val="clear" w:color="auto" w:fill="auto"/>
            <w:tcMar>
              <w:top w:w="100" w:type="dxa"/>
              <w:left w:w="100" w:type="dxa"/>
              <w:bottom w:w="100" w:type="dxa"/>
              <w:right w:w="100" w:type="dxa"/>
            </w:tcMar>
          </w:tcPr>
          <w:p w14:paraId="076D11AB"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팀원</w:t>
            </w:r>
          </w:p>
        </w:tc>
        <w:tc>
          <w:tcPr>
            <w:tcW w:w="7815" w:type="dxa"/>
            <w:shd w:val="clear" w:color="auto" w:fill="auto"/>
            <w:tcMar>
              <w:top w:w="100" w:type="dxa"/>
              <w:left w:w="100" w:type="dxa"/>
              <w:bottom w:w="100" w:type="dxa"/>
              <w:right w:w="100" w:type="dxa"/>
            </w:tcMar>
          </w:tcPr>
          <w:p w14:paraId="7E4B7069"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기타 업무 분장</w:t>
            </w:r>
          </w:p>
        </w:tc>
      </w:tr>
      <w:tr w:rsidR="00497855" w14:paraId="192CF6B0" w14:textId="77777777" w:rsidTr="00497855">
        <w:tc>
          <w:tcPr>
            <w:tcW w:w="1185" w:type="dxa"/>
            <w:shd w:val="clear" w:color="auto" w:fill="auto"/>
            <w:tcMar>
              <w:top w:w="100" w:type="dxa"/>
              <w:left w:w="100" w:type="dxa"/>
              <w:bottom w:w="100" w:type="dxa"/>
              <w:right w:w="100" w:type="dxa"/>
            </w:tcMar>
          </w:tcPr>
          <w:p w14:paraId="20CB21C6"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고광표</w:t>
            </w:r>
          </w:p>
        </w:tc>
        <w:tc>
          <w:tcPr>
            <w:tcW w:w="7815" w:type="dxa"/>
            <w:shd w:val="clear" w:color="auto" w:fill="auto"/>
            <w:tcMar>
              <w:top w:w="100" w:type="dxa"/>
              <w:left w:w="100" w:type="dxa"/>
              <w:bottom w:w="100" w:type="dxa"/>
              <w:right w:w="100" w:type="dxa"/>
            </w:tcMar>
          </w:tcPr>
          <w:p w14:paraId="2BDB5A89"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예산 관리, 최종 발표</w:t>
            </w:r>
          </w:p>
        </w:tc>
      </w:tr>
      <w:tr w:rsidR="00497855" w14:paraId="0BE38F75" w14:textId="77777777" w:rsidTr="00497855">
        <w:tc>
          <w:tcPr>
            <w:tcW w:w="1185" w:type="dxa"/>
            <w:shd w:val="clear" w:color="auto" w:fill="auto"/>
            <w:tcMar>
              <w:top w:w="100" w:type="dxa"/>
              <w:left w:w="100" w:type="dxa"/>
              <w:bottom w:w="100" w:type="dxa"/>
              <w:right w:w="100" w:type="dxa"/>
            </w:tcMar>
          </w:tcPr>
          <w:p w14:paraId="6D008B43"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lastRenderedPageBreak/>
              <w:t>고보원</w:t>
            </w:r>
          </w:p>
        </w:tc>
        <w:tc>
          <w:tcPr>
            <w:tcW w:w="7815" w:type="dxa"/>
            <w:shd w:val="clear" w:color="auto" w:fill="auto"/>
            <w:tcMar>
              <w:top w:w="100" w:type="dxa"/>
              <w:left w:w="100" w:type="dxa"/>
              <w:bottom w:w="100" w:type="dxa"/>
              <w:right w:w="100" w:type="dxa"/>
            </w:tcMar>
          </w:tcPr>
          <w:p w14:paraId="48EB7490"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멘토미팅 일정 조율, 팀 미팅 일정 조율</w:t>
            </w:r>
          </w:p>
        </w:tc>
      </w:tr>
      <w:tr w:rsidR="00497855" w14:paraId="2F374710" w14:textId="77777777" w:rsidTr="00497855">
        <w:tc>
          <w:tcPr>
            <w:tcW w:w="1185" w:type="dxa"/>
            <w:shd w:val="clear" w:color="auto" w:fill="auto"/>
            <w:tcMar>
              <w:top w:w="100" w:type="dxa"/>
              <w:left w:w="100" w:type="dxa"/>
              <w:bottom w:w="100" w:type="dxa"/>
              <w:right w:w="100" w:type="dxa"/>
            </w:tcMar>
          </w:tcPr>
          <w:p w14:paraId="3403387F"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박준민</w:t>
            </w:r>
          </w:p>
        </w:tc>
        <w:tc>
          <w:tcPr>
            <w:tcW w:w="7815" w:type="dxa"/>
            <w:shd w:val="clear" w:color="auto" w:fill="auto"/>
            <w:tcMar>
              <w:top w:w="100" w:type="dxa"/>
              <w:left w:w="100" w:type="dxa"/>
              <w:bottom w:w="100" w:type="dxa"/>
              <w:right w:w="100" w:type="dxa"/>
            </w:tcMar>
          </w:tcPr>
          <w:p w14:paraId="7A9B346E"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공모전 참가 신청 및 일정 관리, 중간 발표</w:t>
            </w:r>
          </w:p>
        </w:tc>
      </w:tr>
      <w:tr w:rsidR="00497855" w14:paraId="6F23F8A4" w14:textId="77777777" w:rsidTr="00497855">
        <w:tc>
          <w:tcPr>
            <w:tcW w:w="1185" w:type="dxa"/>
            <w:shd w:val="clear" w:color="auto" w:fill="auto"/>
            <w:tcMar>
              <w:top w:w="100" w:type="dxa"/>
              <w:left w:w="100" w:type="dxa"/>
              <w:bottom w:w="100" w:type="dxa"/>
              <w:right w:w="100" w:type="dxa"/>
            </w:tcMar>
          </w:tcPr>
          <w:p w14:paraId="76AE0840"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정소영</w:t>
            </w:r>
          </w:p>
        </w:tc>
        <w:tc>
          <w:tcPr>
            <w:tcW w:w="7815" w:type="dxa"/>
            <w:shd w:val="clear" w:color="auto" w:fill="auto"/>
            <w:tcMar>
              <w:top w:w="100" w:type="dxa"/>
              <w:left w:w="100" w:type="dxa"/>
              <w:bottom w:w="100" w:type="dxa"/>
              <w:right w:w="100" w:type="dxa"/>
            </w:tcMar>
          </w:tcPr>
          <w:p w14:paraId="0D7F7E7B"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컨셉발표, 기획발표, Deploy</w:t>
            </w:r>
          </w:p>
        </w:tc>
      </w:tr>
    </w:tbl>
    <w:p w14:paraId="5206A21D" w14:textId="77777777" w:rsidR="00497855" w:rsidRDefault="00497855" w:rsidP="00497855">
      <w:pPr>
        <w:spacing w:line="360" w:lineRule="auto"/>
        <w:jc w:val="both"/>
        <w:rPr>
          <w:rFonts w:ascii="맑은 고딕" w:eastAsia="맑은 고딕" w:hAnsi="맑은 고딕" w:cs="맑은 고딕"/>
          <w:sz w:val="24"/>
          <w:szCs w:val="24"/>
        </w:rPr>
      </w:pPr>
    </w:p>
    <w:p w14:paraId="63861A29" w14:textId="2677A5F6" w:rsidR="00497855" w:rsidRDefault="00497855" w:rsidP="00497855">
      <w:pPr>
        <w:pStyle w:val="20"/>
      </w:pPr>
      <w:r>
        <w:t xml:space="preserve"> </w:t>
      </w:r>
      <w:bookmarkStart w:id="2450" w:name="_Toc512193193"/>
      <w:ins w:id="2451" w:author=" " w:date="2018-04-22T20:42:00Z">
        <w:r w:rsidR="00597193">
          <w:t>3</w:t>
        </w:r>
      </w:ins>
      <w:del w:id="2452" w:author=" " w:date="2018-04-22T20:42:00Z">
        <w:r w:rsidDel="00597193">
          <w:delText>5</w:delText>
        </w:r>
      </w:del>
      <w:r>
        <w:t>.6 협업 방안</w:t>
      </w:r>
      <w:bookmarkEnd w:id="2450"/>
    </w:p>
    <w:p w14:paraId="4F734021" w14:textId="57268836" w:rsidR="00497855" w:rsidRPr="00497855" w:rsidRDefault="00497855" w:rsidP="00497855">
      <w:pPr>
        <w:pStyle w:val="30"/>
      </w:pPr>
      <w:r>
        <w:t xml:space="preserve"> </w:t>
      </w:r>
      <w:bookmarkStart w:id="2453" w:name="_Toc512193194"/>
      <w:ins w:id="2454" w:author=" " w:date="2018-04-22T20:42:00Z">
        <w:r w:rsidR="00597193">
          <w:t>3</w:t>
        </w:r>
      </w:ins>
      <w:del w:id="2455" w:author=" " w:date="2018-04-22T20:42:00Z">
        <w:r w:rsidDel="00597193">
          <w:delText>5</w:delText>
        </w:r>
      </w:del>
      <w:r>
        <w:t>.6.1 소스코드 관리</w:t>
      </w:r>
      <w:bookmarkEnd w:id="2453"/>
    </w:p>
    <w:p w14:paraId="67F16271" w14:textId="2A5356EE" w:rsidR="004C1550" w:rsidRDefault="004C1550">
      <w:pPr>
        <w:pStyle w:val="aa"/>
        <w:keepNext/>
        <w:rPr>
          <w:ins w:id="2456" w:author="고광표" w:date="2018-04-19T19:02:00Z"/>
        </w:rPr>
        <w:pPrChange w:id="2457" w:author="고광표" w:date="2018-04-19T19:02:00Z">
          <w:pPr/>
        </w:pPrChange>
      </w:pPr>
      <w:bookmarkStart w:id="2458" w:name="_Toc512193267"/>
      <w:ins w:id="2459" w:author="고광표" w:date="2018-04-19T19:02:00Z">
        <w:r>
          <w:t xml:space="preserve">Table </w:t>
        </w:r>
        <w:r>
          <w:fldChar w:fldCharType="begin"/>
        </w:r>
        <w:r>
          <w:instrText xml:space="preserve"> SEQ Table \* ARABIC </w:instrText>
        </w:r>
      </w:ins>
      <w:r>
        <w:fldChar w:fldCharType="separate"/>
      </w:r>
      <w:ins w:id="2460" w:author="고광표" w:date="2018-04-19T19:08:00Z">
        <w:r w:rsidR="004E1911">
          <w:rPr>
            <w:noProof/>
          </w:rPr>
          <w:t>29</w:t>
        </w:r>
      </w:ins>
      <w:ins w:id="2461" w:author="고광표" w:date="2018-04-19T19:02:00Z">
        <w:r>
          <w:fldChar w:fldCharType="end"/>
        </w:r>
        <w:r>
          <w:t xml:space="preserve">. </w:t>
        </w:r>
        <w:r>
          <w:rPr>
            <w:rFonts w:hint="eastAsia"/>
          </w:rPr>
          <w:t>소스코드 관리</w:t>
        </w:r>
        <w:bookmarkEnd w:id="2458"/>
      </w:ins>
    </w:p>
    <w:tbl>
      <w:tblPr>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7725"/>
      </w:tblGrid>
      <w:tr w:rsidR="00497855" w14:paraId="444C00AA" w14:textId="77777777" w:rsidTr="00497855">
        <w:tc>
          <w:tcPr>
            <w:tcW w:w="1275" w:type="dxa"/>
            <w:shd w:val="clear" w:color="auto" w:fill="D9D9D9"/>
            <w:tcMar>
              <w:top w:w="100" w:type="dxa"/>
              <w:left w:w="100" w:type="dxa"/>
              <w:bottom w:w="100" w:type="dxa"/>
              <w:right w:w="100" w:type="dxa"/>
            </w:tcMar>
          </w:tcPr>
          <w:p w14:paraId="13701ECA" w14:textId="77777777" w:rsidR="00497855" w:rsidRDefault="00497855" w:rsidP="00497855">
            <w:pPr>
              <w:widowControl w:val="0"/>
              <w:jc w:val="center"/>
              <w:rPr>
                <w:rFonts w:ascii="맑은 고딕" w:eastAsia="맑은 고딕" w:hAnsi="맑은 고딕" w:cs="맑은 고딕"/>
                <w:b/>
              </w:rPr>
            </w:pPr>
            <w:r>
              <w:rPr>
                <w:rFonts w:ascii="맑은 고딕" w:eastAsia="맑은 고딕" w:hAnsi="맑은 고딕" w:cs="맑은 고딕"/>
                <w:b/>
              </w:rPr>
              <w:t>Tool</w:t>
            </w:r>
          </w:p>
        </w:tc>
        <w:tc>
          <w:tcPr>
            <w:tcW w:w="7725" w:type="dxa"/>
            <w:shd w:val="clear" w:color="auto" w:fill="D9D9D9"/>
            <w:tcMar>
              <w:top w:w="100" w:type="dxa"/>
              <w:left w:w="100" w:type="dxa"/>
              <w:bottom w:w="100" w:type="dxa"/>
              <w:right w:w="100" w:type="dxa"/>
            </w:tcMar>
          </w:tcPr>
          <w:p w14:paraId="4F59D4F8" w14:textId="77777777" w:rsidR="00497855" w:rsidRDefault="00497855" w:rsidP="00497855">
            <w:pPr>
              <w:widowControl w:val="0"/>
              <w:jc w:val="center"/>
              <w:rPr>
                <w:rFonts w:ascii="맑은 고딕" w:eastAsia="맑은 고딕" w:hAnsi="맑은 고딕" w:cs="맑은 고딕"/>
                <w:b/>
              </w:rPr>
            </w:pPr>
            <w:r>
              <w:rPr>
                <w:rFonts w:ascii="맑은 고딕" w:eastAsia="맑은 고딕" w:hAnsi="맑은 고딕" w:cs="맑은 고딕"/>
                <w:b/>
              </w:rPr>
              <w:t>설명</w:t>
            </w:r>
          </w:p>
        </w:tc>
      </w:tr>
      <w:tr w:rsidR="00497855" w14:paraId="4897784D" w14:textId="77777777" w:rsidTr="00497855">
        <w:tc>
          <w:tcPr>
            <w:tcW w:w="1275" w:type="dxa"/>
            <w:shd w:val="clear" w:color="auto" w:fill="auto"/>
            <w:tcMar>
              <w:top w:w="100" w:type="dxa"/>
              <w:left w:w="100" w:type="dxa"/>
              <w:bottom w:w="100" w:type="dxa"/>
              <w:right w:w="100" w:type="dxa"/>
            </w:tcMar>
          </w:tcPr>
          <w:p w14:paraId="32C25A0B" w14:textId="77777777" w:rsidR="00497855" w:rsidRDefault="00497855" w:rsidP="00497855">
            <w:pPr>
              <w:widowControl w:val="0"/>
              <w:jc w:val="center"/>
              <w:rPr>
                <w:rFonts w:ascii="맑은 고딕" w:eastAsia="맑은 고딕" w:hAnsi="맑은 고딕" w:cs="맑은 고딕"/>
              </w:rPr>
            </w:pPr>
            <w:r>
              <w:rPr>
                <w:rFonts w:ascii="맑은 고딕" w:eastAsia="맑은 고딕" w:hAnsi="맑은 고딕" w:cs="맑은 고딕"/>
              </w:rPr>
              <w:t>Github</w:t>
            </w:r>
          </w:p>
        </w:tc>
        <w:tc>
          <w:tcPr>
            <w:tcW w:w="7725" w:type="dxa"/>
            <w:shd w:val="clear" w:color="auto" w:fill="auto"/>
            <w:tcMar>
              <w:top w:w="100" w:type="dxa"/>
              <w:left w:w="100" w:type="dxa"/>
              <w:bottom w:w="100" w:type="dxa"/>
              <w:right w:w="100" w:type="dxa"/>
            </w:tcMar>
          </w:tcPr>
          <w:p w14:paraId="65051B21" w14:textId="77777777" w:rsidR="00497855" w:rsidRDefault="00497855" w:rsidP="00497855">
            <w:pPr>
              <w:spacing w:line="360" w:lineRule="auto"/>
              <w:jc w:val="both"/>
              <w:rPr>
                <w:rFonts w:ascii="맑은 고딕" w:eastAsia="맑은 고딕" w:hAnsi="맑은 고딕" w:cs="맑은 고딕"/>
                <w:sz w:val="24"/>
                <w:szCs w:val="24"/>
              </w:rPr>
            </w:pPr>
            <w:r>
              <w:rPr>
                <w:rFonts w:ascii="맑은 고딕" w:eastAsia="맑은 고딕" w:hAnsi="맑은 고딕" w:cs="맑은 고딕"/>
                <w:sz w:val="24"/>
                <w:szCs w:val="24"/>
              </w:rPr>
              <w:t xml:space="preserve"> ▪ 운영방식</w:t>
            </w:r>
          </w:p>
          <w:p w14:paraId="0FEEB79A"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sz w:val="24"/>
                <w:szCs w:val="24"/>
              </w:rPr>
              <w:t xml:space="preserve">  </w:t>
            </w:r>
            <w:r>
              <w:rPr>
                <w:rFonts w:ascii="맑은 고딕" w:eastAsia="맑은 고딕" w:hAnsi="맑은 고딕" w:cs="맑은 고딕"/>
              </w:rPr>
              <w:t xml:space="preserve"> Github의 하나의 Master branch 상에서 모든 팀원이 작업한다. </w:t>
            </w:r>
          </w:p>
          <w:p w14:paraId="54065707"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 xml:space="preserve">   commit message는 ‘YYYYMMDD-이름-설명 ’ 순으로 작성한다.</w:t>
            </w:r>
          </w:p>
          <w:p w14:paraId="12457758"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 xml:space="preserve">   Database는 자신의 local directory에 저장하고 git에 올리지 않는다.</w:t>
            </w:r>
          </w:p>
          <w:p w14:paraId="0E002F9B" w14:textId="77777777" w:rsidR="00497855" w:rsidRDefault="00497855" w:rsidP="00497855">
            <w:pPr>
              <w:spacing w:line="360" w:lineRule="auto"/>
              <w:jc w:val="both"/>
              <w:rPr>
                <w:rFonts w:ascii="맑은 고딕" w:eastAsia="맑은 고딕" w:hAnsi="맑은 고딕" w:cs="맑은 고딕"/>
              </w:rPr>
            </w:pPr>
            <w:r>
              <w:rPr>
                <w:rFonts w:ascii="맑은 고딕" w:eastAsia="맑은 고딕" w:hAnsi="맑은 고딕" w:cs="맑은 고딕"/>
              </w:rPr>
              <w:t xml:space="preserve">   </w:t>
            </w:r>
          </w:p>
          <w:p w14:paraId="382F0F79" w14:textId="77777777" w:rsidR="00497855" w:rsidRDefault="00497855" w:rsidP="00497855">
            <w:pPr>
              <w:spacing w:line="360" w:lineRule="auto"/>
              <w:jc w:val="both"/>
              <w:rPr>
                <w:rFonts w:ascii="맑은 고딕" w:eastAsia="맑은 고딕" w:hAnsi="맑은 고딕" w:cs="맑은 고딕"/>
                <w:sz w:val="24"/>
                <w:szCs w:val="24"/>
              </w:rPr>
            </w:pPr>
            <w:r>
              <w:rPr>
                <w:rFonts w:ascii="맑은 고딕" w:eastAsia="맑은 고딕" w:hAnsi="맑은 고딕" w:cs="맑은 고딕"/>
                <w:sz w:val="24"/>
                <w:szCs w:val="24"/>
              </w:rPr>
              <w:t xml:space="preserve">  ▪ 명령어 입력 순서</w:t>
            </w:r>
          </w:p>
          <w:p w14:paraId="00715759" w14:textId="77777777" w:rsidR="00497855" w:rsidRDefault="00497855">
            <w:pPr>
              <w:numPr>
                <w:ilvl w:val="0"/>
                <w:numId w:val="14"/>
              </w:numPr>
              <w:spacing w:line="360" w:lineRule="auto"/>
              <w:contextualSpacing/>
              <w:jc w:val="both"/>
              <w:rPr>
                <w:rFonts w:ascii="맑은 고딕" w:eastAsia="맑은 고딕" w:hAnsi="맑은 고딕" w:cs="맑은 고딕"/>
              </w:rPr>
              <w:pPrChange w:id="2462" w:author="고광표" w:date="2018-04-17T04:07:00Z">
                <w:pPr>
                  <w:numPr>
                    <w:numId w:val="42"/>
                  </w:numPr>
                  <w:tabs>
                    <w:tab w:val="num" w:pos="360"/>
                    <w:tab w:val="num" w:pos="720"/>
                  </w:tabs>
                  <w:spacing w:line="360" w:lineRule="auto"/>
                  <w:ind w:left="720" w:hanging="720"/>
                  <w:contextualSpacing/>
                  <w:jc w:val="both"/>
                </w:pPr>
              </w:pPrChange>
            </w:pPr>
            <w:r>
              <w:rPr>
                <w:rFonts w:ascii="맑은 고딕" w:eastAsia="맑은 고딕" w:hAnsi="맑은 고딕" w:cs="맑은 고딕"/>
              </w:rPr>
              <w:t xml:space="preserve">git pull </w:t>
            </w:r>
          </w:p>
          <w:p w14:paraId="1730A243" w14:textId="77777777" w:rsidR="00497855" w:rsidRDefault="00497855">
            <w:pPr>
              <w:numPr>
                <w:ilvl w:val="0"/>
                <w:numId w:val="14"/>
              </w:numPr>
              <w:spacing w:line="360" w:lineRule="auto"/>
              <w:contextualSpacing/>
              <w:jc w:val="both"/>
              <w:rPr>
                <w:rFonts w:ascii="맑은 고딕" w:eastAsia="맑은 고딕" w:hAnsi="맑은 고딕" w:cs="맑은 고딕"/>
              </w:rPr>
              <w:pPrChange w:id="2463" w:author="고광표" w:date="2018-04-17T04:07:00Z">
                <w:pPr>
                  <w:numPr>
                    <w:numId w:val="42"/>
                  </w:numPr>
                  <w:tabs>
                    <w:tab w:val="num" w:pos="360"/>
                    <w:tab w:val="num" w:pos="720"/>
                  </w:tabs>
                  <w:spacing w:line="360" w:lineRule="auto"/>
                  <w:ind w:left="720" w:hanging="720"/>
                  <w:contextualSpacing/>
                  <w:jc w:val="both"/>
                </w:pPr>
              </w:pPrChange>
            </w:pPr>
            <w:r>
              <w:rPr>
                <w:rFonts w:ascii="맑은 고딕" w:eastAsia="맑은 고딕" w:hAnsi="맑은 고딕" w:cs="맑은 고딕"/>
              </w:rPr>
              <w:t xml:space="preserve">conflict 발생시 conflict 해결 </w:t>
            </w:r>
          </w:p>
          <w:p w14:paraId="3FCDAF45" w14:textId="77777777" w:rsidR="00497855" w:rsidRDefault="00497855">
            <w:pPr>
              <w:numPr>
                <w:ilvl w:val="0"/>
                <w:numId w:val="14"/>
              </w:numPr>
              <w:spacing w:line="360" w:lineRule="auto"/>
              <w:contextualSpacing/>
              <w:jc w:val="both"/>
              <w:rPr>
                <w:rFonts w:ascii="맑은 고딕" w:eastAsia="맑은 고딕" w:hAnsi="맑은 고딕" w:cs="맑은 고딕"/>
              </w:rPr>
              <w:pPrChange w:id="2464" w:author="고광표" w:date="2018-04-17T04:07:00Z">
                <w:pPr>
                  <w:numPr>
                    <w:numId w:val="42"/>
                  </w:numPr>
                  <w:tabs>
                    <w:tab w:val="num" w:pos="360"/>
                    <w:tab w:val="num" w:pos="720"/>
                  </w:tabs>
                  <w:spacing w:line="360" w:lineRule="auto"/>
                  <w:ind w:left="720" w:hanging="720"/>
                  <w:contextualSpacing/>
                  <w:jc w:val="both"/>
                </w:pPr>
              </w:pPrChange>
            </w:pPr>
            <w:r>
              <w:rPr>
                <w:rFonts w:ascii="맑은 고딕" w:eastAsia="맑은 고딕" w:hAnsi="맑은 고딕" w:cs="맑은 고딕"/>
              </w:rPr>
              <w:t>git add * 혹은 git add 파일명(.gitignore 파일은 해당 명령어를 통해 update되지 않을 수 있으므로 git add .gitignore 추가 입력)</w:t>
            </w:r>
          </w:p>
          <w:p w14:paraId="50C9C19F" w14:textId="77777777" w:rsidR="00497855" w:rsidRDefault="00497855">
            <w:pPr>
              <w:numPr>
                <w:ilvl w:val="0"/>
                <w:numId w:val="14"/>
              </w:numPr>
              <w:spacing w:line="360" w:lineRule="auto"/>
              <w:contextualSpacing/>
              <w:jc w:val="both"/>
              <w:rPr>
                <w:rFonts w:ascii="맑은 고딕" w:eastAsia="맑은 고딕" w:hAnsi="맑은 고딕" w:cs="맑은 고딕"/>
              </w:rPr>
              <w:pPrChange w:id="2465" w:author="고광표" w:date="2018-04-17T04:07:00Z">
                <w:pPr>
                  <w:numPr>
                    <w:numId w:val="42"/>
                  </w:numPr>
                  <w:tabs>
                    <w:tab w:val="num" w:pos="360"/>
                    <w:tab w:val="num" w:pos="720"/>
                  </w:tabs>
                  <w:spacing w:line="360" w:lineRule="auto"/>
                  <w:ind w:left="720" w:hanging="720"/>
                  <w:contextualSpacing/>
                  <w:jc w:val="both"/>
                </w:pPr>
              </w:pPrChange>
            </w:pPr>
            <w:r>
              <w:rPr>
                <w:rFonts w:ascii="맑은 고딕" w:eastAsia="맑은 고딕" w:hAnsi="맑은 고딕" w:cs="맑은 고딕"/>
              </w:rPr>
              <w:t>git commit -m “commit message”</w:t>
            </w:r>
          </w:p>
          <w:p w14:paraId="6715C0EF" w14:textId="77777777" w:rsidR="00497855" w:rsidRDefault="00497855">
            <w:pPr>
              <w:numPr>
                <w:ilvl w:val="0"/>
                <w:numId w:val="14"/>
              </w:numPr>
              <w:spacing w:line="360" w:lineRule="auto"/>
              <w:contextualSpacing/>
              <w:jc w:val="both"/>
              <w:rPr>
                <w:rFonts w:ascii="맑은 고딕" w:eastAsia="맑은 고딕" w:hAnsi="맑은 고딕" w:cs="맑은 고딕"/>
              </w:rPr>
              <w:pPrChange w:id="2466" w:author="고광표" w:date="2018-04-17T04:07:00Z">
                <w:pPr>
                  <w:numPr>
                    <w:numId w:val="42"/>
                  </w:numPr>
                  <w:tabs>
                    <w:tab w:val="num" w:pos="360"/>
                    <w:tab w:val="num" w:pos="720"/>
                  </w:tabs>
                  <w:spacing w:line="360" w:lineRule="auto"/>
                  <w:ind w:left="720" w:hanging="720"/>
                  <w:contextualSpacing/>
                  <w:jc w:val="both"/>
                </w:pPr>
              </w:pPrChange>
            </w:pPr>
            <w:r>
              <w:rPr>
                <w:rFonts w:ascii="맑은 고딕" w:eastAsia="맑은 고딕" w:hAnsi="맑은 고딕" w:cs="맑은 고딕"/>
              </w:rPr>
              <w:t>git push origin master</w:t>
            </w:r>
          </w:p>
        </w:tc>
      </w:tr>
    </w:tbl>
    <w:p w14:paraId="5467671F" w14:textId="293B4A79" w:rsidR="00497855" w:rsidRDefault="00497855" w:rsidP="00497855">
      <w:pPr>
        <w:spacing w:line="360" w:lineRule="auto"/>
        <w:jc w:val="both"/>
        <w:rPr>
          <w:rFonts w:ascii="맑은 고딕" w:eastAsia="맑은 고딕" w:hAnsi="맑은 고딕" w:cs="맑은 고딕"/>
        </w:rPr>
      </w:pPr>
    </w:p>
    <w:p w14:paraId="1DEBE90E" w14:textId="7C446225" w:rsidR="00497855" w:rsidRDefault="00497855" w:rsidP="00497855">
      <w:pPr>
        <w:pStyle w:val="30"/>
      </w:pPr>
      <w:r>
        <w:t xml:space="preserve">  </w:t>
      </w:r>
      <w:bookmarkStart w:id="2467" w:name="_Toc512193195"/>
      <w:ins w:id="2468" w:author=" " w:date="2018-04-22T20:42:00Z">
        <w:r w:rsidR="00597193">
          <w:t>3</w:t>
        </w:r>
      </w:ins>
      <w:del w:id="2469" w:author=" " w:date="2018-04-22T20:42:00Z">
        <w:r w:rsidDel="00597193">
          <w:delText>5</w:delText>
        </w:r>
      </w:del>
      <w:r>
        <w:t>.6.2 통합 및 테스트</w:t>
      </w:r>
      <w:bookmarkEnd w:id="2467"/>
    </w:p>
    <w:p w14:paraId="3507EDE3" w14:textId="0615B43F" w:rsidR="004C1550" w:rsidRDefault="004C1550">
      <w:pPr>
        <w:pStyle w:val="aa"/>
        <w:keepNext/>
        <w:rPr>
          <w:ins w:id="2470" w:author="고광표" w:date="2018-04-19T19:02:00Z"/>
        </w:rPr>
        <w:pPrChange w:id="2471" w:author="고광표" w:date="2018-04-19T19:02:00Z">
          <w:pPr/>
        </w:pPrChange>
      </w:pPr>
      <w:bookmarkStart w:id="2472" w:name="_Toc512193268"/>
      <w:ins w:id="2473" w:author="고광표" w:date="2018-04-19T19:02:00Z">
        <w:r>
          <w:t xml:space="preserve">Table </w:t>
        </w:r>
        <w:r>
          <w:fldChar w:fldCharType="begin"/>
        </w:r>
        <w:r>
          <w:instrText xml:space="preserve"> SEQ Table \* ARABIC </w:instrText>
        </w:r>
      </w:ins>
      <w:r>
        <w:fldChar w:fldCharType="separate"/>
      </w:r>
      <w:ins w:id="2474" w:author="고광표" w:date="2018-04-19T19:08:00Z">
        <w:r w:rsidR="004E1911">
          <w:rPr>
            <w:noProof/>
          </w:rPr>
          <w:t>30</w:t>
        </w:r>
      </w:ins>
      <w:ins w:id="2475" w:author="고광표" w:date="2018-04-19T19:02:00Z">
        <w:r>
          <w:fldChar w:fldCharType="end"/>
        </w:r>
        <w:r>
          <w:t xml:space="preserve">. </w:t>
        </w:r>
        <w:r>
          <w:rPr>
            <w:rFonts w:hint="eastAsia"/>
          </w:rPr>
          <w:t>통합 및 테스트</w:t>
        </w:r>
        <w:bookmarkEnd w:id="2472"/>
      </w:ins>
    </w:p>
    <w:tbl>
      <w:tblPr>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7725"/>
      </w:tblGrid>
      <w:tr w:rsidR="00497855" w14:paraId="37EEBB58" w14:textId="77777777" w:rsidTr="00497855">
        <w:tc>
          <w:tcPr>
            <w:tcW w:w="1275" w:type="dxa"/>
            <w:shd w:val="clear" w:color="auto" w:fill="D9D9D9"/>
            <w:tcMar>
              <w:top w:w="100" w:type="dxa"/>
              <w:left w:w="100" w:type="dxa"/>
              <w:bottom w:w="100" w:type="dxa"/>
              <w:right w:w="100" w:type="dxa"/>
            </w:tcMar>
          </w:tcPr>
          <w:p w14:paraId="7E587AED" w14:textId="77777777" w:rsidR="00497855" w:rsidRDefault="00497855" w:rsidP="00497855">
            <w:pPr>
              <w:widowControl w:val="0"/>
              <w:pBdr>
                <w:top w:val="nil"/>
                <w:left w:val="nil"/>
                <w:bottom w:val="nil"/>
                <w:right w:val="nil"/>
                <w:between w:val="nil"/>
              </w:pBdr>
              <w:jc w:val="center"/>
              <w:rPr>
                <w:rFonts w:ascii="맑은 고딕" w:eastAsia="맑은 고딕" w:hAnsi="맑은 고딕" w:cs="맑은 고딕"/>
                <w:b/>
              </w:rPr>
            </w:pPr>
            <w:r>
              <w:rPr>
                <w:rFonts w:ascii="맑은 고딕" w:eastAsia="맑은 고딕" w:hAnsi="맑은 고딕" w:cs="맑은 고딕"/>
                <w:b/>
              </w:rPr>
              <w:t>Tool</w:t>
            </w:r>
          </w:p>
        </w:tc>
        <w:tc>
          <w:tcPr>
            <w:tcW w:w="7725" w:type="dxa"/>
            <w:shd w:val="clear" w:color="auto" w:fill="D9D9D9"/>
            <w:tcMar>
              <w:top w:w="100" w:type="dxa"/>
              <w:left w:w="100" w:type="dxa"/>
              <w:bottom w:w="100" w:type="dxa"/>
              <w:right w:w="100" w:type="dxa"/>
            </w:tcMar>
          </w:tcPr>
          <w:p w14:paraId="2370C2D2" w14:textId="77777777" w:rsidR="00497855" w:rsidRDefault="00497855" w:rsidP="00497855">
            <w:pPr>
              <w:widowControl w:val="0"/>
              <w:pBdr>
                <w:top w:val="nil"/>
                <w:left w:val="nil"/>
                <w:bottom w:val="nil"/>
                <w:right w:val="nil"/>
                <w:between w:val="nil"/>
              </w:pBdr>
              <w:jc w:val="center"/>
              <w:rPr>
                <w:rFonts w:ascii="맑은 고딕" w:eastAsia="맑은 고딕" w:hAnsi="맑은 고딕" w:cs="맑은 고딕"/>
                <w:b/>
              </w:rPr>
            </w:pPr>
            <w:r>
              <w:rPr>
                <w:rFonts w:ascii="맑은 고딕" w:eastAsia="맑은 고딕" w:hAnsi="맑은 고딕" w:cs="맑은 고딕"/>
                <w:b/>
              </w:rPr>
              <w:t>설명</w:t>
            </w:r>
          </w:p>
        </w:tc>
      </w:tr>
      <w:tr w:rsidR="00497855" w14:paraId="1EDC52CF" w14:textId="77777777" w:rsidTr="00497855">
        <w:tc>
          <w:tcPr>
            <w:tcW w:w="1275" w:type="dxa"/>
            <w:shd w:val="clear" w:color="auto" w:fill="auto"/>
            <w:tcMar>
              <w:top w:w="100" w:type="dxa"/>
              <w:left w:w="100" w:type="dxa"/>
              <w:bottom w:w="100" w:type="dxa"/>
              <w:right w:w="100" w:type="dxa"/>
            </w:tcMar>
          </w:tcPr>
          <w:p w14:paraId="5C95FCA1" w14:textId="77777777" w:rsidR="00497855" w:rsidRDefault="00497855" w:rsidP="00497855">
            <w:pPr>
              <w:widowControl w:val="0"/>
              <w:pBdr>
                <w:top w:val="nil"/>
                <w:left w:val="nil"/>
                <w:bottom w:val="nil"/>
                <w:right w:val="nil"/>
                <w:between w:val="nil"/>
              </w:pBdr>
              <w:jc w:val="center"/>
              <w:rPr>
                <w:rFonts w:ascii="맑은 고딕" w:eastAsia="맑은 고딕" w:hAnsi="맑은 고딕" w:cs="맑은 고딕"/>
              </w:rPr>
            </w:pPr>
            <w:r>
              <w:rPr>
                <w:rFonts w:ascii="맑은 고딕" w:eastAsia="맑은 고딕" w:hAnsi="맑은 고딕" w:cs="맑은 고딕"/>
              </w:rPr>
              <w:t>Travis</w:t>
            </w:r>
          </w:p>
        </w:tc>
        <w:tc>
          <w:tcPr>
            <w:tcW w:w="7725" w:type="dxa"/>
            <w:shd w:val="clear" w:color="auto" w:fill="auto"/>
            <w:tcMar>
              <w:top w:w="100" w:type="dxa"/>
              <w:left w:w="100" w:type="dxa"/>
              <w:bottom w:w="100" w:type="dxa"/>
              <w:right w:w="100" w:type="dxa"/>
            </w:tcMar>
          </w:tcPr>
          <w:p w14:paraId="01098848"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 xml:space="preserve">Travis CI와 github 연동한다. 연동된 후 Travis는 .travis.yml 파일을 통해서 </w:t>
            </w:r>
            <w:r>
              <w:rPr>
                <w:rFonts w:ascii="맑은 고딕" w:eastAsia="맑은 고딕" w:hAnsi="맑은 고딕" w:cs="맑은 고딕"/>
              </w:rPr>
              <w:lastRenderedPageBreak/>
              <w:t>이벤트 발생시 Travis가 어떤 동작을 할 것인지 결정한다</w:t>
            </w:r>
          </w:p>
          <w:p w14:paraId="65BDD2D3"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 xml:space="preserve">requirements.txt 파일에 설치할 dependency들을 명시한다. </w:t>
            </w:r>
          </w:p>
          <w:p w14:paraId="3E4DC9FC"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 xml:space="preserve">GitHub 저장소에 새로운 커밋이 들어오면, Travis CI가 바로 알게 되고, 설정에 따라 빌드 테스트를 수행한다. </w:t>
            </w:r>
          </w:p>
          <w:p w14:paraId="494AABFA"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설정을 위해서는 저장소에 .travis.yml이라는 YAML 파일을 넣어 두면 된다. Node.js용 설정 파일의 예는 아래와 같다.</w:t>
            </w:r>
          </w:p>
          <w:p w14:paraId="50B47115"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p>
          <w:p w14:paraId="3563159C"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 xml:space="preserve"> language: node_js</w:t>
            </w:r>
          </w:p>
          <w:p w14:paraId="3540D97D"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 xml:space="preserve"> node_js:</w:t>
            </w:r>
          </w:p>
          <w:p w14:paraId="13E465C2"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 xml:space="preserve">   - "0.10"</w:t>
            </w:r>
          </w:p>
          <w:p w14:paraId="3C2072AF"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 xml:space="preserve">   - "0.11"</w:t>
            </w:r>
          </w:p>
          <w:p w14:paraId="43DC67AF"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p>
          <w:p w14:paraId="798282AE"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저장소에 git push를 하고 나면, Travis CI가 테스트를 수행한다.</w:t>
            </w:r>
          </w:p>
        </w:tc>
      </w:tr>
    </w:tbl>
    <w:p w14:paraId="0DDB3F1A" w14:textId="55247926" w:rsidR="00497855" w:rsidDel="00784F04" w:rsidRDefault="00497855" w:rsidP="00497855">
      <w:pPr>
        <w:spacing w:line="360" w:lineRule="auto"/>
        <w:jc w:val="both"/>
        <w:rPr>
          <w:del w:id="2476" w:author="고광표" w:date="2018-04-17T04:28:00Z"/>
          <w:rFonts w:ascii="맑은 고딕" w:eastAsia="맑은 고딕" w:hAnsi="맑은 고딕" w:cs="맑은 고딕"/>
          <w:sz w:val="24"/>
          <w:szCs w:val="24"/>
        </w:rPr>
      </w:pPr>
    </w:p>
    <w:p w14:paraId="2F108729" w14:textId="6676202C" w:rsidR="00497855" w:rsidRDefault="00497855" w:rsidP="00497855">
      <w:pPr>
        <w:pStyle w:val="30"/>
      </w:pPr>
      <w:del w:id="2477" w:author="고광표" w:date="2018-04-17T04:28:00Z">
        <w:r w:rsidDel="00784F04">
          <w:delText xml:space="preserve"> </w:delText>
        </w:r>
      </w:del>
      <w:r>
        <w:t xml:space="preserve"> </w:t>
      </w:r>
      <w:bookmarkStart w:id="2478" w:name="_Toc512193196"/>
      <w:ins w:id="2479" w:author=" " w:date="2018-04-22T20:42:00Z">
        <w:r w:rsidR="00597193">
          <w:t>3</w:t>
        </w:r>
      </w:ins>
      <w:del w:id="2480" w:author=" " w:date="2018-04-22T20:42:00Z">
        <w:r w:rsidDel="00597193">
          <w:delText>5</w:delText>
        </w:r>
      </w:del>
      <w:r>
        <w:t>.6.3 이슈 관리</w:t>
      </w:r>
      <w:bookmarkEnd w:id="2478"/>
    </w:p>
    <w:p w14:paraId="682FC3A9" w14:textId="17E9EB3B" w:rsidR="004C1550" w:rsidRDefault="004C1550">
      <w:pPr>
        <w:pStyle w:val="aa"/>
        <w:keepNext/>
        <w:rPr>
          <w:ins w:id="2481" w:author="고광표" w:date="2018-04-19T19:03:00Z"/>
        </w:rPr>
        <w:pPrChange w:id="2482" w:author="고광표" w:date="2018-04-19T19:03:00Z">
          <w:pPr/>
        </w:pPrChange>
      </w:pPr>
      <w:bookmarkStart w:id="2483" w:name="_Toc512193269"/>
      <w:ins w:id="2484" w:author="고광표" w:date="2018-04-19T19:03:00Z">
        <w:r>
          <w:t xml:space="preserve">Table </w:t>
        </w:r>
        <w:r>
          <w:fldChar w:fldCharType="begin"/>
        </w:r>
        <w:r>
          <w:instrText xml:space="preserve"> SEQ Table \* ARABIC </w:instrText>
        </w:r>
      </w:ins>
      <w:r>
        <w:fldChar w:fldCharType="separate"/>
      </w:r>
      <w:ins w:id="2485" w:author="고광표" w:date="2018-04-19T19:08:00Z">
        <w:r w:rsidR="004E1911">
          <w:rPr>
            <w:noProof/>
          </w:rPr>
          <w:t>31</w:t>
        </w:r>
      </w:ins>
      <w:ins w:id="2486" w:author="고광표" w:date="2018-04-19T19:03:00Z">
        <w:r>
          <w:fldChar w:fldCharType="end"/>
        </w:r>
        <w:r>
          <w:t xml:space="preserve">. </w:t>
        </w:r>
        <w:r>
          <w:rPr>
            <w:rFonts w:hint="eastAsia"/>
          </w:rPr>
          <w:t>이슈 관리</w:t>
        </w:r>
        <w:bookmarkEnd w:id="2483"/>
      </w:ins>
    </w:p>
    <w:tbl>
      <w:tblPr>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7650"/>
      </w:tblGrid>
      <w:tr w:rsidR="00497855" w14:paraId="448B05A0" w14:textId="77777777" w:rsidTr="00497855">
        <w:tc>
          <w:tcPr>
            <w:tcW w:w="1350" w:type="dxa"/>
            <w:shd w:val="clear" w:color="auto" w:fill="D9D9D9"/>
            <w:tcMar>
              <w:top w:w="100" w:type="dxa"/>
              <w:left w:w="100" w:type="dxa"/>
              <w:bottom w:w="100" w:type="dxa"/>
              <w:right w:w="100" w:type="dxa"/>
            </w:tcMar>
          </w:tcPr>
          <w:p w14:paraId="281E0B02" w14:textId="77777777" w:rsidR="00497855" w:rsidRDefault="00497855" w:rsidP="00497855">
            <w:pPr>
              <w:widowControl w:val="0"/>
              <w:pBdr>
                <w:top w:val="nil"/>
                <w:left w:val="nil"/>
                <w:bottom w:val="nil"/>
                <w:right w:val="nil"/>
                <w:between w:val="nil"/>
              </w:pBdr>
              <w:jc w:val="center"/>
              <w:rPr>
                <w:rFonts w:ascii="맑은 고딕" w:eastAsia="맑은 고딕" w:hAnsi="맑은 고딕" w:cs="맑은 고딕"/>
                <w:b/>
              </w:rPr>
            </w:pPr>
            <w:r>
              <w:rPr>
                <w:rFonts w:ascii="맑은 고딕" w:eastAsia="맑은 고딕" w:hAnsi="맑은 고딕" w:cs="맑은 고딕"/>
                <w:b/>
              </w:rPr>
              <w:t>Tool</w:t>
            </w:r>
          </w:p>
        </w:tc>
        <w:tc>
          <w:tcPr>
            <w:tcW w:w="7650" w:type="dxa"/>
            <w:shd w:val="clear" w:color="auto" w:fill="D9D9D9"/>
            <w:tcMar>
              <w:top w:w="100" w:type="dxa"/>
              <w:left w:w="100" w:type="dxa"/>
              <w:bottom w:w="100" w:type="dxa"/>
              <w:right w:w="100" w:type="dxa"/>
            </w:tcMar>
          </w:tcPr>
          <w:p w14:paraId="239920C6" w14:textId="77777777" w:rsidR="00497855" w:rsidRDefault="00497855" w:rsidP="00497855">
            <w:pPr>
              <w:widowControl w:val="0"/>
              <w:pBdr>
                <w:top w:val="nil"/>
                <w:left w:val="nil"/>
                <w:bottom w:val="nil"/>
                <w:right w:val="nil"/>
                <w:between w:val="nil"/>
              </w:pBdr>
              <w:jc w:val="center"/>
              <w:rPr>
                <w:rFonts w:ascii="맑은 고딕" w:eastAsia="맑은 고딕" w:hAnsi="맑은 고딕" w:cs="맑은 고딕"/>
                <w:b/>
              </w:rPr>
            </w:pPr>
            <w:r>
              <w:rPr>
                <w:rFonts w:ascii="맑은 고딕" w:eastAsia="맑은 고딕" w:hAnsi="맑은 고딕" w:cs="맑은 고딕"/>
                <w:b/>
              </w:rPr>
              <w:t>설명</w:t>
            </w:r>
          </w:p>
        </w:tc>
      </w:tr>
      <w:tr w:rsidR="00497855" w14:paraId="09B77E3C" w14:textId="77777777" w:rsidTr="00497855">
        <w:tc>
          <w:tcPr>
            <w:tcW w:w="1350" w:type="dxa"/>
            <w:shd w:val="clear" w:color="auto" w:fill="auto"/>
            <w:tcMar>
              <w:top w:w="100" w:type="dxa"/>
              <w:left w:w="100" w:type="dxa"/>
              <w:bottom w:w="100" w:type="dxa"/>
              <w:right w:w="100" w:type="dxa"/>
            </w:tcMar>
          </w:tcPr>
          <w:p w14:paraId="24639FB9" w14:textId="77777777" w:rsidR="00497855" w:rsidRDefault="00497855" w:rsidP="00497855">
            <w:pPr>
              <w:widowControl w:val="0"/>
              <w:pBdr>
                <w:top w:val="nil"/>
                <w:left w:val="nil"/>
                <w:bottom w:val="nil"/>
                <w:right w:val="nil"/>
                <w:between w:val="nil"/>
              </w:pBdr>
              <w:jc w:val="center"/>
              <w:rPr>
                <w:rFonts w:ascii="맑은 고딕" w:eastAsia="맑은 고딕" w:hAnsi="맑은 고딕" w:cs="맑은 고딕"/>
              </w:rPr>
            </w:pPr>
            <w:r>
              <w:rPr>
                <w:rFonts w:ascii="맑은 고딕" w:eastAsia="맑은 고딕" w:hAnsi="맑은 고딕" w:cs="맑은 고딕"/>
              </w:rPr>
              <w:t>Trello</w:t>
            </w:r>
          </w:p>
        </w:tc>
        <w:tc>
          <w:tcPr>
            <w:tcW w:w="7650" w:type="dxa"/>
            <w:shd w:val="clear" w:color="auto" w:fill="auto"/>
            <w:tcMar>
              <w:top w:w="100" w:type="dxa"/>
              <w:left w:w="100" w:type="dxa"/>
              <w:bottom w:w="100" w:type="dxa"/>
              <w:right w:w="100" w:type="dxa"/>
            </w:tcMar>
          </w:tcPr>
          <w:p w14:paraId="1CF33275"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제품을 개발하기 위한 전체적인 백로그(해야 할 일)들을 관리 한다.</w:t>
            </w:r>
          </w:p>
          <w:p w14:paraId="38E37976"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백로그 목록에 있는 항목들은 "todo" -&gt; "in process" -&gt; "test" -&gt; "done"으로 옮겨지게 되고 모든 백로그 데이터들이 done으로 오게 되면 해당 항목은 종료하여 진행 현황을 파악한다.</w:t>
            </w:r>
          </w:p>
        </w:tc>
      </w:tr>
      <w:tr w:rsidR="00497855" w14:paraId="103D498F" w14:textId="77777777" w:rsidTr="00497855">
        <w:tc>
          <w:tcPr>
            <w:tcW w:w="1350" w:type="dxa"/>
            <w:shd w:val="clear" w:color="auto" w:fill="auto"/>
            <w:tcMar>
              <w:top w:w="100" w:type="dxa"/>
              <w:left w:w="100" w:type="dxa"/>
              <w:bottom w:w="100" w:type="dxa"/>
              <w:right w:w="100" w:type="dxa"/>
            </w:tcMar>
          </w:tcPr>
          <w:p w14:paraId="5F727985" w14:textId="77777777" w:rsidR="00497855" w:rsidRDefault="00497855" w:rsidP="00497855">
            <w:pPr>
              <w:widowControl w:val="0"/>
              <w:pBdr>
                <w:top w:val="nil"/>
                <w:left w:val="nil"/>
                <w:bottom w:val="nil"/>
                <w:right w:val="nil"/>
                <w:between w:val="nil"/>
              </w:pBdr>
              <w:jc w:val="center"/>
              <w:rPr>
                <w:rFonts w:ascii="맑은 고딕" w:eastAsia="맑은 고딕" w:hAnsi="맑은 고딕" w:cs="맑은 고딕"/>
              </w:rPr>
            </w:pPr>
            <w:r>
              <w:rPr>
                <w:rFonts w:ascii="맑은 고딕" w:eastAsia="맑은 고딕" w:hAnsi="맑은 고딕" w:cs="맑은 고딕"/>
              </w:rPr>
              <w:t>Slack</w:t>
            </w:r>
          </w:p>
        </w:tc>
        <w:tc>
          <w:tcPr>
            <w:tcW w:w="7650" w:type="dxa"/>
            <w:shd w:val="clear" w:color="auto" w:fill="auto"/>
            <w:tcMar>
              <w:top w:w="100" w:type="dxa"/>
              <w:left w:w="100" w:type="dxa"/>
              <w:bottom w:w="100" w:type="dxa"/>
              <w:right w:w="100" w:type="dxa"/>
            </w:tcMar>
          </w:tcPr>
          <w:p w14:paraId="45ACC639"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 xml:space="preserve">Trello와 연동하여 Trello에서 관리하는 진행 현황이나 완료 현황을 메신저 형태로 소통한다. </w:t>
            </w:r>
          </w:p>
        </w:tc>
      </w:tr>
    </w:tbl>
    <w:p w14:paraId="1A3BA60E" w14:textId="77777777" w:rsidR="00497855" w:rsidRDefault="00497855" w:rsidP="00497855">
      <w:pPr>
        <w:spacing w:line="360" w:lineRule="auto"/>
        <w:jc w:val="both"/>
        <w:rPr>
          <w:rFonts w:ascii="맑은 고딕" w:eastAsia="맑은 고딕" w:hAnsi="맑은 고딕" w:cs="맑은 고딕"/>
          <w:sz w:val="24"/>
          <w:szCs w:val="24"/>
        </w:rPr>
      </w:pPr>
    </w:p>
    <w:p w14:paraId="7D5E15EA" w14:textId="5CBD2634" w:rsidR="00497855" w:rsidRDefault="00597193" w:rsidP="00497855">
      <w:pPr>
        <w:pStyle w:val="10"/>
      </w:pPr>
      <w:bookmarkStart w:id="2487" w:name="_Toc512193197"/>
      <w:ins w:id="2488" w:author=" " w:date="2018-04-22T20:42:00Z">
        <w:r>
          <w:t>4</w:t>
        </w:r>
      </w:ins>
      <w:del w:id="2489" w:author=" " w:date="2018-04-22T20:42:00Z">
        <w:r w:rsidR="00497855" w:rsidDel="00597193">
          <w:delText>6</w:delText>
        </w:r>
      </w:del>
      <w:r w:rsidR="00497855">
        <w:t>. 출시 계획</w:t>
      </w:r>
      <w:bookmarkEnd w:id="2487"/>
    </w:p>
    <w:p w14:paraId="2AB612B8" w14:textId="5F6F7A25" w:rsidR="00497855" w:rsidRPr="00497855" w:rsidRDefault="00497855" w:rsidP="00497855">
      <w:pPr>
        <w:pStyle w:val="20"/>
        <w:rPr>
          <w:color w:val="FF0000"/>
        </w:rPr>
      </w:pPr>
      <w:r>
        <w:t xml:space="preserve"> </w:t>
      </w:r>
      <w:bookmarkStart w:id="2490" w:name="_Toc512193198"/>
      <w:ins w:id="2491" w:author=" " w:date="2018-04-22T20:42:00Z">
        <w:r w:rsidR="00597193">
          <w:t>4</w:t>
        </w:r>
      </w:ins>
      <w:del w:id="2492" w:author=" " w:date="2018-04-22T20:42:00Z">
        <w:r w:rsidDel="00597193">
          <w:delText>6</w:delText>
        </w:r>
      </w:del>
      <w:r>
        <w:t>.1 성과 측정 방안</w:t>
      </w:r>
      <w:bookmarkEnd w:id="2490"/>
    </w:p>
    <w:p w14:paraId="229F3C53" w14:textId="6BB61658" w:rsidR="004C1550" w:rsidRDefault="004C1550">
      <w:pPr>
        <w:pStyle w:val="aa"/>
        <w:keepNext/>
        <w:rPr>
          <w:ins w:id="2493" w:author="고광표" w:date="2018-04-19T19:03:00Z"/>
        </w:rPr>
        <w:pPrChange w:id="2494" w:author="고광표" w:date="2018-04-19T19:03:00Z">
          <w:pPr/>
        </w:pPrChange>
      </w:pPr>
      <w:bookmarkStart w:id="2495" w:name="_Toc512193270"/>
      <w:ins w:id="2496" w:author="고광표" w:date="2018-04-19T19:03:00Z">
        <w:r>
          <w:t xml:space="preserve">Table </w:t>
        </w:r>
        <w:r>
          <w:fldChar w:fldCharType="begin"/>
        </w:r>
        <w:r>
          <w:instrText xml:space="preserve"> SEQ Table \* ARABIC </w:instrText>
        </w:r>
      </w:ins>
      <w:r>
        <w:fldChar w:fldCharType="separate"/>
      </w:r>
      <w:ins w:id="2497" w:author="고광표" w:date="2018-04-19T19:08:00Z">
        <w:r w:rsidR="004E1911">
          <w:rPr>
            <w:noProof/>
          </w:rPr>
          <w:t>32</w:t>
        </w:r>
      </w:ins>
      <w:ins w:id="2498" w:author="고광표" w:date="2018-04-19T19:03:00Z">
        <w:r>
          <w:fldChar w:fldCharType="end"/>
        </w:r>
        <w:r>
          <w:t xml:space="preserve">. </w:t>
        </w:r>
        <w:r>
          <w:rPr>
            <w:rFonts w:hint="eastAsia"/>
          </w:rPr>
          <w:t>성과 측정 방안</w:t>
        </w:r>
        <w:bookmarkEnd w:id="2495"/>
      </w:ins>
    </w:p>
    <w:tbl>
      <w:tblPr>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1290"/>
        <w:gridCol w:w="3555"/>
        <w:gridCol w:w="1455"/>
        <w:gridCol w:w="720"/>
        <w:gridCol w:w="915"/>
      </w:tblGrid>
      <w:tr w:rsidR="00497855" w14:paraId="35CB4784" w14:textId="77777777" w:rsidTr="00497855">
        <w:tc>
          <w:tcPr>
            <w:tcW w:w="1065" w:type="dxa"/>
            <w:shd w:val="clear" w:color="auto" w:fill="D9D9D9"/>
            <w:tcMar>
              <w:top w:w="100" w:type="dxa"/>
              <w:left w:w="100" w:type="dxa"/>
              <w:bottom w:w="100" w:type="dxa"/>
              <w:right w:w="100" w:type="dxa"/>
            </w:tcMar>
            <w:vAlign w:val="center"/>
          </w:tcPr>
          <w:p w14:paraId="25F8D3D8" w14:textId="77777777" w:rsidR="00497855" w:rsidRDefault="00497855" w:rsidP="00497855">
            <w:pPr>
              <w:widowControl w:val="0"/>
              <w:pBdr>
                <w:top w:val="nil"/>
                <w:left w:val="nil"/>
                <w:bottom w:val="nil"/>
                <w:right w:val="nil"/>
                <w:between w:val="nil"/>
              </w:pBdr>
              <w:jc w:val="center"/>
              <w:rPr>
                <w:rFonts w:ascii="맑은 고딕" w:eastAsia="맑은 고딕" w:hAnsi="맑은 고딕" w:cs="맑은 고딕"/>
                <w:b/>
              </w:rPr>
            </w:pPr>
            <w:r>
              <w:rPr>
                <w:rFonts w:ascii="맑은 고딕" w:eastAsia="맑은 고딕" w:hAnsi="맑은 고딕" w:cs="맑은 고딕"/>
                <w:b/>
              </w:rPr>
              <w:t>영역</w:t>
            </w:r>
          </w:p>
        </w:tc>
        <w:tc>
          <w:tcPr>
            <w:tcW w:w="1290" w:type="dxa"/>
            <w:shd w:val="clear" w:color="auto" w:fill="D9D9D9"/>
            <w:tcMar>
              <w:top w:w="100" w:type="dxa"/>
              <w:left w:w="100" w:type="dxa"/>
              <w:bottom w:w="100" w:type="dxa"/>
              <w:right w:w="100" w:type="dxa"/>
            </w:tcMar>
          </w:tcPr>
          <w:p w14:paraId="55E3C562" w14:textId="77777777" w:rsidR="00497855" w:rsidRDefault="00497855" w:rsidP="00497855">
            <w:pPr>
              <w:widowControl w:val="0"/>
              <w:pBdr>
                <w:top w:val="nil"/>
                <w:left w:val="nil"/>
                <w:bottom w:val="nil"/>
                <w:right w:val="nil"/>
                <w:between w:val="nil"/>
              </w:pBdr>
              <w:jc w:val="center"/>
              <w:rPr>
                <w:rFonts w:ascii="맑은 고딕" w:eastAsia="맑은 고딕" w:hAnsi="맑은 고딕" w:cs="맑은 고딕"/>
                <w:b/>
              </w:rPr>
            </w:pPr>
            <w:r>
              <w:rPr>
                <w:rFonts w:ascii="맑은 고딕" w:eastAsia="맑은 고딕" w:hAnsi="맑은 고딕" w:cs="맑은 고딕"/>
                <w:b/>
              </w:rPr>
              <w:t>세부 영역</w:t>
            </w:r>
          </w:p>
        </w:tc>
        <w:tc>
          <w:tcPr>
            <w:tcW w:w="3555" w:type="dxa"/>
            <w:shd w:val="clear" w:color="auto" w:fill="D9D9D9"/>
            <w:tcMar>
              <w:top w:w="100" w:type="dxa"/>
              <w:left w:w="100" w:type="dxa"/>
              <w:bottom w:w="100" w:type="dxa"/>
              <w:right w:w="100" w:type="dxa"/>
            </w:tcMar>
          </w:tcPr>
          <w:p w14:paraId="1E18181F" w14:textId="77777777" w:rsidR="00497855" w:rsidRDefault="00497855" w:rsidP="00497855">
            <w:pPr>
              <w:widowControl w:val="0"/>
              <w:pBdr>
                <w:top w:val="nil"/>
                <w:left w:val="nil"/>
                <w:bottom w:val="nil"/>
                <w:right w:val="nil"/>
                <w:between w:val="nil"/>
              </w:pBdr>
              <w:jc w:val="center"/>
              <w:rPr>
                <w:rFonts w:ascii="맑은 고딕" w:eastAsia="맑은 고딕" w:hAnsi="맑은 고딕" w:cs="맑은 고딕"/>
                <w:b/>
              </w:rPr>
            </w:pPr>
            <w:r>
              <w:rPr>
                <w:rFonts w:ascii="맑은 고딕" w:eastAsia="맑은 고딕" w:hAnsi="맑은 고딕" w:cs="맑은 고딕"/>
                <w:b/>
              </w:rPr>
              <w:t>성과 지표</w:t>
            </w:r>
          </w:p>
        </w:tc>
        <w:tc>
          <w:tcPr>
            <w:tcW w:w="1455" w:type="dxa"/>
            <w:shd w:val="clear" w:color="auto" w:fill="D9D9D9"/>
            <w:tcMar>
              <w:top w:w="100" w:type="dxa"/>
              <w:left w:w="100" w:type="dxa"/>
              <w:bottom w:w="100" w:type="dxa"/>
              <w:right w:w="100" w:type="dxa"/>
            </w:tcMar>
          </w:tcPr>
          <w:p w14:paraId="1D6216BC" w14:textId="77777777" w:rsidR="00497855" w:rsidRDefault="00497855" w:rsidP="00497855">
            <w:pPr>
              <w:widowControl w:val="0"/>
              <w:pBdr>
                <w:top w:val="nil"/>
                <w:left w:val="nil"/>
                <w:bottom w:val="nil"/>
                <w:right w:val="nil"/>
                <w:between w:val="nil"/>
              </w:pBdr>
              <w:jc w:val="center"/>
              <w:rPr>
                <w:rFonts w:ascii="맑은 고딕" w:eastAsia="맑은 고딕" w:hAnsi="맑은 고딕" w:cs="맑은 고딕"/>
                <w:b/>
              </w:rPr>
            </w:pPr>
            <w:r>
              <w:rPr>
                <w:rFonts w:ascii="맑은 고딕" w:eastAsia="맑은 고딕" w:hAnsi="맑은 고딕" w:cs="맑은 고딕"/>
                <w:b/>
              </w:rPr>
              <w:t>목표</w:t>
            </w:r>
          </w:p>
        </w:tc>
        <w:tc>
          <w:tcPr>
            <w:tcW w:w="720" w:type="dxa"/>
            <w:shd w:val="clear" w:color="auto" w:fill="D9D9D9"/>
            <w:tcMar>
              <w:top w:w="100" w:type="dxa"/>
              <w:left w:w="100" w:type="dxa"/>
              <w:bottom w:w="100" w:type="dxa"/>
              <w:right w:w="100" w:type="dxa"/>
            </w:tcMar>
          </w:tcPr>
          <w:p w14:paraId="570EE9FC" w14:textId="77777777" w:rsidR="00497855" w:rsidRDefault="00497855" w:rsidP="00497855">
            <w:pPr>
              <w:widowControl w:val="0"/>
              <w:pBdr>
                <w:top w:val="nil"/>
                <w:left w:val="nil"/>
                <w:bottom w:val="nil"/>
                <w:right w:val="nil"/>
                <w:between w:val="nil"/>
              </w:pBdr>
              <w:jc w:val="center"/>
              <w:rPr>
                <w:rFonts w:ascii="맑은 고딕" w:eastAsia="맑은 고딕" w:hAnsi="맑은 고딕" w:cs="맑은 고딕"/>
                <w:b/>
              </w:rPr>
            </w:pPr>
            <w:r>
              <w:rPr>
                <w:rFonts w:ascii="맑은 고딕" w:eastAsia="맑은 고딕" w:hAnsi="맑은 고딕" w:cs="맑은 고딕"/>
                <w:b/>
              </w:rPr>
              <w:t>비중</w:t>
            </w:r>
          </w:p>
        </w:tc>
        <w:tc>
          <w:tcPr>
            <w:tcW w:w="915" w:type="dxa"/>
            <w:shd w:val="clear" w:color="auto" w:fill="D9D9D9"/>
            <w:tcMar>
              <w:top w:w="100" w:type="dxa"/>
              <w:left w:w="100" w:type="dxa"/>
              <w:bottom w:w="100" w:type="dxa"/>
              <w:right w:w="100" w:type="dxa"/>
            </w:tcMar>
          </w:tcPr>
          <w:p w14:paraId="72335185" w14:textId="77777777" w:rsidR="00497855" w:rsidRDefault="00497855" w:rsidP="00497855">
            <w:pPr>
              <w:widowControl w:val="0"/>
              <w:pBdr>
                <w:top w:val="nil"/>
                <w:left w:val="nil"/>
                <w:bottom w:val="nil"/>
                <w:right w:val="nil"/>
                <w:between w:val="nil"/>
              </w:pBdr>
              <w:jc w:val="center"/>
              <w:rPr>
                <w:rFonts w:ascii="맑은 고딕" w:eastAsia="맑은 고딕" w:hAnsi="맑은 고딕" w:cs="맑은 고딕"/>
                <w:b/>
              </w:rPr>
            </w:pPr>
            <w:r>
              <w:rPr>
                <w:rFonts w:ascii="맑은 고딕" w:eastAsia="맑은 고딕" w:hAnsi="맑은 고딕" w:cs="맑은 고딕"/>
                <w:b/>
              </w:rPr>
              <w:t>타겟</w:t>
            </w:r>
          </w:p>
        </w:tc>
      </w:tr>
      <w:tr w:rsidR="00497855" w14:paraId="4B035FFF" w14:textId="77777777" w:rsidTr="00497855">
        <w:trPr>
          <w:trHeight w:val="800"/>
        </w:trPr>
        <w:tc>
          <w:tcPr>
            <w:tcW w:w="1065" w:type="dxa"/>
            <w:shd w:val="clear" w:color="auto" w:fill="auto"/>
            <w:tcMar>
              <w:top w:w="100" w:type="dxa"/>
              <w:left w:w="100" w:type="dxa"/>
              <w:bottom w:w="100" w:type="dxa"/>
              <w:right w:w="100" w:type="dxa"/>
            </w:tcMar>
            <w:vAlign w:val="center"/>
          </w:tcPr>
          <w:p w14:paraId="52835184" w14:textId="77777777" w:rsidR="00497855" w:rsidRDefault="00497855" w:rsidP="00497855">
            <w:pPr>
              <w:widowControl w:val="0"/>
              <w:pBdr>
                <w:top w:val="nil"/>
                <w:left w:val="nil"/>
                <w:bottom w:val="nil"/>
                <w:right w:val="nil"/>
                <w:between w:val="nil"/>
              </w:pBdr>
              <w:jc w:val="center"/>
              <w:rPr>
                <w:rFonts w:ascii="맑은 고딕" w:eastAsia="맑은 고딕" w:hAnsi="맑은 고딕" w:cs="맑은 고딕"/>
              </w:rPr>
            </w:pPr>
            <w:r>
              <w:rPr>
                <w:rFonts w:ascii="맑은 고딕" w:eastAsia="맑은 고딕" w:hAnsi="맑은 고딕" w:cs="맑은 고딕"/>
              </w:rPr>
              <w:t>접근성</w:t>
            </w:r>
          </w:p>
        </w:tc>
        <w:tc>
          <w:tcPr>
            <w:tcW w:w="1290" w:type="dxa"/>
            <w:shd w:val="clear" w:color="auto" w:fill="auto"/>
            <w:tcMar>
              <w:top w:w="100" w:type="dxa"/>
              <w:left w:w="100" w:type="dxa"/>
              <w:bottom w:w="100" w:type="dxa"/>
              <w:right w:w="100" w:type="dxa"/>
            </w:tcMar>
            <w:vAlign w:val="center"/>
          </w:tcPr>
          <w:p w14:paraId="12DB287F" w14:textId="77777777" w:rsidR="00497855" w:rsidRDefault="00497855" w:rsidP="00497855">
            <w:pPr>
              <w:widowControl w:val="0"/>
              <w:pBdr>
                <w:top w:val="nil"/>
                <w:left w:val="nil"/>
                <w:bottom w:val="nil"/>
                <w:right w:val="nil"/>
                <w:between w:val="nil"/>
              </w:pBdr>
              <w:jc w:val="center"/>
              <w:rPr>
                <w:rFonts w:ascii="맑은 고딕" w:eastAsia="맑은 고딕" w:hAnsi="맑은 고딕" w:cs="맑은 고딕"/>
              </w:rPr>
            </w:pPr>
            <w:r>
              <w:rPr>
                <w:rFonts w:ascii="맑은 고딕" w:eastAsia="맑은 고딕" w:hAnsi="맑은 고딕" w:cs="맑은 고딕"/>
              </w:rPr>
              <w:t>사용자 접근성</w:t>
            </w:r>
          </w:p>
        </w:tc>
        <w:tc>
          <w:tcPr>
            <w:tcW w:w="3555" w:type="dxa"/>
            <w:shd w:val="clear" w:color="auto" w:fill="auto"/>
            <w:tcMar>
              <w:top w:w="100" w:type="dxa"/>
              <w:left w:w="100" w:type="dxa"/>
              <w:bottom w:w="100" w:type="dxa"/>
              <w:right w:w="100" w:type="dxa"/>
            </w:tcMar>
          </w:tcPr>
          <w:p w14:paraId="7CAD470E"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어플리케이션 실행 시점부터 도움 요청까지의 시간</w:t>
            </w:r>
          </w:p>
        </w:tc>
        <w:tc>
          <w:tcPr>
            <w:tcW w:w="1455" w:type="dxa"/>
            <w:shd w:val="clear" w:color="auto" w:fill="auto"/>
            <w:tcMar>
              <w:top w:w="100" w:type="dxa"/>
              <w:left w:w="100" w:type="dxa"/>
              <w:bottom w:w="100" w:type="dxa"/>
              <w:right w:w="100" w:type="dxa"/>
            </w:tcMar>
          </w:tcPr>
          <w:p w14:paraId="1E8BE9C3"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30s 이내</w:t>
            </w:r>
          </w:p>
        </w:tc>
        <w:tc>
          <w:tcPr>
            <w:tcW w:w="720" w:type="dxa"/>
            <w:shd w:val="clear" w:color="auto" w:fill="auto"/>
            <w:tcMar>
              <w:top w:w="100" w:type="dxa"/>
              <w:left w:w="100" w:type="dxa"/>
              <w:bottom w:w="100" w:type="dxa"/>
              <w:right w:w="100" w:type="dxa"/>
            </w:tcMar>
          </w:tcPr>
          <w:p w14:paraId="7893931C"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25%</w:t>
            </w:r>
          </w:p>
        </w:tc>
        <w:tc>
          <w:tcPr>
            <w:tcW w:w="915" w:type="dxa"/>
            <w:shd w:val="clear" w:color="auto" w:fill="auto"/>
            <w:tcMar>
              <w:top w:w="100" w:type="dxa"/>
              <w:left w:w="100" w:type="dxa"/>
              <w:bottom w:w="100" w:type="dxa"/>
              <w:right w:w="100" w:type="dxa"/>
            </w:tcMar>
          </w:tcPr>
          <w:p w14:paraId="507F9EFE"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개발자</w:t>
            </w:r>
          </w:p>
        </w:tc>
      </w:tr>
      <w:tr w:rsidR="00497855" w14:paraId="66DF3EA6" w14:textId="77777777" w:rsidTr="00497855">
        <w:trPr>
          <w:trHeight w:val="400"/>
        </w:trPr>
        <w:tc>
          <w:tcPr>
            <w:tcW w:w="1065" w:type="dxa"/>
            <w:vMerge w:val="restart"/>
            <w:shd w:val="clear" w:color="auto" w:fill="auto"/>
            <w:tcMar>
              <w:top w:w="100" w:type="dxa"/>
              <w:left w:w="100" w:type="dxa"/>
              <w:bottom w:w="100" w:type="dxa"/>
              <w:right w:w="100" w:type="dxa"/>
            </w:tcMar>
            <w:vAlign w:val="center"/>
          </w:tcPr>
          <w:p w14:paraId="5B869ECA" w14:textId="77777777" w:rsidR="00497855" w:rsidRDefault="00497855" w:rsidP="00497855">
            <w:pPr>
              <w:widowControl w:val="0"/>
              <w:pBdr>
                <w:top w:val="nil"/>
                <w:left w:val="nil"/>
                <w:bottom w:val="nil"/>
                <w:right w:val="nil"/>
                <w:between w:val="nil"/>
              </w:pBdr>
              <w:jc w:val="center"/>
              <w:rPr>
                <w:rFonts w:ascii="맑은 고딕" w:eastAsia="맑은 고딕" w:hAnsi="맑은 고딕" w:cs="맑은 고딕"/>
              </w:rPr>
            </w:pPr>
            <w:r>
              <w:rPr>
                <w:rFonts w:ascii="맑은 고딕" w:eastAsia="맑은 고딕" w:hAnsi="맑은 고딕" w:cs="맑은 고딕"/>
              </w:rPr>
              <w:t xml:space="preserve">호환성 </w:t>
            </w:r>
          </w:p>
        </w:tc>
        <w:tc>
          <w:tcPr>
            <w:tcW w:w="1290" w:type="dxa"/>
            <w:shd w:val="clear" w:color="auto" w:fill="auto"/>
            <w:tcMar>
              <w:top w:w="100" w:type="dxa"/>
              <w:left w:w="100" w:type="dxa"/>
              <w:bottom w:w="100" w:type="dxa"/>
              <w:right w:w="100" w:type="dxa"/>
            </w:tcMar>
            <w:vAlign w:val="center"/>
          </w:tcPr>
          <w:p w14:paraId="56868D77" w14:textId="77777777" w:rsidR="00497855" w:rsidRDefault="00497855" w:rsidP="00497855">
            <w:pPr>
              <w:widowControl w:val="0"/>
              <w:pBdr>
                <w:top w:val="nil"/>
                <w:left w:val="nil"/>
                <w:bottom w:val="nil"/>
                <w:right w:val="nil"/>
                <w:between w:val="nil"/>
              </w:pBdr>
              <w:jc w:val="center"/>
              <w:rPr>
                <w:rFonts w:ascii="맑은 고딕" w:eastAsia="맑은 고딕" w:hAnsi="맑은 고딕" w:cs="맑은 고딕"/>
              </w:rPr>
            </w:pPr>
            <w:r>
              <w:rPr>
                <w:rFonts w:ascii="맑은 고딕" w:eastAsia="맑은 고딕" w:hAnsi="맑은 고딕" w:cs="맑은 고딕"/>
              </w:rPr>
              <w:t>웹 호환성</w:t>
            </w:r>
          </w:p>
        </w:tc>
        <w:tc>
          <w:tcPr>
            <w:tcW w:w="3555" w:type="dxa"/>
            <w:shd w:val="clear" w:color="auto" w:fill="auto"/>
            <w:tcMar>
              <w:top w:w="100" w:type="dxa"/>
              <w:left w:w="100" w:type="dxa"/>
              <w:bottom w:w="100" w:type="dxa"/>
              <w:right w:w="100" w:type="dxa"/>
            </w:tcMar>
          </w:tcPr>
          <w:p w14:paraId="02EDDF28"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지원하는 브라우저 개수</w:t>
            </w:r>
          </w:p>
        </w:tc>
        <w:tc>
          <w:tcPr>
            <w:tcW w:w="1455" w:type="dxa"/>
            <w:shd w:val="clear" w:color="auto" w:fill="auto"/>
            <w:tcMar>
              <w:top w:w="100" w:type="dxa"/>
              <w:left w:w="100" w:type="dxa"/>
              <w:bottom w:w="100" w:type="dxa"/>
              <w:right w:w="100" w:type="dxa"/>
            </w:tcMar>
          </w:tcPr>
          <w:p w14:paraId="7A96BB99"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3개 이상</w:t>
            </w:r>
          </w:p>
        </w:tc>
        <w:tc>
          <w:tcPr>
            <w:tcW w:w="720" w:type="dxa"/>
            <w:shd w:val="clear" w:color="auto" w:fill="auto"/>
            <w:tcMar>
              <w:top w:w="100" w:type="dxa"/>
              <w:left w:w="100" w:type="dxa"/>
              <w:bottom w:w="100" w:type="dxa"/>
              <w:right w:w="100" w:type="dxa"/>
            </w:tcMar>
          </w:tcPr>
          <w:p w14:paraId="03A7D406"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p>
        </w:tc>
        <w:tc>
          <w:tcPr>
            <w:tcW w:w="915" w:type="dxa"/>
            <w:shd w:val="clear" w:color="auto" w:fill="auto"/>
            <w:tcMar>
              <w:top w:w="100" w:type="dxa"/>
              <w:left w:w="100" w:type="dxa"/>
              <w:bottom w:w="100" w:type="dxa"/>
              <w:right w:w="100" w:type="dxa"/>
            </w:tcMar>
          </w:tcPr>
          <w:p w14:paraId="587DA2E6"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p>
        </w:tc>
      </w:tr>
      <w:tr w:rsidR="00497855" w14:paraId="699E496D" w14:textId="77777777" w:rsidTr="00497855">
        <w:trPr>
          <w:trHeight w:val="740"/>
        </w:trPr>
        <w:tc>
          <w:tcPr>
            <w:tcW w:w="1065" w:type="dxa"/>
            <w:vMerge/>
            <w:shd w:val="clear" w:color="auto" w:fill="auto"/>
            <w:tcMar>
              <w:top w:w="100" w:type="dxa"/>
              <w:left w:w="100" w:type="dxa"/>
              <w:bottom w:w="100" w:type="dxa"/>
              <w:right w:w="100" w:type="dxa"/>
            </w:tcMar>
            <w:vAlign w:val="center"/>
          </w:tcPr>
          <w:p w14:paraId="1D735221" w14:textId="77777777" w:rsidR="00497855" w:rsidRDefault="00497855" w:rsidP="00497855">
            <w:pPr>
              <w:widowControl w:val="0"/>
              <w:pBdr>
                <w:top w:val="nil"/>
                <w:left w:val="nil"/>
                <w:bottom w:val="nil"/>
                <w:right w:val="nil"/>
                <w:between w:val="nil"/>
              </w:pBdr>
              <w:jc w:val="center"/>
              <w:rPr>
                <w:rFonts w:ascii="맑은 고딕" w:eastAsia="맑은 고딕" w:hAnsi="맑은 고딕" w:cs="맑은 고딕"/>
              </w:rPr>
            </w:pPr>
          </w:p>
        </w:tc>
        <w:tc>
          <w:tcPr>
            <w:tcW w:w="1290" w:type="dxa"/>
            <w:shd w:val="clear" w:color="auto" w:fill="auto"/>
            <w:tcMar>
              <w:top w:w="100" w:type="dxa"/>
              <w:left w:w="100" w:type="dxa"/>
              <w:bottom w:w="100" w:type="dxa"/>
              <w:right w:w="100" w:type="dxa"/>
            </w:tcMar>
            <w:vAlign w:val="center"/>
          </w:tcPr>
          <w:p w14:paraId="6C227E13" w14:textId="77777777" w:rsidR="00497855" w:rsidRDefault="00497855" w:rsidP="00497855">
            <w:pPr>
              <w:widowControl w:val="0"/>
              <w:pBdr>
                <w:top w:val="nil"/>
                <w:left w:val="nil"/>
                <w:bottom w:val="nil"/>
                <w:right w:val="nil"/>
                <w:between w:val="nil"/>
              </w:pBdr>
              <w:jc w:val="center"/>
              <w:rPr>
                <w:rFonts w:ascii="맑은 고딕" w:eastAsia="맑은 고딕" w:hAnsi="맑은 고딕" w:cs="맑은 고딕"/>
              </w:rPr>
            </w:pPr>
            <w:r>
              <w:rPr>
                <w:rFonts w:ascii="맑은 고딕" w:eastAsia="맑은 고딕" w:hAnsi="맑은 고딕" w:cs="맑은 고딕"/>
              </w:rPr>
              <w:t>어플리케이션 호환성</w:t>
            </w:r>
          </w:p>
        </w:tc>
        <w:tc>
          <w:tcPr>
            <w:tcW w:w="3555" w:type="dxa"/>
            <w:shd w:val="clear" w:color="auto" w:fill="auto"/>
            <w:tcMar>
              <w:top w:w="100" w:type="dxa"/>
              <w:left w:w="100" w:type="dxa"/>
              <w:bottom w:w="100" w:type="dxa"/>
              <w:right w:w="100" w:type="dxa"/>
            </w:tcMar>
          </w:tcPr>
          <w:p w14:paraId="024B80B0"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지원하는 안드로이드 최소 버전</w:t>
            </w:r>
          </w:p>
        </w:tc>
        <w:tc>
          <w:tcPr>
            <w:tcW w:w="1455" w:type="dxa"/>
            <w:shd w:val="clear" w:color="auto" w:fill="auto"/>
            <w:tcMar>
              <w:top w:w="100" w:type="dxa"/>
              <w:left w:w="100" w:type="dxa"/>
              <w:bottom w:w="100" w:type="dxa"/>
              <w:right w:w="100" w:type="dxa"/>
            </w:tcMar>
          </w:tcPr>
          <w:p w14:paraId="25949510"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Jelly bean(Android 4.1) 이상</w:t>
            </w:r>
          </w:p>
        </w:tc>
        <w:tc>
          <w:tcPr>
            <w:tcW w:w="720" w:type="dxa"/>
            <w:shd w:val="clear" w:color="auto" w:fill="auto"/>
            <w:tcMar>
              <w:top w:w="100" w:type="dxa"/>
              <w:left w:w="100" w:type="dxa"/>
              <w:bottom w:w="100" w:type="dxa"/>
              <w:right w:w="100" w:type="dxa"/>
            </w:tcMar>
          </w:tcPr>
          <w:p w14:paraId="50275856"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p>
        </w:tc>
        <w:tc>
          <w:tcPr>
            <w:tcW w:w="915" w:type="dxa"/>
            <w:shd w:val="clear" w:color="auto" w:fill="auto"/>
            <w:tcMar>
              <w:top w:w="100" w:type="dxa"/>
              <w:left w:w="100" w:type="dxa"/>
              <w:bottom w:w="100" w:type="dxa"/>
              <w:right w:w="100" w:type="dxa"/>
            </w:tcMar>
          </w:tcPr>
          <w:p w14:paraId="1074BDB4"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p>
        </w:tc>
      </w:tr>
      <w:tr w:rsidR="00497855" w14:paraId="37E370C0" w14:textId="77777777" w:rsidTr="00497855">
        <w:trPr>
          <w:trHeight w:val="900"/>
        </w:trPr>
        <w:tc>
          <w:tcPr>
            <w:tcW w:w="1065" w:type="dxa"/>
            <w:vMerge w:val="restart"/>
            <w:shd w:val="clear" w:color="auto" w:fill="auto"/>
            <w:tcMar>
              <w:top w:w="100" w:type="dxa"/>
              <w:left w:w="100" w:type="dxa"/>
              <w:bottom w:w="100" w:type="dxa"/>
              <w:right w:w="100" w:type="dxa"/>
            </w:tcMar>
            <w:vAlign w:val="center"/>
          </w:tcPr>
          <w:p w14:paraId="7873CCC9" w14:textId="77777777" w:rsidR="00497855" w:rsidRDefault="00497855" w:rsidP="00497855">
            <w:pPr>
              <w:widowControl w:val="0"/>
              <w:pBdr>
                <w:top w:val="nil"/>
                <w:left w:val="nil"/>
                <w:bottom w:val="nil"/>
                <w:right w:val="nil"/>
                <w:between w:val="nil"/>
              </w:pBdr>
              <w:jc w:val="center"/>
              <w:rPr>
                <w:rFonts w:ascii="맑은 고딕" w:eastAsia="맑은 고딕" w:hAnsi="맑은 고딕" w:cs="맑은 고딕"/>
              </w:rPr>
            </w:pPr>
            <w:r>
              <w:rPr>
                <w:rFonts w:ascii="맑은 고딕" w:eastAsia="맑은 고딕" w:hAnsi="맑은 고딕" w:cs="맑은 고딕"/>
              </w:rPr>
              <w:t>기술개발</w:t>
            </w:r>
          </w:p>
        </w:tc>
        <w:tc>
          <w:tcPr>
            <w:tcW w:w="1290" w:type="dxa"/>
            <w:shd w:val="clear" w:color="auto" w:fill="auto"/>
            <w:tcMar>
              <w:top w:w="100" w:type="dxa"/>
              <w:left w:w="100" w:type="dxa"/>
              <w:bottom w:w="100" w:type="dxa"/>
              <w:right w:w="100" w:type="dxa"/>
            </w:tcMar>
            <w:vAlign w:val="center"/>
          </w:tcPr>
          <w:p w14:paraId="0D843455" w14:textId="77777777" w:rsidR="00497855" w:rsidRDefault="00497855" w:rsidP="00497855">
            <w:pPr>
              <w:widowControl w:val="0"/>
              <w:pBdr>
                <w:top w:val="nil"/>
                <w:left w:val="nil"/>
                <w:bottom w:val="nil"/>
                <w:right w:val="nil"/>
                <w:between w:val="nil"/>
              </w:pBdr>
              <w:jc w:val="center"/>
              <w:rPr>
                <w:rFonts w:ascii="맑은 고딕" w:eastAsia="맑은 고딕" w:hAnsi="맑은 고딕" w:cs="맑은 고딕"/>
              </w:rPr>
            </w:pPr>
            <w:r>
              <w:rPr>
                <w:rFonts w:ascii="맑은 고딕" w:eastAsia="맑은 고딕" w:hAnsi="맑은 고딕" w:cs="맑은 고딕"/>
              </w:rPr>
              <w:t>서버 시간</w:t>
            </w:r>
          </w:p>
        </w:tc>
        <w:tc>
          <w:tcPr>
            <w:tcW w:w="3555" w:type="dxa"/>
            <w:shd w:val="clear" w:color="auto" w:fill="auto"/>
            <w:tcMar>
              <w:top w:w="100" w:type="dxa"/>
              <w:left w:w="100" w:type="dxa"/>
              <w:bottom w:w="100" w:type="dxa"/>
              <w:right w:w="100" w:type="dxa"/>
            </w:tcMar>
          </w:tcPr>
          <w:p w14:paraId="23D8575B"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봉사 지원 시점 부터 해당 도움을 요청한 사람에게 푸시알람이 갈때까지의 시간</w:t>
            </w:r>
          </w:p>
        </w:tc>
        <w:tc>
          <w:tcPr>
            <w:tcW w:w="1455" w:type="dxa"/>
            <w:shd w:val="clear" w:color="auto" w:fill="auto"/>
            <w:tcMar>
              <w:top w:w="100" w:type="dxa"/>
              <w:left w:w="100" w:type="dxa"/>
              <w:bottom w:w="100" w:type="dxa"/>
              <w:right w:w="100" w:type="dxa"/>
            </w:tcMar>
          </w:tcPr>
          <w:p w14:paraId="3D9BF38F"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5s 이내</w:t>
            </w:r>
          </w:p>
        </w:tc>
        <w:tc>
          <w:tcPr>
            <w:tcW w:w="720" w:type="dxa"/>
            <w:shd w:val="clear" w:color="auto" w:fill="auto"/>
            <w:tcMar>
              <w:top w:w="100" w:type="dxa"/>
              <w:left w:w="100" w:type="dxa"/>
              <w:bottom w:w="100" w:type="dxa"/>
              <w:right w:w="100" w:type="dxa"/>
            </w:tcMar>
          </w:tcPr>
          <w:p w14:paraId="22DB82F4"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5%</w:t>
            </w:r>
          </w:p>
        </w:tc>
        <w:tc>
          <w:tcPr>
            <w:tcW w:w="915" w:type="dxa"/>
            <w:shd w:val="clear" w:color="auto" w:fill="auto"/>
            <w:tcMar>
              <w:top w:w="100" w:type="dxa"/>
              <w:left w:w="100" w:type="dxa"/>
              <w:bottom w:w="100" w:type="dxa"/>
              <w:right w:w="100" w:type="dxa"/>
            </w:tcMar>
          </w:tcPr>
          <w:p w14:paraId="5A3B817D"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개발자</w:t>
            </w:r>
          </w:p>
        </w:tc>
      </w:tr>
      <w:tr w:rsidR="00497855" w14:paraId="53495569" w14:textId="77777777" w:rsidTr="00497855">
        <w:trPr>
          <w:trHeight w:val="580"/>
        </w:trPr>
        <w:tc>
          <w:tcPr>
            <w:tcW w:w="1065" w:type="dxa"/>
            <w:vMerge/>
            <w:shd w:val="clear" w:color="auto" w:fill="auto"/>
            <w:tcMar>
              <w:top w:w="100" w:type="dxa"/>
              <w:left w:w="100" w:type="dxa"/>
              <w:bottom w:w="100" w:type="dxa"/>
              <w:right w:w="100" w:type="dxa"/>
            </w:tcMar>
            <w:vAlign w:val="center"/>
          </w:tcPr>
          <w:p w14:paraId="2B695583" w14:textId="77777777" w:rsidR="00497855" w:rsidRDefault="00497855" w:rsidP="00497855">
            <w:pPr>
              <w:widowControl w:val="0"/>
              <w:pBdr>
                <w:top w:val="nil"/>
                <w:left w:val="nil"/>
                <w:bottom w:val="nil"/>
                <w:right w:val="nil"/>
                <w:between w:val="nil"/>
              </w:pBdr>
              <w:jc w:val="center"/>
              <w:rPr>
                <w:rFonts w:ascii="맑은 고딕" w:eastAsia="맑은 고딕" w:hAnsi="맑은 고딕" w:cs="맑은 고딕"/>
              </w:rPr>
            </w:pPr>
          </w:p>
        </w:tc>
        <w:tc>
          <w:tcPr>
            <w:tcW w:w="1290" w:type="dxa"/>
            <w:shd w:val="clear" w:color="auto" w:fill="auto"/>
            <w:tcMar>
              <w:top w:w="100" w:type="dxa"/>
              <w:left w:w="100" w:type="dxa"/>
              <w:bottom w:w="100" w:type="dxa"/>
              <w:right w:w="100" w:type="dxa"/>
            </w:tcMar>
            <w:vAlign w:val="center"/>
          </w:tcPr>
          <w:p w14:paraId="03023B51" w14:textId="77777777" w:rsidR="00497855" w:rsidRDefault="00497855" w:rsidP="00497855">
            <w:pPr>
              <w:widowControl w:val="0"/>
              <w:pBdr>
                <w:top w:val="nil"/>
                <w:left w:val="nil"/>
                <w:bottom w:val="nil"/>
                <w:right w:val="nil"/>
                <w:between w:val="nil"/>
              </w:pBdr>
              <w:jc w:val="center"/>
              <w:rPr>
                <w:rFonts w:ascii="맑은 고딕" w:eastAsia="맑은 고딕" w:hAnsi="맑은 고딕" w:cs="맑은 고딕"/>
              </w:rPr>
            </w:pPr>
            <w:r>
              <w:rPr>
                <w:rFonts w:ascii="맑은 고딕" w:eastAsia="맑은 고딕" w:hAnsi="맑은 고딕" w:cs="맑은 고딕"/>
              </w:rPr>
              <w:t>정확도</w:t>
            </w:r>
          </w:p>
        </w:tc>
        <w:tc>
          <w:tcPr>
            <w:tcW w:w="3555" w:type="dxa"/>
            <w:shd w:val="clear" w:color="auto" w:fill="auto"/>
            <w:tcMar>
              <w:top w:w="100" w:type="dxa"/>
              <w:left w:w="100" w:type="dxa"/>
              <w:bottom w:w="100" w:type="dxa"/>
              <w:right w:w="100" w:type="dxa"/>
            </w:tcMar>
          </w:tcPr>
          <w:p w14:paraId="07AA32CC" w14:textId="77777777" w:rsidR="00497855" w:rsidRDefault="00497855" w:rsidP="00497855">
            <w:pPr>
              <w:widowControl w:val="0"/>
              <w:jc w:val="center"/>
              <w:rPr>
                <w:rFonts w:ascii="맑은 고딕" w:eastAsia="맑은 고딕" w:hAnsi="맑은 고딕" w:cs="맑은 고딕"/>
              </w:rPr>
            </w:pPr>
            <w:r>
              <w:rPr>
                <w:rFonts w:ascii="맑은 고딕" w:eastAsia="맑은 고딕" w:hAnsi="맑은 고딕" w:cs="맑은 고딕"/>
              </w:rPr>
              <w:t>구글 지도 상 정확한 위치에 주변 가능 봉사처 로딩</w:t>
            </w:r>
          </w:p>
        </w:tc>
        <w:tc>
          <w:tcPr>
            <w:tcW w:w="1455" w:type="dxa"/>
            <w:shd w:val="clear" w:color="auto" w:fill="auto"/>
            <w:tcMar>
              <w:top w:w="100" w:type="dxa"/>
              <w:left w:w="100" w:type="dxa"/>
              <w:bottom w:w="100" w:type="dxa"/>
              <w:right w:w="100" w:type="dxa"/>
            </w:tcMar>
          </w:tcPr>
          <w:p w14:paraId="276B8192"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오차범위 100m 이내</w:t>
            </w:r>
          </w:p>
        </w:tc>
        <w:tc>
          <w:tcPr>
            <w:tcW w:w="720" w:type="dxa"/>
            <w:shd w:val="clear" w:color="auto" w:fill="auto"/>
            <w:tcMar>
              <w:top w:w="100" w:type="dxa"/>
              <w:left w:w="100" w:type="dxa"/>
              <w:bottom w:w="100" w:type="dxa"/>
              <w:right w:w="100" w:type="dxa"/>
            </w:tcMar>
          </w:tcPr>
          <w:p w14:paraId="6256971E"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10%</w:t>
            </w:r>
          </w:p>
        </w:tc>
        <w:tc>
          <w:tcPr>
            <w:tcW w:w="915" w:type="dxa"/>
            <w:shd w:val="clear" w:color="auto" w:fill="auto"/>
            <w:tcMar>
              <w:top w:w="100" w:type="dxa"/>
              <w:left w:w="100" w:type="dxa"/>
              <w:bottom w:w="100" w:type="dxa"/>
              <w:right w:w="100" w:type="dxa"/>
            </w:tcMar>
          </w:tcPr>
          <w:p w14:paraId="2EF049BB"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개발자, 사용자</w:t>
            </w:r>
          </w:p>
        </w:tc>
      </w:tr>
      <w:tr w:rsidR="00497855" w14:paraId="5438DEA0" w14:textId="77777777" w:rsidTr="00497855">
        <w:trPr>
          <w:trHeight w:val="400"/>
        </w:trPr>
        <w:tc>
          <w:tcPr>
            <w:tcW w:w="1065" w:type="dxa"/>
            <w:vMerge w:val="restart"/>
            <w:shd w:val="clear" w:color="auto" w:fill="auto"/>
            <w:tcMar>
              <w:top w:w="100" w:type="dxa"/>
              <w:left w:w="100" w:type="dxa"/>
              <w:bottom w:w="100" w:type="dxa"/>
              <w:right w:w="100" w:type="dxa"/>
            </w:tcMar>
            <w:vAlign w:val="center"/>
          </w:tcPr>
          <w:p w14:paraId="3F5E8C1D" w14:textId="77777777" w:rsidR="00497855" w:rsidRDefault="00497855" w:rsidP="00497855">
            <w:pPr>
              <w:widowControl w:val="0"/>
              <w:pBdr>
                <w:top w:val="nil"/>
                <w:left w:val="nil"/>
                <w:bottom w:val="nil"/>
                <w:right w:val="nil"/>
                <w:between w:val="nil"/>
              </w:pBdr>
              <w:jc w:val="center"/>
              <w:rPr>
                <w:rFonts w:ascii="맑은 고딕" w:eastAsia="맑은 고딕" w:hAnsi="맑은 고딕" w:cs="맑은 고딕"/>
              </w:rPr>
            </w:pPr>
            <w:r>
              <w:rPr>
                <w:rFonts w:ascii="맑은 고딕" w:eastAsia="맑은 고딕" w:hAnsi="맑은 고딕" w:cs="맑은 고딕"/>
              </w:rPr>
              <w:t>만족도</w:t>
            </w:r>
          </w:p>
        </w:tc>
        <w:tc>
          <w:tcPr>
            <w:tcW w:w="1290" w:type="dxa"/>
            <w:shd w:val="clear" w:color="auto" w:fill="auto"/>
            <w:tcMar>
              <w:top w:w="100" w:type="dxa"/>
              <w:left w:w="100" w:type="dxa"/>
              <w:bottom w:w="100" w:type="dxa"/>
              <w:right w:w="100" w:type="dxa"/>
            </w:tcMar>
            <w:vAlign w:val="center"/>
          </w:tcPr>
          <w:p w14:paraId="29320EC0" w14:textId="77777777" w:rsidR="00497855" w:rsidRDefault="00497855" w:rsidP="00497855">
            <w:pPr>
              <w:widowControl w:val="0"/>
              <w:pBdr>
                <w:top w:val="nil"/>
                <w:left w:val="nil"/>
                <w:bottom w:val="nil"/>
                <w:right w:val="nil"/>
                <w:between w:val="nil"/>
              </w:pBdr>
              <w:jc w:val="center"/>
              <w:rPr>
                <w:rFonts w:ascii="맑은 고딕" w:eastAsia="맑은 고딕" w:hAnsi="맑은 고딕" w:cs="맑은 고딕"/>
              </w:rPr>
            </w:pPr>
            <w:r>
              <w:rPr>
                <w:rFonts w:ascii="맑은 고딕" w:eastAsia="맑은 고딕" w:hAnsi="맑은 고딕" w:cs="맑은 고딕"/>
              </w:rPr>
              <w:t>사용자 만족도</w:t>
            </w:r>
          </w:p>
        </w:tc>
        <w:tc>
          <w:tcPr>
            <w:tcW w:w="3555" w:type="dxa"/>
            <w:shd w:val="clear" w:color="auto" w:fill="auto"/>
            <w:tcMar>
              <w:top w:w="100" w:type="dxa"/>
              <w:left w:w="100" w:type="dxa"/>
              <w:bottom w:w="100" w:type="dxa"/>
              <w:right w:w="100" w:type="dxa"/>
            </w:tcMar>
          </w:tcPr>
          <w:p w14:paraId="006CA9E8"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서비스 출시 후 설문을 통한 사용자들의 만족도 측정</w:t>
            </w:r>
          </w:p>
        </w:tc>
        <w:tc>
          <w:tcPr>
            <w:tcW w:w="1455" w:type="dxa"/>
            <w:shd w:val="clear" w:color="auto" w:fill="auto"/>
            <w:tcMar>
              <w:top w:w="100" w:type="dxa"/>
              <w:left w:w="100" w:type="dxa"/>
              <w:bottom w:w="100" w:type="dxa"/>
              <w:right w:w="100" w:type="dxa"/>
            </w:tcMar>
          </w:tcPr>
          <w:p w14:paraId="63BEC7B3"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70% 이상</w:t>
            </w:r>
          </w:p>
        </w:tc>
        <w:tc>
          <w:tcPr>
            <w:tcW w:w="720" w:type="dxa"/>
            <w:shd w:val="clear" w:color="auto" w:fill="auto"/>
            <w:tcMar>
              <w:top w:w="100" w:type="dxa"/>
              <w:left w:w="100" w:type="dxa"/>
              <w:bottom w:w="100" w:type="dxa"/>
              <w:right w:w="100" w:type="dxa"/>
            </w:tcMar>
          </w:tcPr>
          <w:p w14:paraId="2900147E"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50%</w:t>
            </w:r>
          </w:p>
        </w:tc>
        <w:tc>
          <w:tcPr>
            <w:tcW w:w="915" w:type="dxa"/>
            <w:shd w:val="clear" w:color="auto" w:fill="auto"/>
            <w:tcMar>
              <w:top w:w="100" w:type="dxa"/>
              <w:left w:w="100" w:type="dxa"/>
              <w:bottom w:w="100" w:type="dxa"/>
              <w:right w:w="100" w:type="dxa"/>
            </w:tcMar>
          </w:tcPr>
          <w:p w14:paraId="031EEB63"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사용자</w:t>
            </w:r>
          </w:p>
        </w:tc>
      </w:tr>
      <w:tr w:rsidR="00497855" w14:paraId="0D72E87E" w14:textId="77777777" w:rsidTr="00497855">
        <w:trPr>
          <w:trHeight w:val="400"/>
        </w:trPr>
        <w:tc>
          <w:tcPr>
            <w:tcW w:w="1065" w:type="dxa"/>
            <w:vMerge/>
            <w:shd w:val="clear" w:color="auto" w:fill="auto"/>
            <w:tcMar>
              <w:top w:w="100" w:type="dxa"/>
              <w:left w:w="100" w:type="dxa"/>
              <w:bottom w:w="100" w:type="dxa"/>
              <w:right w:w="100" w:type="dxa"/>
            </w:tcMar>
            <w:vAlign w:val="center"/>
          </w:tcPr>
          <w:p w14:paraId="24C179AB" w14:textId="77777777" w:rsidR="00497855" w:rsidRDefault="00497855" w:rsidP="00497855">
            <w:pPr>
              <w:widowControl w:val="0"/>
              <w:pBdr>
                <w:top w:val="nil"/>
                <w:left w:val="nil"/>
                <w:bottom w:val="nil"/>
                <w:right w:val="nil"/>
                <w:between w:val="nil"/>
              </w:pBdr>
              <w:jc w:val="center"/>
              <w:rPr>
                <w:rFonts w:ascii="맑은 고딕" w:eastAsia="맑은 고딕" w:hAnsi="맑은 고딕" w:cs="맑은 고딕"/>
              </w:rPr>
            </w:pPr>
          </w:p>
        </w:tc>
        <w:tc>
          <w:tcPr>
            <w:tcW w:w="1290" w:type="dxa"/>
            <w:shd w:val="clear" w:color="auto" w:fill="auto"/>
            <w:tcMar>
              <w:top w:w="100" w:type="dxa"/>
              <w:left w:w="100" w:type="dxa"/>
              <w:bottom w:w="100" w:type="dxa"/>
              <w:right w:w="100" w:type="dxa"/>
            </w:tcMar>
            <w:vAlign w:val="center"/>
          </w:tcPr>
          <w:p w14:paraId="2D6561ED" w14:textId="77777777" w:rsidR="00497855" w:rsidRDefault="00497855" w:rsidP="00497855">
            <w:pPr>
              <w:widowControl w:val="0"/>
              <w:pBdr>
                <w:top w:val="nil"/>
                <w:left w:val="nil"/>
                <w:bottom w:val="nil"/>
                <w:right w:val="nil"/>
                <w:between w:val="nil"/>
              </w:pBdr>
              <w:jc w:val="center"/>
              <w:rPr>
                <w:rFonts w:ascii="맑은 고딕" w:eastAsia="맑은 고딕" w:hAnsi="맑은 고딕" w:cs="맑은 고딕"/>
              </w:rPr>
            </w:pPr>
            <w:r>
              <w:rPr>
                <w:rFonts w:ascii="맑은 고딕" w:eastAsia="맑은 고딕" w:hAnsi="맑은 고딕" w:cs="맑은 고딕"/>
              </w:rPr>
              <w:t>검색 만족도</w:t>
            </w:r>
          </w:p>
        </w:tc>
        <w:tc>
          <w:tcPr>
            <w:tcW w:w="3555" w:type="dxa"/>
            <w:shd w:val="clear" w:color="auto" w:fill="auto"/>
            <w:tcMar>
              <w:top w:w="100" w:type="dxa"/>
              <w:left w:w="100" w:type="dxa"/>
              <w:bottom w:w="100" w:type="dxa"/>
              <w:right w:w="100" w:type="dxa"/>
            </w:tcMar>
          </w:tcPr>
          <w:p w14:paraId="256A7B8B"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맞춤 검색을 통한 상대방 검색 시 사용자 조건에 부합한 결과인지 측정</w:t>
            </w:r>
          </w:p>
        </w:tc>
        <w:tc>
          <w:tcPr>
            <w:tcW w:w="1455" w:type="dxa"/>
            <w:shd w:val="clear" w:color="auto" w:fill="auto"/>
            <w:tcMar>
              <w:top w:w="100" w:type="dxa"/>
              <w:left w:w="100" w:type="dxa"/>
              <w:bottom w:w="100" w:type="dxa"/>
              <w:right w:w="100" w:type="dxa"/>
            </w:tcMar>
          </w:tcPr>
          <w:p w14:paraId="0112510D"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50% 이상</w:t>
            </w:r>
          </w:p>
        </w:tc>
        <w:tc>
          <w:tcPr>
            <w:tcW w:w="720" w:type="dxa"/>
            <w:shd w:val="clear" w:color="auto" w:fill="auto"/>
            <w:tcMar>
              <w:top w:w="100" w:type="dxa"/>
              <w:left w:w="100" w:type="dxa"/>
              <w:bottom w:w="100" w:type="dxa"/>
              <w:right w:w="100" w:type="dxa"/>
            </w:tcMar>
          </w:tcPr>
          <w:p w14:paraId="36BC1320"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10%</w:t>
            </w:r>
          </w:p>
        </w:tc>
        <w:tc>
          <w:tcPr>
            <w:tcW w:w="915" w:type="dxa"/>
            <w:shd w:val="clear" w:color="auto" w:fill="auto"/>
            <w:tcMar>
              <w:top w:w="100" w:type="dxa"/>
              <w:left w:w="100" w:type="dxa"/>
              <w:bottom w:w="100" w:type="dxa"/>
              <w:right w:w="100" w:type="dxa"/>
            </w:tcMar>
          </w:tcPr>
          <w:p w14:paraId="68367D54"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사용자</w:t>
            </w:r>
          </w:p>
        </w:tc>
      </w:tr>
      <w:tr w:rsidR="00497855" w14:paraId="604D8956" w14:textId="77777777" w:rsidTr="00497855">
        <w:tc>
          <w:tcPr>
            <w:tcW w:w="1065" w:type="dxa"/>
            <w:shd w:val="clear" w:color="auto" w:fill="auto"/>
            <w:tcMar>
              <w:top w:w="100" w:type="dxa"/>
              <w:left w:w="100" w:type="dxa"/>
              <w:bottom w:w="100" w:type="dxa"/>
              <w:right w:w="100" w:type="dxa"/>
            </w:tcMar>
            <w:vAlign w:val="center"/>
          </w:tcPr>
          <w:p w14:paraId="0C4DEF9C" w14:textId="77777777" w:rsidR="00497855" w:rsidRDefault="00497855" w:rsidP="00497855">
            <w:pPr>
              <w:widowControl w:val="0"/>
              <w:pBdr>
                <w:top w:val="nil"/>
                <w:left w:val="nil"/>
                <w:bottom w:val="nil"/>
                <w:right w:val="nil"/>
                <w:between w:val="nil"/>
              </w:pBdr>
              <w:jc w:val="center"/>
              <w:rPr>
                <w:rFonts w:ascii="맑은 고딕" w:eastAsia="맑은 고딕" w:hAnsi="맑은 고딕" w:cs="맑은 고딕"/>
              </w:rPr>
            </w:pPr>
            <w:r>
              <w:rPr>
                <w:rFonts w:ascii="맑은 고딕" w:eastAsia="맑은 고딕" w:hAnsi="맑은 고딕" w:cs="맑은 고딕"/>
              </w:rPr>
              <w:t>향후 확장</w:t>
            </w:r>
          </w:p>
        </w:tc>
        <w:tc>
          <w:tcPr>
            <w:tcW w:w="1290" w:type="dxa"/>
            <w:shd w:val="clear" w:color="auto" w:fill="auto"/>
            <w:tcMar>
              <w:top w:w="100" w:type="dxa"/>
              <w:left w:w="100" w:type="dxa"/>
              <w:bottom w:w="100" w:type="dxa"/>
              <w:right w:w="100" w:type="dxa"/>
            </w:tcMar>
            <w:vAlign w:val="center"/>
          </w:tcPr>
          <w:p w14:paraId="24EDF23D" w14:textId="77777777" w:rsidR="00497855" w:rsidRDefault="00497855" w:rsidP="00497855">
            <w:pPr>
              <w:widowControl w:val="0"/>
              <w:pBdr>
                <w:top w:val="nil"/>
                <w:left w:val="nil"/>
                <w:bottom w:val="nil"/>
                <w:right w:val="nil"/>
                <w:between w:val="nil"/>
              </w:pBdr>
              <w:jc w:val="center"/>
              <w:rPr>
                <w:rFonts w:ascii="맑은 고딕" w:eastAsia="맑은 고딕" w:hAnsi="맑은 고딕" w:cs="맑은 고딕"/>
              </w:rPr>
            </w:pPr>
            <w:r>
              <w:rPr>
                <w:rFonts w:ascii="맑은 고딕" w:eastAsia="맑은 고딕" w:hAnsi="맑은 고딕" w:cs="맑은 고딕"/>
              </w:rPr>
              <w:t>국가 기관의 협력</w:t>
            </w:r>
          </w:p>
        </w:tc>
        <w:tc>
          <w:tcPr>
            <w:tcW w:w="3555" w:type="dxa"/>
            <w:shd w:val="clear" w:color="auto" w:fill="auto"/>
            <w:tcMar>
              <w:top w:w="100" w:type="dxa"/>
              <w:left w:w="100" w:type="dxa"/>
              <w:bottom w:w="100" w:type="dxa"/>
              <w:right w:w="100" w:type="dxa"/>
            </w:tcMar>
          </w:tcPr>
          <w:p w14:paraId="5772DB56"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 xml:space="preserve">국가 복지 기관과 협력하여 실제 국가가 인정하는 사회 봉사시간 제공  </w:t>
            </w:r>
          </w:p>
        </w:tc>
        <w:tc>
          <w:tcPr>
            <w:tcW w:w="1455" w:type="dxa"/>
            <w:shd w:val="clear" w:color="auto" w:fill="auto"/>
            <w:tcMar>
              <w:top w:w="100" w:type="dxa"/>
              <w:left w:w="100" w:type="dxa"/>
              <w:bottom w:w="100" w:type="dxa"/>
              <w:right w:w="100" w:type="dxa"/>
            </w:tcMar>
          </w:tcPr>
          <w:p w14:paraId="6C554F87"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국가 복지 기관의 승인</w:t>
            </w:r>
          </w:p>
        </w:tc>
        <w:tc>
          <w:tcPr>
            <w:tcW w:w="720" w:type="dxa"/>
            <w:shd w:val="clear" w:color="auto" w:fill="auto"/>
            <w:tcMar>
              <w:top w:w="100" w:type="dxa"/>
              <w:left w:w="100" w:type="dxa"/>
              <w:bottom w:w="100" w:type="dxa"/>
              <w:right w:w="100" w:type="dxa"/>
            </w:tcMar>
          </w:tcPr>
          <w:p w14:paraId="1FD8CD5B"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10%</w:t>
            </w:r>
          </w:p>
        </w:tc>
        <w:tc>
          <w:tcPr>
            <w:tcW w:w="915" w:type="dxa"/>
            <w:shd w:val="clear" w:color="auto" w:fill="auto"/>
            <w:tcMar>
              <w:top w:w="100" w:type="dxa"/>
              <w:left w:w="100" w:type="dxa"/>
              <w:bottom w:w="100" w:type="dxa"/>
              <w:right w:w="100" w:type="dxa"/>
            </w:tcMar>
          </w:tcPr>
          <w:p w14:paraId="5B4AD155"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개발자</w:t>
            </w:r>
          </w:p>
        </w:tc>
      </w:tr>
    </w:tbl>
    <w:p w14:paraId="199A91D2" w14:textId="73C3C36B" w:rsidR="00497855" w:rsidRDefault="00497855" w:rsidP="00497855">
      <w:pPr>
        <w:spacing w:line="360" w:lineRule="auto"/>
        <w:jc w:val="both"/>
        <w:rPr>
          <w:ins w:id="2499" w:author="고광표" w:date="2018-04-19T19:03:00Z"/>
          <w:rFonts w:ascii="맑은 고딕" w:eastAsia="맑은 고딕" w:hAnsi="맑은 고딕" w:cs="맑은 고딕"/>
        </w:rPr>
      </w:pPr>
    </w:p>
    <w:p w14:paraId="382CCB8B" w14:textId="29896E16" w:rsidR="004C1550" w:rsidRDefault="004C1550" w:rsidP="00497855">
      <w:pPr>
        <w:spacing w:line="360" w:lineRule="auto"/>
        <w:jc w:val="both"/>
        <w:rPr>
          <w:ins w:id="2500" w:author="고광표" w:date="2018-04-19T19:03:00Z"/>
          <w:rFonts w:ascii="맑은 고딕" w:eastAsia="맑은 고딕" w:hAnsi="맑은 고딕" w:cs="맑은 고딕"/>
        </w:rPr>
      </w:pPr>
    </w:p>
    <w:p w14:paraId="18510CA0" w14:textId="785E064D" w:rsidR="004C1550" w:rsidRDefault="004C1550" w:rsidP="00497855">
      <w:pPr>
        <w:spacing w:line="360" w:lineRule="auto"/>
        <w:jc w:val="both"/>
        <w:rPr>
          <w:ins w:id="2501" w:author="고광표" w:date="2018-04-19T19:03:00Z"/>
          <w:rFonts w:ascii="맑은 고딕" w:eastAsia="맑은 고딕" w:hAnsi="맑은 고딕" w:cs="맑은 고딕"/>
        </w:rPr>
      </w:pPr>
    </w:p>
    <w:p w14:paraId="4A24B04F" w14:textId="7C8C95BF" w:rsidR="004C1550" w:rsidRDefault="004C1550" w:rsidP="00497855">
      <w:pPr>
        <w:spacing w:line="360" w:lineRule="auto"/>
        <w:jc w:val="both"/>
        <w:rPr>
          <w:ins w:id="2502" w:author="고광표" w:date="2018-04-19T19:03:00Z"/>
          <w:rFonts w:ascii="맑은 고딕" w:eastAsia="맑은 고딕" w:hAnsi="맑은 고딕" w:cs="맑은 고딕"/>
        </w:rPr>
      </w:pPr>
    </w:p>
    <w:p w14:paraId="3859B26E" w14:textId="641EEB1E" w:rsidR="004C1550" w:rsidRDefault="004C1550" w:rsidP="00497855">
      <w:pPr>
        <w:spacing w:line="360" w:lineRule="auto"/>
        <w:jc w:val="both"/>
        <w:rPr>
          <w:ins w:id="2503" w:author="고광표" w:date="2018-04-19T19:03:00Z"/>
          <w:rFonts w:ascii="맑은 고딕" w:eastAsia="맑은 고딕" w:hAnsi="맑은 고딕" w:cs="맑은 고딕"/>
        </w:rPr>
      </w:pPr>
    </w:p>
    <w:p w14:paraId="112ED0D7" w14:textId="4C0E9402" w:rsidR="004C1550" w:rsidRDefault="004C1550" w:rsidP="00497855">
      <w:pPr>
        <w:spacing w:line="360" w:lineRule="auto"/>
        <w:jc w:val="both"/>
        <w:rPr>
          <w:ins w:id="2504" w:author="고광표" w:date="2018-04-19T19:03:00Z"/>
          <w:rFonts w:ascii="맑은 고딕" w:eastAsia="맑은 고딕" w:hAnsi="맑은 고딕" w:cs="맑은 고딕"/>
        </w:rPr>
      </w:pPr>
    </w:p>
    <w:p w14:paraId="6650EAA3" w14:textId="49466E38" w:rsidR="004C1550" w:rsidRDefault="004C1550" w:rsidP="00497855">
      <w:pPr>
        <w:spacing w:line="360" w:lineRule="auto"/>
        <w:jc w:val="both"/>
        <w:rPr>
          <w:ins w:id="2505" w:author="고광표" w:date="2018-04-19T19:03:00Z"/>
          <w:rFonts w:ascii="맑은 고딕" w:eastAsia="맑은 고딕" w:hAnsi="맑은 고딕" w:cs="맑은 고딕"/>
        </w:rPr>
      </w:pPr>
    </w:p>
    <w:p w14:paraId="2DFF2F9D" w14:textId="31D268A3" w:rsidR="004C1550" w:rsidRDefault="004C1550" w:rsidP="00497855">
      <w:pPr>
        <w:spacing w:line="360" w:lineRule="auto"/>
        <w:jc w:val="both"/>
        <w:rPr>
          <w:ins w:id="2506" w:author="고광표" w:date="2018-04-19T19:03:00Z"/>
          <w:rFonts w:ascii="맑은 고딕" w:eastAsia="맑은 고딕" w:hAnsi="맑은 고딕" w:cs="맑은 고딕"/>
        </w:rPr>
      </w:pPr>
    </w:p>
    <w:p w14:paraId="7004FD71" w14:textId="0A7BDC27" w:rsidR="004C1550" w:rsidRDefault="004C1550" w:rsidP="00497855">
      <w:pPr>
        <w:spacing w:line="360" w:lineRule="auto"/>
        <w:jc w:val="both"/>
        <w:rPr>
          <w:ins w:id="2507" w:author="고광표" w:date="2018-04-19T19:03:00Z"/>
          <w:rFonts w:ascii="맑은 고딕" w:eastAsia="맑은 고딕" w:hAnsi="맑은 고딕" w:cs="맑은 고딕"/>
        </w:rPr>
      </w:pPr>
    </w:p>
    <w:p w14:paraId="4CB980A2" w14:textId="0388B719" w:rsidR="004C1550" w:rsidRDefault="004C1550" w:rsidP="00497855">
      <w:pPr>
        <w:spacing w:line="360" w:lineRule="auto"/>
        <w:jc w:val="both"/>
        <w:rPr>
          <w:ins w:id="2508" w:author="고광표" w:date="2018-04-19T19:03:00Z"/>
          <w:rFonts w:ascii="맑은 고딕" w:eastAsia="맑은 고딕" w:hAnsi="맑은 고딕" w:cs="맑은 고딕"/>
        </w:rPr>
      </w:pPr>
    </w:p>
    <w:p w14:paraId="2EE4F14E" w14:textId="200A1228" w:rsidR="004C1550" w:rsidRDefault="004C1550" w:rsidP="00497855">
      <w:pPr>
        <w:spacing w:line="360" w:lineRule="auto"/>
        <w:jc w:val="both"/>
        <w:rPr>
          <w:ins w:id="2509" w:author="고광표" w:date="2018-04-19T19:03:00Z"/>
          <w:rFonts w:ascii="맑은 고딕" w:eastAsia="맑은 고딕" w:hAnsi="맑은 고딕" w:cs="맑은 고딕"/>
        </w:rPr>
      </w:pPr>
    </w:p>
    <w:p w14:paraId="3D6753AF" w14:textId="40024188" w:rsidR="004C1550" w:rsidRDefault="004C1550" w:rsidP="00497855">
      <w:pPr>
        <w:spacing w:line="360" w:lineRule="auto"/>
        <w:jc w:val="both"/>
        <w:rPr>
          <w:ins w:id="2510" w:author="고광표" w:date="2018-04-19T19:03:00Z"/>
          <w:rFonts w:ascii="맑은 고딕" w:eastAsia="맑은 고딕" w:hAnsi="맑은 고딕" w:cs="맑은 고딕"/>
        </w:rPr>
      </w:pPr>
    </w:p>
    <w:p w14:paraId="3198D9E5" w14:textId="77777777" w:rsidR="004C1550" w:rsidRDefault="004C1550" w:rsidP="00497855">
      <w:pPr>
        <w:spacing w:line="360" w:lineRule="auto"/>
        <w:jc w:val="both"/>
        <w:rPr>
          <w:rFonts w:ascii="맑은 고딕" w:eastAsia="맑은 고딕" w:hAnsi="맑은 고딕" w:cs="맑은 고딕"/>
        </w:rPr>
      </w:pPr>
    </w:p>
    <w:p w14:paraId="59D8D624" w14:textId="52ADD4CD" w:rsidR="00497855" w:rsidRDefault="00497855" w:rsidP="00497855">
      <w:pPr>
        <w:pStyle w:val="20"/>
      </w:pPr>
      <w:r>
        <w:lastRenderedPageBreak/>
        <w:t xml:space="preserve"> </w:t>
      </w:r>
      <w:bookmarkStart w:id="2511" w:name="_Toc512193199"/>
      <w:ins w:id="2512" w:author=" " w:date="2018-04-22T20:42:00Z">
        <w:r w:rsidR="00597193">
          <w:t>4</w:t>
        </w:r>
      </w:ins>
      <w:del w:id="2513" w:author=" " w:date="2018-04-22T20:42:00Z">
        <w:r w:rsidDel="00597193">
          <w:delText>6</w:delText>
        </w:r>
      </w:del>
      <w:r>
        <w:t>.2 데모 시나리오</w:t>
      </w:r>
      <w:bookmarkEnd w:id="2511"/>
    </w:p>
    <w:p w14:paraId="6E9C0D66" w14:textId="71C9A3DF" w:rsidR="00497855" w:rsidRDefault="00597193" w:rsidP="00497855">
      <w:pPr>
        <w:pStyle w:val="30"/>
      </w:pPr>
      <w:bookmarkStart w:id="2514" w:name="_Toc512193200"/>
      <w:ins w:id="2515" w:author=" " w:date="2018-04-22T20:42:00Z">
        <w:r>
          <w:t>4</w:t>
        </w:r>
      </w:ins>
      <w:del w:id="2516" w:author=" " w:date="2018-04-22T20:42:00Z">
        <w:r w:rsidR="00497855" w:rsidDel="00597193">
          <w:delText>6</w:delText>
        </w:r>
      </w:del>
      <w:r w:rsidR="00497855">
        <w:t>.2.1 데모 시나리오 1</w:t>
      </w:r>
      <w:bookmarkEnd w:id="2514"/>
    </w:p>
    <w:p w14:paraId="73BAF897" w14:textId="77777777" w:rsidR="00497855" w:rsidRDefault="00497855" w:rsidP="00497855">
      <w:pPr>
        <w:spacing w:line="360" w:lineRule="auto"/>
        <w:jc w:val="both"/>
        <w:rPr>
          <w:rFonts w:ascii="맑은 고딕" w:eastAsia="맑은 고딕" w:hAnsi="맑은 고딕" w:cs="맑은 고딕"/>
          <w:sz w:val="24"/>
          <w:szCs w:val="24"/>
        </w:rPr>
      </w:pPr>
    </w:p>
    <w:p w14:paraId="3396AE29" w14:textId="77777777" w:rsidR="00167622" w:rsidRDefault="00497855">
      <w:pPr>
        <w:keepNext/>
        <w:spacing w:line="360" w:lineRule="auto"/>
        <w:jc w:val="center"/>
        <w:rPr>
          <w:ins w:id="2517" w:author="고광표" w:date="2018-04-17T03:45:00Z"/>
        </w:rPr>
        <w:pPrChange w:id="2518" w:author="고광표" w:date="2018-04-17T03:45:00Z">
          <w:pPr>
            <w:spacing w:line="360" w:lineRule="auto"/>
            <w:jc w:val="both"/>
          </w:pPr>
        </w:pPrChange>
      </w:pPr>
      <w:r>
        <w:rPr>
          <w:rFonts w:ascii="맑은 고딕" w:eastAsia="맑은 고딕" w:hAnsi="맑은 고딕" w:cs="맑은 고딕"/>
          <w:b/>
          <w:noProof/>
          <w:color w:val="FF0000"/>
          <w:sz w:val="24"/>
          <w:szCs w:val="24"/>
        </w:rPr>
        <w:drawing>
          <wp:inline distT="114300" distB="114300" distL="114300" distR="114300" wp14:anchorId="2018A06E" wp14:editId="6BCF67F0">
            <wp:extent cx="5734050" cy="3365500"/>
            <wp:effectExtent l="0" t="0" r="0" b="0"/>
            <wp:docPr id="2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1"/>
                    <a:srcRect/>
                    <a:stretch>
                      <a:fillRect/>
                    </a:stretch>
                  </pic:blipFill>
                  <pic:spPr>
                    <a:xfrm>
                      <a:off x="0" y="0"/>
                      <a:ext cx="5734050" cy="3365500"/>
                    </a:xfrm>
                    <a:prstGeom prst="rect">
                      <a:avLst/>
                    </a:prstGeom>
                    <a:ln/>
                  </pic:spPr>
                </pic:pic>
              </a:graphicData>
            </a:graphic>
          </wp:inline>
        </w:drawing>
      </w:r>
    </w:p>
    <w:p w14:paraId="66DFA07B" w14:textId="7FF2F67A" w:rsidR="00497855" w:rsidRDefault="00167622">
      <w:pPr>
        <w:pStyle w:val="aa"/>
        <w:jc w:val="center"/>
        <w:rPr>
          <w:rFonts w:ascii="맑은 고딕" w:eastAsia="맑은 고딕" w:hAnsi="맑은 고딕" w:cs="맑은 고딕"/>
          <w:color w:val="FF0000"/>
          <w:sz w:val="24"/>
          <w:szCs w:val="24"/>
        </w:rPr>
        <w:pPrChange w:id="2519" w:author="고광표" w:date="2018-04-17T03:45:00Z">
          <w:pPr>
            <w:spacing w:line="360" w:lineRule="auto"/>
            <w:jc w:val="both"/>
          </w:pPr>
        </w:pPrChange>
      </w:pPr>
      <w:bookmarkStart w:id="2520" w:name="_Toc512193233"/>
      <w:ins w:id="2521" w:author="고광표" w:date="2018-04-17T03:45:00Z">
        <w:r>
          <w:t xml:space="preserve">그림 </w:t>
        </w:r>
        <w:r>
          <w:fldChar w:fldCharType="begin"/>
        </w:r>
        <w:r>
          <w:instrText xml:space="preserve"> SEQ 그림 \* ARABIC </w:instrText>
        </w:r>
      </w:ins>
      <w:r>
        <w:fldChar w:fldCharType="separate"/>
      </w:r>
      <w:ins w:id="2522" w:author="고광표" w:date="2018-04-19T19:08:00Z">
        <w:r w:rsidR="004E1911">
          <w:rPr>
            <w:noProof/>
          </w:rPr>
          <w:t>34</w:t>
        </w:r>
      </w:ins>
      <w:ins w:id="2523" w:author="고광표" w:date="2018-04-17T03:45:00Z">
        <w:r>
          <w:fldChar w:fldCharType="end"/>
        </w:r>
        <w:r>
          <w:t xml:space="preserve">. </w:t>
        </w:r>
        <w:r>
          <w:rPr>
            <w:rFonts w:hint="eastAsia"/>
          </w:rPr>
          <w:t xml:space="preserve">데모 시나리오 </w:t>
        </w:r>
        <w:r>
          <w:t>1</w:t>
        </w:r>
      </w:ins>
      <w:bookmarkEnd w:id="2520"/>
    </w:p>
    <w:p w14:paraId="2C1C709E" w14:textId="77777777" w:rsidR="00497855" w:rsidRDefault="00497855" w:rsidP="00497855">
      <w:pPr>
        <w:spacing w:line="360" w:lineRule="auto"/>
        <w:jc w:val="both"/>
        <w:rPr>
          <w:rFonts w:ascii="맑은 고딕" w:eastAsia="맑은 고딕" w:hAnsi="맑은 고딕" w:cs="맑은 고딕"/>
          <w:b/>
          <w:color w:val="FF0000"/>
          <w:sz w:val="24"/>
          <w:szCs w:val="24"/>
        </w:rPr>
      </w:pPr>
    </w:p>
    <w:p w14:paraId="2F96914B" w14:textId="692815F7" w:rsidR="004C1550" w:rsidRDefault="004C1550">
      <w:pPr>
        <w:pStyle w:val="aa"/>
        <w:keepNext/>
        <w:rPr>
          <w:ins w:id="2524" w:author="고광표" w:date="2018-04-19T19:04:00Z"/>
        </w:rPr>
        <w:pPrChange w:id="2525" w:author="고광표" w:date="2018-04-19T19:04:00Z">
          <w:pPr/>
        </w:pPrChange>
      </w:pPr>
      <w:bookmarkStart w:id="2526" w:name="_Toc512193271"/>
      <w:ins w:id="2527" w:author="고광표" w:date="2018-04-19T19:04:00Z">
        <w:r>
          <w:t xml:space="preserve">Table </w:t>
        </w:r>
        <w:r>
          <w:fldChar w:fldCharType="begin"/>
        </w:r>
        <w:r>
          <w:instrText xml:space="preserve"> SEQ Table \* ARABIC </w:instrText>
        </w:r>
      </w:ins>
      <w:r>
        <w:fldChar w:fldCharType="separate"/>
      </w:r>
      <w:ins w:id="2528" w:author="고광표" w:date="2018-04-19T19:08:00Z">
        <w:r w:rsidR="004E1911">
          <w:rPr>
            <w:noProof/>
          </w:rPr>
          <w:t>33</w:t>
        </w:r>
      </w:ins>
      <w:ins w:id="2529" w:author="고광표" w:date="2018-04-19T19:04:00Z">
        <w:r>
          <w:fldChar w:fldCharType="end"/>
        </w:r>
        <w:r>
          <w:t xml:space="preserve">. </w:t>
        </w:r>
        <w:r>
          <w:rPr>
            <w:rFonts w:hint="eastAsia"/>
          </w:rPr>
          <w:t>Demo Scenario 1</w:t>
        </w:r>
        <w:bookmarkEnd w:id="2526"/>
      </w:ins>
    </w:p>
    <w:tbl>
      <w:tblPr>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7230"/>
      </w:tblGrid>
      <w:tr w:rsidR="00497855" w14:paraId="10FC3848" w14:textId="77777777" w:rsidTr="00497855">
        <w:trPr>
          <w:trHeight w:val="400"/>
        </w:trPr>
        <w:tc>
          <w:tcPr>
            <w:tcW w:w="9000" w:type="dxa"/>
            <w:gridSpan w:val="2"/>
            <w:shd w:val="clear" w:color="auto" w:fill="D9D9D9"/>
            <w:tcMar>
              <w:top w:w="100" w:type="dxa"/>
              <w:left w:w="100" w:type="dxa"/>
              <w:bottom w:w="100" w:type="dxa"/>
              <w:right w:w="100" w:type="dxa"/>
            </w:tcMar>
            <w:vAlign w:val="center"/>
          </w:tcPr>
          <w:p w14:paraId="5A192062" w14:textId="77777777" w:rsidR="00497855" w:rsidRDefault="00497855" w:rsidP="00497855">
            <w:pPr>
              <w:widowControl w:val="0"/>
              <w:pBdr>
                <w:top w:val="nil"/>
                <w:left w:val="nil"/>
                <w:bottom w:val="nil"/>
                <w:right w:val="nil"/>
                <w:between w:val="nil"/>
              </w:pBdr>
              <w:jc w:val="center"/>
              <w:rPr>
                <w:rFonts w:ascii="맑은 고딕" w:eastAsia="맑은 고딕" w:hAnsi="맑은 고딕" w:cs="맑은 고딕"/>
                <w:b/>
              </w:rPr>
            </w:pPr>
            <w:r>
              <w:rPr>
                <w:rFonts w:ascii="맑은 고딕" w:eastAsia="맑은 고딕" w:hAnsi="맑은 고딕" w:cs="맑은 고딕"/>
                <w:b/>
              </w:rPr>
              <w:t>Demo Scenario 1</w:t>
            </w:r>
          </w:p>
        </w:tc>
      </w:tr>
      <w:tr w:rsidR="00497855" w14:paraId="2CA35AF5" w14:textId="77777777" w:rsidTr="00497855">
        <w:tc>
          <w:tcPr>
            <w:tcW w:w="1770" w:type="dxa"/>
            <w:shd w:val="clear" w:color="auto" w:fill="D9D9D9"/>
            <w:tcMar>
              <w:top w:w="100" w:type="dxa"/>
              <w:left w:w="100" w:type="dxa"/>
              <w:bottom w:w="100" w:type="dxa"/>
              <w:right w:w="100" w:type="dxa"/>
            </w:tcMar>
            <w:vAlign w:val="center"/>
          </w:tcPr>
          <w:p w14:paraId="3707CC1E" w14:textId="77777777" w:rsidR="00497855" w:rsidRDefault="00497855" w:rsidP="00497855">
            <w:pPr>
              <w:widowControl w:val="0"/>
              <w:pBdr>
                <w:top w:val="nil"/>
                <w:left w:val="nil"/>
                <w:bottom w:val="nil"/>
                <w:right w:val="nil"/>
                <w:between w:val="nil"/>
              </w:pBdr>
              <w:jc w:val="center"/>
              <w:rPr>
                <w:rFonts w:ascii="맑은 고딕" w:eastAsia="맑은 고딕" w:hAnsi="맑은 고딕" w:cs="맑은 고딕"/>
                <w:b/>
              </w:rPr>
            </w:pPr>
            <w:r>
              <w:rPr>
                <w:rFonts w:ascii="맑은 고딕" w:eastAsia="맑은 고딕" w:hAnsi="맑은 고딕" w:cs="맑은 고딕"/>
                <w:b/>
              </w:rPr>
              <w:t>Title</w:t>
            </w:r>
          </w:p>
        </w:tc>
        <w:tc>
          <w:tcPr>
            <w:tcW w:w="7230" w:type="dxa"/>
            <w:shd w:val="clear" w:color="auto" w:fill="auto"/>
            <w:tcMar>
              <w:top w:w="100" w:type="dxa"/>
              <w:left w:w="100" w:type="dxa"/>
              <w:bottom w:w="100" w:type="dxa"/>
              <w:right w:w="100" w:type="dxa"/>
            </w:tcMar>
          </w:tcPr>
          <w:p w14:paraId="412E69F3"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봉사 자원</w:t>
            </w:r>
          </w:p>
        </w:tc>
      </w:tr>
      <w:tr w:rsidR="00497855" w14:paraId="7BE082DC" w14:textId="77777777" w:rsidTr="00497855">
        <w:tc>
          <w:tcPr>
            <w:tcW w:w="1770" w:type="dxa"/>
            <w:shd w:val="clear" w:color="auto" w:fill="D9D9D9"/>
            <w:tcMar>
              <w:top w:w="100" w:type="dxa"/>
              <w:left w:w="100" w:type="dxa"/>
              <w:bottom w:w="100" w:type="dxa"/>
              <w:right w:w="100" w:type="dxa"/>
            </w:tcMar>
            <w:vAlign w:val="center"/>
          </w:tcPr>
          <w:p w14:paraId="11E52E04" w14:textId="77777777" w:rsidR="00497855" w:rsidRDefault="00497855" w:rsidP="00497855">
            <w:pPr>
              <w:widowControl w:val="0"/>
              <w:pBdr>
                <w:top w:val="nil"/>
                <w:left w:val="nil"/>
                <w:bottom w:val="nil"/>
                <w:right w:val="nil"/>
                <w:between w:val="nil"/>
              </w:pBdr>
              <w:jc w:val="center"/>
              <w:rPr>
                <w:rFonts w:ascii="맑은 고딕" w:eastAsia="맑은 고딕" w:hAnsi="맑은 고딕" w:cs="맑은 고딕"/>
                <w:b/>
              </w:rPr>
            </w:pPr>
            <w:r>
              <w:rPr>
                <w:rFonts w:ascii="맑은 고딕" w:eastAsia="맑은 고딕" w:hAnsi="맑은 고딕" w:cs="맑은 고딕"/>
                <w:b/>
              </w:rPr>
              <w:t>Actor</w:t>
            </w:r>
          </w:p>
        </w:tc>
        <w:tc>
          <w:tcPr>
            <w:tcW w:w="7230" w:type="dxa"/>
            <w:shd w:val="clear" w:color="auto" w:fill="auto"/>
            <w:tcMar>
              <w:top w:w="100" w:type="dxa"/>
              <w:left w:w="100" w:type="dxa"/>
              <w:bottom w:w="100" w:type="dxa"/>
              <w:right w:w="100" w:type="dxa"/>
            </w:tcMar>
          </w:tcPr>
          <w:p w14:paraId="20230E18"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Helper</w:t>
            </w:r>
          </w:p>
        </w:tc>
      </w:tr>
      <w:tr w:rsidR="00497855" w14:paraId="3A6D17F7" w14:textId="77777777" w:rsidTr="00497855">
        <w:tc>
          <w:tcPr>
            <w:tcW w:w="1770" w:type="dxa"/>
            <w:shd w:val="clear" w:color="auto" w:fill="D9D9D9"/>
            <w:tcMar>
              <w:top w:w="100" w:type="dxa"/>
              <w:left w:w="100" w:type="dxa"/>
              <w:bottom w:w="100" w:type="dxa"/>
              <w:right w:w="100" w:type="dxa"/>
            </w:tcMar>
            <w:vAlign w:val="center"/>
          </w:tcPr>
          <w:p w14:paraId="6F093173" w14:textId="77777777" w:rsidR="00497855" w:rsidRDefault="00497855" w:rsidP="00497855">
            <w:pPr>
              <w:widowControl w:val="0"/>
              <w:pBdr>
                <w:top w:val="nil"/>
                <w:left w:val="nil"/>
                <w:bottom w:val="nil"/>
                <w:right w:val="nil"/>
                <w:between w:val="nil"/>
              </w:pBdr>
              <w:jc w:val="center"/>
              <w:rPr>
                <w:rFonts w:ascii="맑은 고딕" w:eastAsia="맑은 고딕" w:hAnsi="맑은 고딕" w:cs="맑은 고딕"/>
                <w:b/>
              </w:rPr>
            </w:pPr>
            <w:r>
              <w:rPr>
                <w:rFonts w:ascii="맑은 고딕" w:eastAsia="맑은 고딕" w:hAnsi="맑은 고딕" w:cs="맑은 고딕"/>
                <w:b/>
              </w:rPr>
              <w:t>데모 시나리오</w:t>
            </w:r>
          </w:p>
        </w:tc>
        <w:tc>
          <w:tcPr>
            <w:tcW w:w="7230" w:type="dxa"/>
            <w:shd w:val="clear" w:color="auto" w:fill="auto"/>
            <w:tcMar>
              <w:top w:w="100" w:type="dxa"/>
              <w:left w:w="100" w:type="dxa"/>
              <w:bottom w:w="100" w:type="dxa"/>
              <w:right w:w="100" w:type="dxa"/>
            </w:tcMar>
          </w:tcPr>
          <w:p w14:paraId="4EBAE89C"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1. Helper는 Volunteer Matching 앱에 접속한다.</w:t>
            </w:r>
          </w:p>
          <w:p w14:paraId="737A8ECC"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2. 로그인한다.</w:t>
            </w:r>
          </w:p>
          <w:p w14:paraId="3FC5180D"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3.1 맞춤 검색 버튼을 누른다.</w:t>
            </w:r>
          </w:p>
          <w:p w14:paraId="073892F4"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 xml:space="preserve"> 3.1.1 Helper가 원하는 조건을 선택한다.</w:t>
            </w:r>
          </w:p>
          <w:p w14:paraId="206A4128"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 xml:space="preserve"> 3.1.2 조건에 맞는 도움 요청이 화면에 출력된다. </w:t>
            </w:r>
          </w:p>
          <w:p w14:paraId="27525CF2"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3.2 위치 검색 버튼을 누른다.</w:t>
            </w:r>
          </w:p>
          <w:p w14:paraId="1DC47959"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 xml:space="preserve"> 3.2.1 사용자의 위치를 구글 지도 상에 출력하고 </w:t>
            </w:r>
          </w:p>
          <w:p w14:paraId="156FFF1C"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 xml:space="preserve"> 3.2.2 사용자 근처의 봉사 가능처가 구글지도 상에 출력한다.</w:t>
            </w:r>
          </w:p>
          <w:p w14:paraId="049A9C5C" w14:textId="77777777" w:rsidR="00497855" w:rsidRDefault="00497855" w:rsidP="00497855">
            <w:pPr>
              <w:widowControl w:val="0"/>
              <w:pBdr>
                <w:top w:val="nil"/>
                <w:left w:val="nil"/>
                <w:bottom w:val="nil"/>
                <w:right w:val="nil"/>
                <w:between w:val="nil"/>
              </w:pBdr>
              <w:rPr>
                <w:rFonts w:ascii="맑은 고딕" w:eastAsia="맑은 고딕" w:hAnsi="맑은 고딕" w:cs="맑은 고딕"/>
              </w:rPr>
            </w:pPr>
            <w:r>
              <w:rPr>
                <w:rFonts w:ascii="맑은 고딕" w:eastAsia="맑은 고딕" w:hAnsi="맑은 고딕" w:cs="맑은 고딕"/>
              </w:rPr>
              <w:t>4. 원하는 봉사항목에 자원한다.</w:t>
            </w:r>
          </w:p>
        </w:tc>
      </w:tr>
    </w:tbl>
    <w:p w14:paraId="063D2E75" w14:textId="77777777" w:rsidR="00497855" w:rsidDel="00784F04" w:rsidRDefault="00497855" w:rsidP="00497855">
      <w:pPr>
        <w:spacing w:line="360" w:lineRule="auto"/>
        <w:jc w:val="both"/>
        <w:rPr>
          <w:del w:id="2530" w:author="고광표" w:date="2018-04-17T04:28:00Z"/>
          <w:rFonts w:ascii="맑은 고딕" w:eastAsia="맑은 고딕" w:hAnsi="맑은 고딕" w:cs="맑은 고딕"/>
        </w:rPr>
      </w:pPr>
    </w:p>
    <w:p w14:paraId="742BFC2B" w14:textId="77777777" w:rsidR="00497855" w:rsidRDefault="00497855" w:rsidP="00497855">
      <w:pPr>
        <w:spacing w:line="360" w:lineRule="auto"/>
        <w:jc w:val="both"/>
        <w:rPr>
          <w:rFonts w:ascii="맑은 고딕" w:eastAsia="맑은 고딕" w:hAnsi="맑은 고딕" w:cs="맑은 고딕"/>
          <w:sz w:val="24"/>
          <w:szCs w:val="24"/>
        </w:rPr>
      </w:pPr>
    </w:p>
    <w:p w14:paraId="5675EA44" w14:textId="5FA09553" w:rsidR="00497855" w:rsidDel="00784F04" w:rsidRDefault="00597193" w:rsidP="00497855">
      <w:pPr>
        <w:pStyle w:val="30"/>
        <w:rPr>
          <w:del w:id="2531" w:author="고광표" w:date="2018-04-17T04:28:00Z"/>
        </w:rPr>
      </w:pPr>
      <w:bookmarkStart w:id="2532" w:name="_Toc512193201"/>
      <w:ins w:id="2533" w:author=" " w:date="2018-04-22T20:42:00Z">
        <w:r>
          <w:t>4</w:t>
        </w:r>
      </w:ins>
      <w:del w:id="2534" w:author=" " w:date="2018-04-22T20:42:00Z">
        <w:r w:rsidR="00497855" w:rsidDel="00597193">
          <w:delText>6</w:delText>
        </w:r>
      </w:del>
      <w:r w:rsidR="00497855">
        <w:t>.2.2 데모시나리오 2</w:t>
      </w:r>
      <w:bookmarkEnd w:id="2532"/>
    </w:p>
    <w:p w14:paraId="04A91B3B" w14:textId="77777777" w:rsidR="00497855" w:rsidRDefault="00497855">
      <w:pPr>
        <w:pStyle w:val="30"/>
        <w:pPrChange w:id="2535" w:author="고광표" w:date="2018-04-17T04:28:00Z">
          <w:pPr>
            <w:spacing w:line="360" w:lineRule="auto"/>
            <w:jc w:val="both"/>
          </w:pPr>
        </w:pPrChange>
      </w:pPr>
    </w:p>
    <w:p w14:paraId="070E158A" w14:textId="77777777" w:rsidR="00167622" w:rsidRDefault="00497855">
      <w:pPr>
        <w:keepNext/>
        <w:spacing w:line="360" w:lineRule="auto"/>
        <w:jc w:val="center"/>
        <w:rPr>
          <w:ins w:id="2536" w:author="고광표" w:date="2018-04-17T03:45:00Z"/>
        </w:rPr>
        <w:pPrChange w:id="2537" w:author="고광표" w:date="2018-04-17T03:45:00Z">
          <w:pPr>
            <w:spacing w:line="360" w:lineRule="auto"/>
            <w:jc w:val="both"/>
          </w:pPr>
        </w:pPrChange>
      </w:pPr>
      <w:r>
        <w:rPr>
          <w:rFonts w:ascii="맑은 고딕" w:eastAsia="맑은 고딕" w:hAnsi="맑은 고딕" w:cs="맑은 고딕"/>
          <w:noProof/>
          <w:color w:val="FF0000"/>
          <w:sz w:val="24"/>
          <w:szCs w:val="24"/>
        </w:rPr>
        <w:drawing>
          <wp:inline distT="114300" distB="114300" distL="114300" distR="114300" wp14:anchorId="0ED34313" wp14:editId="59C0DE22">
            <wp:extent cx="5734050" cy="863600"/>
            <wp:effectExtent l="0" t="0" r="0" b="0"/>
            <wp:docPr id="40"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42"/>
                    <a:srcRect/>
                    <a:stretch>
                      <a:fillRect/>
                    </a:stretch>
                  </pic:blipFill>
                  <pic:spPr>
                    <a:xfrm>
                      <a:off x="0" y="0"/>
                      <a:ext cx="5734050" cy="863600"/>
                    </a:xfrm>
                    <a:prstGeom prst="rect">
                      <a:avLst/>
                    </a:prstGeom>
                    <a:ln/>
                  </pic:spPr>
                </pic:pic>
              </a:graphicData>
            </a:graphic>
          </wp:inline>
        </w:drawing>
      </w:r>
    </w:p>
    <w:p w14:paraId="668668D1" w14:textId="42B89AB8" w:rsidR="00497855" w:rsidRDefault="00167622">
      <w:pPr>
        <w:pStyle w:val="aa"/>
        <w:jc w:val="center"/>
        <w:rPr>
          <w:rFonts w:ascii="맑은 고딕" w:eastAsia="맑은 고딕" w:hAnsi="맑은 고딕" w:cs="맑은 고딕"/>
          <w:color w:val="FF0000"/>
          <w:sz w:val="24"/>
          <w:szCs w:val="24"/>
        </w:rPr>
        <w:pPrChange w:id="2538" w:author="고광표" w:date="2018-04-17T03:45:00Z">
          <w:pPr>
            <w:spacing w:line="360" w:lineRule="auto"/>
            <w:jc w:val="both"/>
          </w:pPr>
        </w:pPrChange>
      </w:pPr>
      <w:bookmarkStart w:id="2539" w:name="_Toc512193234"/>
      <w:ins w:id="2540" w:author="고광표" w:date="2018-04-17T03:45:00Z">
        <w:r>
          <w:t xml:space="preserve">그림 </w:t>
        </w:r>
        <w:r>
          <w:fldChar w:fldCharType="begin"/>
        </w:r>
        <w:r>
          <w:instrText xml:space="preserve"> SEQ 그림 \* ARABIC </w:instrText>
        </w:r>
      </w:ins>
      <w:r>
        <w:fldChar w:fldCharType="separate"/>
      </w:r>
      <w:ins w:id="2541" w:author="고광표" w:date="2018-04-19T19:08:00Z">
        <w:r w:rsidR="004E1911">
          <w:rPr>
            <w:noProof/>
          </w:rPr>
          <w:t>35</w:t>
        </w:r>
      </w:ins>
      <w:ins w:id="2542" w:author="고광표" w:date="2018-04-17T03:45:00Z">
        <w:r>
          <w:fldChar w:fldCharType="end"/>
        </w:r>
        <w:r>
          <w:t xml:space="preserve">. </w:t>
        </w:r>
        <w:r>
          <w:rPr>
            <w:rFonts w:hint="eastAsia"/>
          </w:rPr>
          <w:t xml:space="preserve">데모 시나리오 </w:t>
        </w:r>
        <w:r>
          <w:t>2</w:t>
        </w:r>
      </w:ins>
      <w:bookmarkEnd w:id="2539"/>
    </w:p>
    <w:p w14:paraId="4D701794" w14:textId="77777777" w:rsidR="00497855" w:rsidRDefault="00497855" w:rsidP="00497855">
      <w:pPr>
        <w:spacing w:line="360" w:lineRule="auto"/>
        <w:jc w:val="both"/>
        <w:rPr>
          <w:rFonts w:ascii="맑은 고딕" w:eastAsia="맑은 고딕" w:hAnsi="맑은 고딕" w:cs="맑은 고딕"/>
          <w:color w:val="FF0000"/>
          <w:sz w:val="24"/>
          <w:szCs w:val="24"/>
        </w:rPr>
      </w:pPr>
    </w:p>
    <w:p w14:paraId="387D091F" w14:textId="189A8166" w:rsidR="004C1550" w:rsidRDefault="004C1550">
      <w:pPr>
        <w:pStyle w:val="aa"/>
        <w:keepNext/>
        <w:rPr>
          <w:ins w:id="2543" w:author="고광표" w:date="2018-04-19T19:04:00Z"/>
        </w:rPr>
        <w:pPrChange w:id="2544" w:author="고광표" w:date="2018-04-19T19:04:00Z">
          <w:pPr/>
        </w:pPrChange>
      </w:pPr>
      <w:bookmarkStart w:id="2545" w:name="_Toc512193272"/>
      <w:ins w:id="2546" w:author="고광표" w:date="2018-04-19T19:04:00Z">
        <w:r>
          <w:t xml:space="preserve">Table </w:t>
        </w:r>
        <w:r>
          <w:fldChar w:fldCharType="begin"/>
        </w:r>
        <w:r>
          <w:instrText xml:space="preserve"> SEQ Table \* ARABIC </w:instrText>
        </w:r>
      </w:ins>
      <w:r>
        <w:fldChar w:fldCharType="separate"/>
      </w:r>
      <w:ins w:id="2547" w:author="고광표" w:date="2018-04-19T19:08:00Z">
        <w:r w:rsidR="004E1911">
          <w:rPr>
            <w:noProof/>
          </w:rPr>
          <w:t>34</w:t>
        </w:r>
      </w:ins>
      <w:ins w:id="2548" w:author="고광표" w:date="2018-04-19T19:04:00Z">
        <w:r>
          <w:fldChar w:fldCharType="end"/>
        </w:r>
        <w:r>
          <w:t>. Demo Scenario 2</w:t>
        </w:r>
        <w:bookmarkEnd w:id="2545"/>
      </w:ins>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2549" w:author="고광표" w:date="2018-04-19T19:04:00Z">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4514"/>
        <w:gridCol w:w="4515"/>
        <w:tblGridChange w:id="2550">
          <w:tblGrid>
            <w:gridCol w:w="4514"/>
            <w:gridCol w:w="4515"/>
          </w:tblGrid>
        </w:tblGridChange>
      </w:tblGrid>
      <w:tr w:rsidR="00497855" w14:paraId="64685D80" w14:textId="77777777" w:rsidTr="004C1550">
        <w:trPr>
          <w:trHeight w:val="400"/>
          <w:trPrChange w:id="2551" w:author="고광표" w:date="2018-04-19T19:04:00Z">
            <w:trPr>
              <w:trHeight w:val="400"/>
            </w:trPr>
          </w:trPrChange>
        </w:trPr>
        <w:tc>
          <w:tcPr>
            <w:tcW w:w="9029" w:type="dxa"/>
            <w:gridSpan w:val="2"/>
            <w:shd w:val="clear" w:color="auto" w:fill="D9D9D9"/>
            <w:tcMar>
              <w:top w:w="100" w:type="dxa"/>
              <w:left w:w="100" w:type="dxa"/>
              <w:bottom w:w="100" w:type="dxa"/>
              <w:right w:w="100" w:type="dxa"/>
            </w:tcMar>
            <w:vAlign w:val="center"/>
            <w:tcPrChange w:id="2552" w:author="고광표" w:date="2018-04-19T19:04:00Z">
              <w:tcPr>
                <w:tcW w:w="9028" w:type="dxa"/>
                <w:gridSpan w:val="2"/>
                <w:shd w:val="clear" w:color="auto" w:fill="D9D9D9"/>
                <w:tcMar>
                  <w:top w:w="100" w:type="dxa"/>
                  <w:left w:w="100" w:type="dxa"/>
                  <w:bottom w:w="100" w:type="dxa"/>
                  <w:right w:w="100" w:type="dxa"/>
                </w:tcMar>
                <w:vAlign w:val="center"/>
              </w:tcPr>
            </w:tcPrChange>
          </w:tcPr>
          <w:p w14:paraId="60457A0E" w14:textId="77777777" w:rsidR="00497855" w:rsidRDefault="00497855" w:rsidP="00497855">
            <w:pPr>
              <w:widowControl w:val="0"/>
              <w:jc w:val="center"/>
              <w:rPr>
                <w:rFonts w:ascii="맑은 고딕" w:eastAsia="맑은 고딕" w:hAnsi="맑은 고딕" w:cs="맑은 고딕"/>
                <w:b/>
              </w:rPr>
            </w:pPr>
            <w:r>
              <w:rPr>
                <w:rFonts w:ascii="맑은 고딕" w:eastAsia="맑은 고딕" w:hAnsi="맑은 고딕" w:cs="맑은 고딕"/>
                <w:b/>
              </w:rPr>
              <w:t>Demo Scenario 2</w:t>
            </w:r>
          </w:p>
        </w:tc>
      </w:tr>
      <w:tr w:rsidR="00497855" w14:paraId="672D7EBC" w14:textId="77777777" w:rsidTr="004C1550">
        <w:tc>
          <w:tcPr>
            <w:tcW w:w="4514" w:type="dxa"/>
            <w:shd w:val="clear" w:color="auto" w:fill="D9D9D9"/>
            <w:tcMar>
              <w:top w:w="100" w:type="dxa"/>
              <w:left w:w="100" w:type="dxa"/>
              <w:bottom w:w="100" w:type="dxa"/>
              <w:right w:w="100" w:type="dxa"/>
            </w:tcMar>
            <w:vAlign w:val="center"/>
            <w:tcPrChange w:id="2553" w:author="고광표" w:date="2018-04-19T19:04:00Z">
              <w:tcPr>
                <w:tcW w:w="4514" w:type="dxa"/>
                <w:shd w:val="clear" w:color="auto" w:fill="D9D9D9"/>
                <w:tcMar>
                  <w:top w:w="100" w:type="dxa"/>
                  <w:left w:w="100" w:type="dxa"/>
                  <w:bottom w:w="100" w:type="dxa"/>
                  <w:right w:w="100" w:type="dxa"/>
                </w:tcMar>
                <w:vAlign w:val="center"/>
              </w:tcPr>
            </w:tcPrChange>
          </w:tcPr>
          <w:p w14:paraId="12D7DF5B" w14:textId="77777777" w:rsidR="00497855" w:rsidRDefault="00497855" w:rsidP="00497855">
            <w:pPr>
              <w:widowControl w:val="0"/>
              <w:jc w:val="center"/>
              <w:rPr>
                <w:rFonts w:ascii="맑은 고딕" w:eastAsia="맑은 고딕" w:hAnsi="맑은 고딕" w:cs="맑은 고딕"/>
                <w:b/>
              </w:rPr>
            </w:pPr>
            <w:r>
              <w:rPr>
                <w:rFonts w:ascii="맑은 고딕" w:eastAsia="맑은 고딕" w:hAnsi="맑은 고딕" w:cs="맑은 고딕"/>
                <w:b/>
              </w:rPr>
              <w:t>Title</w:t>
            </w:r>
          </w:p>
        </w:tc>
        <w:tc>
          <w:tcPr>
            <w:tcW w:w="4515" w:type="dxa"/>
            <w:shd w:val="clear" w:color="auto" w:fill="auto"/>
            <w:tcMar>
              <w:top w:w="100" w:type="dxa"/>
              <w:left w:w="100" w:type="dxa"/>
              <w:bottom w:w="100" w:type="dxa"/>
              <w:right w:w="100" w:type="dxa"/>
            </w:tcMar>
            <w:tcPrChange w:id="2554" w:author="고광표" w:date="2018-04-19T19:04:00Z">
              <w:tcPr>
                <w:tcW w:w="4514" w:type="dxa"/>
                <w:shd w:val="clear" w:color="auto" w:fill="auto"/>
                <w:tcMar>
                  <w:top w:w="100" w:type="dxa"/>
                  <w:left w:w="100" w:type="dxa"/>
                  <w:bottom w:w="100" w:type="dxa"/>
                  <w:right w:w="100" w:type="dxa"/>
                </w:tcMar>
              </w:tcPr>
            </w:tcPrChange>
          </w:tcPr>
          <w:p w14:paraId="7EA05017"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봉사(Helper)</w:t>
            </w:r>
          </w:p>
        </w:tc>
      </w:tr>
      <w:tr w:rsidR="00497855" w14:paraId="0FB9860E" w14:textId="77777777" w:rsidTr="004C1550">
        <w:tc>
          <w:tcPr>
            <w:tcW w:w="4514" w:type="dxa"/>
            <w:shd w:val="clear" w:color="auto" w:fill="D9D9D9"/>
            <w:tcMar>
              <w:top w:w="100" w:type="dxa"/>
              <w:left w:w="100" w:type="dxa"/>
              <w:bottom w:w="100" w:type="dxa"/>
              <w:right w:w="100" w:type="dxa"/>
            </w:tcMar>
            <w:vAlign w:val="center"/>
            <w:tcPrChange w:id="2555" w:author="고광표" w:date="2018-04-19T19:04:00Z">
              <w:tcPr>
                <w:tcW w:w="4514" w:type="dxa"/>
                <w:shd w:val="clear" w:color="auto" w:fill="D9D9D9"/>
                <w:tcMar>
                  <w:top w:w="100" w:type="dxa"/>
                  <w:left w:w="100" w:type="dxa"/>
                  <w:bottom w:w="100" w:type="dxa"/>
                  <w:right w:w="100" w:type="dxa"/>
                </w:tcMar>
                <w:vAlign w:val="center"/>
              </w:tcPr>
            </w:tcPrChange>
          </w:tcPr>
          <w:p w14:paraId="5763E037" w14:textId="77777777" w:rsidR="00497855" w:rsidRDefault="00497855" w:rsidP="00497855">
            <w:pPr>
              <w:widowControl w:val="0"/>
              <w:jc w:val="center"/>
              <w:rPr>
                <w:rFonts w:ascii="맑은 고딕" w:eastAsia="맑은 고딕" w:hAnsi="맑은 고딕" w:cs="맑은 고딕"/>
                <w:b/>
              </w:rPr>
            </w:pPr>
            <w:r>
              <w:rPr>
                <w:rFonts w:ascii="맑은 고딕" w:eastAsia="맑은 고딕" w:hAnsi="맑은 고딕" w:cs="맑은 고딕"/>
                <w:b/>
              </w:rPr>
              <w:t>Actor</w:t>
            </w:r>
          </w:p>
        </w:tc>
        <w:tc>
          <w:tcPr>
            <w:tcW w:w="4515" w:type="dxa"/>
            <w:shd w:val="clear" w:color="auto" w:fill="auto"/>
            <w:tcMar>
              <w:top w:w="100" w:type="dxa"/>
              <w:left w:w="100" w:type="dxa"/>
              <w:bottom w:w="100" w:type="dxa"/>
              <w:right w:w="100" w:type="dxa"/>
            </w:tcMar>
            <w:tcPrChange w:id="2556" w:author="고광표" w:date="2018-04-19T19:04:00Z">
              <w:tcPr>
                <w:tcW w:w="4514" w:type="dxa"/>
                <w:shd w:val="clear" w:color="auto" w:fill="auto"/>
                <w:tcMar>
                  <w:top w:w="100" w:type="dxa"/>
                  <w:left w:w="100" w:type="dxa"/>
                  <w:bottom w:w="100" w:type="dxa"/>
                  <w:right w:w="100" w:type="dxa"/>
                </w:tcMar>
              </w:tcPr>
            </w:tcPrChange>
          </w:tcPr>
          <w:p w14:paraId="2D9D89BB"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Helper</w:t>
            </w:r>
          </w:p>
        </w:tc>
      </w:tr>
      <w:tr w:rsidR="00497855" w14:paraId="436E6AC7" w14:textId="77777777" w:rsidTr="004C1550">
        <w:tc>
          <w:tcPr>
            <w:tcW w:w="4514" w:type="dxa"/>
            <w:shd w:val="clear" w:color="auto" w:fill="D9D9D9"/>
            <w:tcMar>
              <w:top w:w="100" w:type="dxa"/>
              <w:left w:w="100" w:type="dxa"/>
              <w:bottom w:w="100" w:type="dxa"/>
              <w:right w:w="100" w:type="dxa"/>
            </w:tcMar>
            <w:vAlign w:val="center"/>
            <w:tcPrChange w:id="2557" w:author="고광표" w:date="2018-04-19T19:04:00Z">
              <w:tcPr>
                <w:tcW w:w="4514" w:type="dxa"/>
                <w:shd w:val="clear" w:color="auto" w:fill="D9D9D9"/>
                <w:tcMar>
                  <w:top w:w="100" w:type="dxa"/>
                  <w:left w:w="100" w:type="dxa"/>
                  <w:bottom w:w="100" w:type="dxa"/>
                  <w:right w:w="100" w:type="dxa"/>
                </w:tcMar>
                <w:vAlign w:val="center"/>
              </w:tcPr>
            </w:tcPrChange>
          </w:tcPr>
          <w:p w14:paraId="5B5886A0" w14:textId="77777777" w:rsidR="00497855" w:rsidRDefault="00497855" w:rsidP="00497855">
            <w:pPr>
              <w:widowControl w:val="0"/>
              <w:jc w:val="center"/>
              <w:rPr>
                <w:rFonts w:ascii="맑은 고딕" w:eastAsia="맑은 고딕" w:hAnsi="맑은 고딕" w:cs="맑은 고딕"/>
                <w:b/>
              </w:rPr>
            </w:pPr>
            <w:r>
              <w:rPr>
                <w:rFonts w:ascii="맑은 고딕" w:eastAsia="맑은 고딕" w:hAnsi="맑은 고딕" w:cs="맑은 고딕"/>
                <w:b/>
              </w:rPr>
              <w:t>데모 시나리오</w:t>
            </w:r>
          </w:p>
        </w:tc>
        <w:tc>
          <w:tcPr>
            <w:tcW w:w="4515" w:type="dxa"/>
            <w:shd w:val="clear" w:color="auto" w:fill="auto"/>
            <w:tcMar>
              <w:top w:w="100" w:type="dxa"/>
              <w:left w:w="100" w:type="dxa"/>
              <w:bottom w:w="100" w:type="dxa"/>
              <w:right w:w="100" w:type="dxa"/>
            </w:tcMar>
            <w:tcPrChange w:id="2558" w:author="고광표" w:date="2018-04-19T19:04:00Z">
              <w:tcPr>
                <w:tcW w:w="4514" w:type="dxa"/>
                <w:shd w:val="clear" w:color="auto" w:fill="auto"/>
                <w:tcMar>
                  <w:top w:w="100" w:type="dxa"/>
                  <w:left w:w="100" w:type="dxa"/>
                  <w:bottom w:w="100" w:type="dxa"/>
                  <w:right w:w="100" w:type="dxa"/>
                </w:tcMar>
              </w:tcPr>
            </w:tcPrChange>
          </w:tcPr>
          <w:p w14:paraId="6E318329"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1. Volunteer Matching 어플에 접속한다.</w:t>
            </w:r>
          </w:p>
          <w:p w14:paraId="7C81B054"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2. Helper 아이디로 로그인한다.</w:t>
            </w:r>
          </w:p>
          <w:p w14:paraId="16569136"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3. 매칭된 Helpee의 정보를 출력해준다.</w:t>
            </w:r>
          </w:p>
          <w:p w14:paraId="120D807D"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4. 봉사를 시작한다.</w:t>
            </w:r>
          </w:p>
          <w:p w14:paraId="2B06F3E8"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5. 봉사를 종료한다.</w:t>
            </w:r>
          </w:p>
          <w:p w14:paraId="44C7E379"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6. 피드백을 작성한다.</w:t>
            </w:r>
          </w:p>
        </w:tc>
      </w:tr>
    </w:tbl>
    <w:p w14:paraId="7E033B9E" w14:textId="77777777" w:rsidR="00497855" w:rsidRDefault="00497855" w:rsidP="00497855">
      <w:pPr>
        <w:spacing w:line="360" w:lineRule="auto"/>
        <w:jc w:val="both"/>
        <w:rPr>
          <w:rFonts w:ascii="맑은 고딕" w:eastAsia="맑은 고딕" w:hAnsi="맑은 고딕" w:cs="맑은 고딕"/>
          <w:sz w:val="24"/>
          <w:szCs w:val="24"/>
        </w:rPr>
      </w:pPr>
    </w:p>
    <w:p w14:paraId="5D1308BE" w14:textId="2E8D7FF9" w:rsidR="00497855" w:rsidDel="00784F04" w:rsidRDefault="00597193" w:rsidP="00497855">
      <w:pPr>
        <w:pStyle w:val="30"/>
        <w:rPr>
          <w:del w:id="2559" w:author="고광표" w:date="2018-04-17T04:28:00Z"/>
        </w:rPr>
      </w:pPr>
      <w:bookmarkStart w:id="2560" w:name="_Toc512193202"/>
      <w:ins w:id="2561" w:author=" " w:date="2018-04-22T20:42:00Z">
        <w:r>
          <w:t>4</w:t>
        </w:r>
      </w:ins>
      <w:del w:id="2562" w:author=" " w:date="2018-04-22T20:42:00Z">
        <w:r w:rsidR="00497855" w:rsidDel="00597193">
          <w:delText>6</w:delText>
        </w:r>
      </w:del>
      <w:r w:rsidR="00497855">
        <w:t>.2.3. 데모시나리오 3</w:t>
      </w:r>
      <w:bookmarkEnd w:id="2560"/>
    </w:p>
    <w:p w14:paraId="3E43540A" w14:textId="77777777" w:rsidR="00497855" w:rsidRDefault="00497855">
      <w:pPr>
        <w:pStyle w:val="30"/>
        <w:pPrChange w:id="2563" w:author="고광표" w:date="2018-04-17T04:28:00Z">
          <w:pPr>
            <w:spacing w:line="360" w:lineRule="auto"/>
            <w:jc w:val="both"/>
          </w:pPr>
        </w:pPrChange>
      </w:pPr>
    </w:p>
    <w:p w14:paraId="6E481FF7" w14:textId="77777777" w:rsidR="00167622" w:rsidRDefault="00497855">
      <w:pPr>
        <w:keepNext/>
        <w:spacing w:line="360" w:lineRule="auto"/>
        <w:jc w:val="center"/>
        <w:rPr>
          <w:ins w:id="2564" w:author="고광표" w:date="2018-04-17T03:45:00Z"/>
        </w:rPr>
        <w:pPrChange w:id="2565" w:author="고광표" w:date="2018-04-17T03:45:00Z">
          <w:pPr>
            <w:spacing w:line="360" w:lineRule="auto"/>
            <w:jc w:val="both"/>
          </w:pPr>
        </w:pPrChange>
      </w:pPr>
      <w:r>
        <w:rPr>
          <w:rFonts w:ascii="맑은 고딕" w:eastAsia="맑은 고딕" w:hAnsi="맑은 고딕" w:cs="맑은 고딕"/>
          <w:noProof/>
          <w:sz w:val="24"/>
          <w:szCs w:val="24"/>
        </w:rPr>
        <w:drawing>
          <wp:inline distT="114300" distB="114300" distL="114300" distR="114300" wp14:anchorId="57169AF6" wp14:editId="1943BCB1">
            <wp:extent cx="5734050" cy="762000"/>
            <wp:effectExtent l="0" t="0" r="0" b="0"/>
            <wp:docPr id="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3"/>
                    <a:srcRect b="51515"/>
                    <a:stretch>
                      <a:fillRect/>
                    </a:stretch>
                  </pic:blipFill>
                  <pic:spPr>
                    <a:xfrm>
                      <a:off x="0" y="0"/>
                      <a:ext cx="5734050" cy="762000"/>
                    </a:xfrm>
                    <a:prstGeom prst="rect">
                      <a:avLst/>
                    </a:prstGeom>
                    <a:ln/>
                  </pic:spPr>
                </pic:pic>
              </a:graphicData>
            </a:graphic>
          </wp:inline>
        </w:drawing>
      </w:r>
    </w:p>
    <w:p w14:paraId="37FBD681" w14:textId="2EF7AB50" w:rsidR="00497855" w:rsidRDefault="00167622">
      <w:pPr>
        <w:pStyle w:val="aa"/>
        <w:jc w:val="center"/>
        <w:rPr>
          <w:rFonts w:ascii="맑은 고딕" w:eastAsia="맑은 고딕" w:hAnsi="맑은 고딕" w:cs="맑은 고딕"/>
          <w:sz w:val="24"/>
          <w:szCs w:val="24"/>
        </w:rPr>
        <w:pPrChange w:id="2566" w:author="고광표" w:date="2018-04-17T03:45:00Z">
          <w:pPr>
            <w:spacing w:line="360" w:lineRule="auto"/>
            <w:jc w:val="both"/>
          </w:pPr>
        </w:pPrChange>
      </w:pPr>
      <w:bookmarkStart w:id="2567" w:name="_Toc512193235"/>
      <w:ins w:id="2568" w:author="고광표" w:date="2018-04-17T03:45:00Z">
        <w:r>
          <w:t xml:space="preserve">그림 </w:t>
        </w:r>
        <w:r>
          <w:fldChar w:fldCharType="begin"/>
        </w:r>
        <w:r>
          <w:instrText xml:space="preserve"> SEQ 그림 \* ARABIC </w:instrText>
        </w:r>
      </w:ins>
      <w:r>
        <w:fldChar w:fldCharType="separate"/>
      </w:r>
      <w:ins w:id="2569" w:author="고광표" w:date="2018-04-19T19:08:00Z">
        <w:r w:rsidR="004E1911">
          <w:rPr>
            <w:noProof/>
          </w:rPr>
          <w:t>36</w:t>
        </w:r>
      </w:ins>
      <w:ins w:id="2570" w:author="고광표" w:date="2018-04-17T03:45:00Z">
        <w:r>
          <w:fldChar w:fldCharType="end"/>
        </w:r>
        <w:r>
          <w:t xml:space="preserve">. </w:t>
        </w:r>
        <w:r>
          <w:rPr>
            <w:rFonts w:hint="eastAsia"/>
          </w:rPr>
          <w:t xml:space="preserve">데모 시나리오 </w:t>
        </w:r>
        <w:r>
          <w:t>3</w:t>
        </w:r>
      </w:ins>
      <w:bookmarkEnd w:id="2567"/>
    </w:p>
    <w:p w14:paraId="5360E8A8" w14:textId="77777777" w:rsidR="00497855" w:rsidRDefault="00497855" w:rsidP="00497855">
      <w:pPr>
        <w:spacing w:line="360" w:lineRule="auto"/>
        <w:jc w:val="both"/>
        <w:rPr>
          <w:rFonts w:ascii="맑은 고딕" w:eastAsia="맑은 고딕" w:hAnsi="맑은 고딕" w:cs="맑은 고딕"/>
          <w:sz w:val="24"/>
          <w:szCs w:val="24"/>
        </w:rPr>
      </w:pPr>
    </w:p>
    <w:p w14:paraId="283C5DE7" w14:textId="3EC79D0B" w:rsidR="004C1550" w:rsidRDefault="004C1550">
      <w:pPr>
        <w:pStyle w:val="aa"/>
        <w:keepNext/>
        <w:rPr>
          <w:ins w:id="2571" w:author="고광표" w:date="2018-04-19T19:04:00Z"/>
        </w:rPr>
        <w:pPrChange w:id="2572" w:author="고광표" w:date="2018-04-19T19:04:00Z">
          <w:pPr/>
        </w:pPrChange>
      </w:pPr>
      <w:bookmarkStart w:id="2573" w:name="_Toc512193273"/>
      <w:ins w:id="2574" w:author="고광표" w:date="2018-04-19T19:04:00Z">
        <w:r>
          <w:t xml:space="preserve">Table </w:t>
        </w:r>
        <w:r>
          <w:fldChar w:fldCharType="begin"/>
        </w:r>
        <w:r>
          <w:instrText xml:space="preserve"> SEQ Table \* ARABIC </w:instrText>
        </w:r>
      </w:ins>
      <w:r>
        <w:fldChar w:fldCharType="separate"/>
      </w:r>
      <w:ins w:id="2575" w:author="고광표" w:date="2018-04-19T19:08:00Z">
        <w:r w:rsidR="004E1911">
          <w:rPr>
            <w:noProof/>
          </w:rPr>
          <w:t>35</w:t>
        </w:r>
      </w:ins>
      <w:ins w:id="2576" w:author="고광표" w:date="2018-04-19T19:04:00Z">
        <w:r>
          <w:fldChar w:fldCharType="end"/>
        </w:r>
        <w:r>
          <w:t>. Demo Scenario 3</w:t>
        </w:r>
        <w:bookmarkEnd w:id="2573"/>
      </w:ins>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2577" w:author="고광표" w:date="2018-04-19T19:04:00Z">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4514"/>
        <w:gridCol w:w="4515"/>
        <w:tblGridChange w:id="2578">
          <w:tblGrid>
            <w:gridCol w:w="4514"/>
            <w:gridCol w:w="4515"/>
          </w:tblGrid>
        </w:tblGridChange>
      </w:tblGrid>
      <w:tr w:rsidR="00497855" w14:paraId="3720F41B" w14:textId="77777777" w:rsidTr="004C1550">
        <w:trPr>
          <w:trHeight w:val="400"/>
          <w:trPrChange w:id="2579" w:author="고광표" w:date="2018-04-19T19:04:00Z">
            <w:trPr>
              <w:trHeight w:val="400"/>
            </w:trPr>
          </w:trPrChange>
        </w:trPr>
        <w:tc>
          <w:tcPr>
            <w:tcW w:w="9029" w:type="dxa"/>
            <w:gridSpan w:val="2"/>
            <w:shd w:val="clear" w:color="auto" w:fill="D9D9D9"/>
            <w:tcMar>
              <w:top w:w="100" w:type="dxa"/>
              <w:left w:w="100" w:type="dxa"/>
              <w:bottom w:w="100" w:type="dxa"/>
              <w:right w:w="100" w:type="dxa"/>
            </w:tcMar>
            <w:vAlign w:val="center"/>
            <w:tcPrChange w:id="2580" w:author="고광표" w:date="2018-04-19T19:04:00Z">
              <w:tcPr>
                <w:tcW w:w="9028" w:type="dxa"/>
                <w:gridSpan w:val="2"/>
                <w:shd w:val="clear" w:color="auto" w:fill="D9D9D9"/>
                <w:tcMar>
                  <w:top w:w="100" w:type="dxa"/>
                  <w:left w:w="100" w:type="dxa"/>
                  <w:bottom w:w="100" w:type="dxa"/>
                  <w:right w:w="100" w:type="dxa"/>
                </w:tcMar>
                <w:vAlign w:val="center"/>
              </w:tcPr>
            </w:tcPrChange>
          </w:tcPr>
          <w:p w14:paraId="47CA4E0C" w14:textId="77777777" w:rsidR="00497855" w:rsidRDefault="00497855" w:rsidP="00497855">
            <w:pPr>
              <w:widowControl w:val="0"/>
              <w:jc w:val="center"/>
              <w:rPr>
                <w:rFonts w:ascii="맑은 고딕" w:eastAsia="맑은 고딕" w:hAnsi="맑은 고딕" w:cs="맑은 고딕"/>
                <w:b/>
              </w:rPr>
            </w:pPr>
            <w:r>
              <w:rPr>
                <w:rFonts w:ascii="맑은 고딕" w:eastAsia="맑은 고딕" w:hAnsi="맑은 고딕" w:cs="맑은 고딕"/>
                <w:b/>
              </w:rPr>
              <w:t>Demo Scenario 3</w:t>
            </w:r>
          </w:p>
        </w:tc>
      </w:tr>
      <w:tr w:rsidR="00497855" w14:paraId="0CB12AB3" w14:textId="77777777" w:rsidTr="004C1550">
        <w:tc>
          <w:tcPr>
            <w:tcW w:w="4514" w:type="dxa"/>
            <w:shd w:val="clear" w:color="auto" w:fill="D9D9D9"/>
            <w:tcMar>
              <w:top w:w="100" w:type="dxa"/>
              <w:left w:w="100" w:type="dxa"/>
              <w:bottom w:w="100" w:type="dxa"/>
              <w:right w:w="100" w:type="dxa"/>
            </w:tcMar>
            <w:vAlign w:val="center"/>
            <w:tcPrChange w:id="2581" w:author="고광표" w:date="2018-04-19T19:04:00Z">
              <w:tcPr>
                <w:tcW w:w="4514" w:type="dxa"/>
                <w:shd w:val="clear" w:color="auto" w:fill="D9D9D9"/>
                <w:tcMar>
                  <w:top w:w="100" w:type="dxa"/>
                  <w:left w:w="100" w:type="dxa"/>
                  <w:bottom w:w="100" w:type="dxa"/>
                  <w:right w:w="100" w:type="dxa"/>
                </w:tcMar>
                <w:vAlign w:val="center"/>
              </w:tcPr>
            </w:tcPrChange>
          </w:tcPr>
          <w:p w14:paraId="0641902C" w14:textId="77777777" w:rsidR="00497855" w:rsidRDefault="00497855" w:rsidP="00497855">
            <w:pPr>
              <w:widowControl w:val="0"/>
              <w:jc w:val="center"/>
              <w:rPr>
                <w:rFonts w:ascii="맑은 고딕" w:eastAsia="맑은 고딕" w:hAnsi="맑은 고딕" w:cs="맑은 고딕"/>
                <w:b/>
              </w:rPr>
            </w:pPr>
            <w:r>
              <w:rPr>
                <w:rFonts w:ascii="맑은 고딕" w:eastAsia="맑은 고딕" w:hAnsi="맑은 고딕" w:cs="맑은 고딕"/>
                <w:b/>
              </w:rPr>
              <w:t>Title</w:t>
            </w:r>
          </w:p>
        </w:tc>
        <w:tc>
          <w:tcPr>
            <w:tcW w:w="4515" w:type="dxa"/>
            <w:shd w:val="clear" w:color="auto" w:fill="auto"/>
            <w:tcMar>
              <w:top w:w="100" w:type="dxa"/>
              <w:left w:w="100" w:type="dxa"/>
              <w:bottom w:w="100" w:type="dxa"/>
              <w:right w:w="100" w:type="dxa"/>
            </w:tcMar>
            <w:tcPrChange w:id="2582" w:author="고광표" w:date="2018-04-19T19:04:00Z">
              <w:tcPr>
                <w:tcW w:w="4514" w:type="dxa"/>
                <w:shd w:val="clear" w:color="auto" w:fill="auto"/>
                <w:tcMar>
                  <w:top w:w="100" w:type="dxa"/>
                  <w:left w:w="100" w:type="dxa"/>
                  <w:bottom w:w="100" w:type="dxa"/>
                  <w:right w:w="100" w:type="dxa"/>
                </w:tcMar>
              </w:tcPr>
            </w:tcPrChange>
          </w:tcPr>
          <w:p w14:paraId="1C448BBA"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도움 신청</w:t>
            </w:r>
          </w:p>
        </w:tc>
      </w:tr>
      <w:tr w:rsidR="00497855" w14:paraId="18B3088C" w14:textId="77777777" w:rsidTr="004C1550">
        <w:tc>
          <w:tcPr>
            <w:tcW w:w="4514" w:type="dxa"/>
            <w:shd w:val="clear" w:color="auto" w:fill="D9D9D9"/>
            <w:tcMar>
              <w:top w:w="100" w:type="dxa"/>
              <w:left w:w="100" w:type="dxa"/>
              <w:bottom w:w="100" w:type="dxa"/>
              <w:right w:w="100" w:type="dxa"/>
            </w:tcMar>
            <w:vAlign w:val="center"/>
            <w:tcPrChange w:id="2583" w:author="고광표" w:date="2018-04-19T19:04:00Z">
              <w:tcPr>
                <w:tcW w:w="4514" w:type="dxa"/>
                <w:shd w:val="clear" w:color="auto" w:fill="D9D9D9"/>
                <w:tcMar>
                  <w:top w:w="100" w:type="dxa"/>
                  <w:left w:w="100" w:type="dxa"/>
                  <w:bottom w:w="100" w:type="dxa"/>
                  <w:right w:w="100" w:type="dxa"/>
                </w:tcMar>
                <w:vAlign w:val="center"/>
              </w:tcPr>
            </w:tcPrChange>
          </w:tcPr>
          <w:p w14:paraId="03BFDD7D" w14:textId="77777777" w:rsidR="00497855" w:rsidRDefault="00497855" w:rsidP="00497855">
            <w:pPr>
              <w:widowControl w:val="0"/>
              <w:jc w:val="center"/>
              <w:rPr>
                <w:rFonts w:ascii="맑은 고딕" w:eastAsia="맑은 고딕" w:hAnsi="맑은 고딕" w:cs="맑은 고딕"/>
                <w:b/>
              </w:rPr>
            </w:pPr>
            <w:r>
              <w:rPr>
                <w:rFonts w:ascii="맑은 고딕" w:eastAsia="맑은 고딕" w:hAnsi="맑은 고딕" w:cs="맑은 고딕"/>
                <w:b/>
              </w:rPr>
              <w:t>Actor</w:t>
            </w:r>
          </w:p>
        </w:tc>
        <w:tc>
          <w:tcPr>
            <w:tcW w:w="4515" w:type="dxa"/>
            <w:shd w:val="clear" w:color="auto" w:fill="auto"/>
            <w:tcMar>
              <w:top w:w="100" w:type="dxa"/>
              <w:left w:w="100" w:type="dxa"/>
              <w:bottom w:w="100" w:type="dxa"/>
              <w:right w:w="100" w:type="dxa"/>
            </w:tcMar>
            <w:tcPrChange w:id="2584" w:author="고광표" w:date="2018-04-19T19:04:00Z">
              <w:tcPr>
                <w:tcW w:w="4514" w:type="dxa"/>
                <w:shd w:val="clear" w:color="auto" w:fill="auto"/>
                <w:tcMar>
                  <w:top w:w="100" w:type="dxa"/>
                  <w:left w:w="100" w:type="dxa"/>
                  <w:bottom w:w="100" w:type="dxa"/>
                  <w:right w:w="100" w:type="dxa"/>
                </w:tcMar>
              </w:tcPr>
            </w:tcPrChange>
          </w:tcPr>
          <w:p w14:paraId="72A0AA52"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Helpee</w:t>
            </w:r>
          </w:p>
        </w:tc>
      </w:tr>
      <w:tr w:rsidR="00497855" w14:paraId="0B08355F" w14:textId="77777777" w:rsidTr="004C1550">
        <w:tc>
          <w:tcPr>
            <w:tcW w:w="4514" w:type="dxa"/>
            <w:shd w:val="clear" w:color="auto" w:fill="D9D9D9"/>
            <w:tcMar>
              <w:top w:w="100" w:type="dxa"/>
              <w:left w:w="100" w:type="dxa"/>
              <w:bottom w:w="100" w:type="dxa"/>
              <w:right w:w="100" w:type="dxa"/>
            </w:tcMar>
            <w:vAlign w:val="center"/>
            <w:tcPrChange w:id="2585" w:author="고광표" w:date="2018-04-19T19:04:00Z">
              <w:tcPr>
                <w:tcW w:w="4514" w:type="dxa"/>
                <w:shd w:val="clear" w:color="auto" w:fill="D9D9D9"/>
                <w:tcMar>
                  <w:top w:w="100" w:type="dxa"/>
                  <w:left w:w="100" w:type="dxa"/>
                  <w:bottom w:w="100" w:type="dxa"/>
                  <w:right w:w="100" w:type="dxa"/>
                </w:tcMar>
                <w:vAlign w:val="center"/>
              </w:tcPr>
            </w:tcPrChange>
          </w:tcPr>
          <w:p w14:paraId="275BA6F9" w14:textId="77777777" w:rsidR="00497855" w:rsidRDefault="00497855" w:rsidP="00497855">
            <w:pPr>
              <w:widowControl w:val="0"/>
              <w:jc w:val="center"/>
              <w:rPr>
                <w:rFonts w:ascii="맑은 고딕" w:eastAsia="맑은 고딕" w:hAnsi="맑은 고딕" w:cs="맑은 고딕"/>
                <w:b/>
              </w:rPr>
            </w:pPr>
            <w:r>
              <w:rPr>
                <w:rFonts w:ascii="맑은 고딕" w:eastAsia="맑은 고딕" w:hAnsi="맑은 고딕" w:cs="맑은 고딕"/>
                <w:b/>
              </w:rPr>
              <w:lastRenderedPageBreak/>
              <w:t>데모 시나리오</w:t>
            </w:r>
          </w:p>
        </w:tc>
        <w:tc>
          <w:tcPr>
            <w:tcW w:w="4515" w:type="dxa"/>
            <w:shd w:val="clear" w:color="auto" w:fill="auto"/>
            <w:tcMar>
              <w:top w:w="100" w:type="dxa"/>
              <w:left w:w="100" w:type="dxa"/>
              <w:bottom w:w="100" w:type="dxa"/>
              <w:right w:w="100" w:type="dxa"/>
            </w:tcMar>
            <w:tcPrChange w:id="2586" w:author="고광표" w:date="2018-04-19T19:04:00Z">
              <w:tcPr>
                <w:tcW w:w="4514" w:type="dxa"/>
                <w:shd w:val="clear" w:color="auto" w:fill="auto"/>
                <w:tcMar>
                  <w:top w:w="100" w:type="dxa"/>
                  <w:left w:w="100" w:type="dxa"/>
                  <w:bottom w:w="100" w:type="dxa"/>
                  <w:right w:w="100" w:type="dxa"/>
                </w:tcMar>
              </w:tcPr>
            </w:tcPrChange>
          </w:tcPr>
          <w:p w14:paraId="02215635"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1. Volunteer Matching 어플에 접속한다.</w:t>
            </w:r>
          </w:p>
          <w:p w14:paraId="53F4E820"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2. Helpee 아이디로 로그인한다.</w:t>
            </w:r>
          </w:p>
          <w:p w14:paraId="7579E84B"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3. 도움 신청하기를 누른다.</w:t>
            </w:r>
          </w:p>
          <w:p w14:paraId="60D17FD4"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4. 조건을 입력한다.</w:t>
            </w:r>
          </w:p>
          <w:p w14:paraId="6021C826"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5. 신청을 완료한다.</w:t>
            </w:r>
          </w:p>
        </w:tc>
      </w:tr>
    </w:tbl>
    <w:p w14:paraId="54F42FA3" w14:textId="77777777" w:rsidR="00497855" w:rsidRDefault="00497855" w:rsidP="00497855">
      <w:pPr>
        <w:spacing w:line="360" w:lineRule="auto"/>
        <w:jc w:val="both"/>
        <w:rPr>
          <w:rFonts w:ascii="맑은 고딕" w:eastAsia="맑은 고딕" w:hAnsi="맑은 고딕" w:cs="맑은 고딕"/>
          <w:sz w:val="24"/>
          <w:szCs w:val="24"/>
        </w:rPr>
      </w:pPr>
    </w:p>
    <w:p w14:paraId="36D46DE9" w14:textId="05733FBD" w:rsidR="00497855" w:rsidDel="00784F04" w:rsidRDefault="00597193" w:rsidP="00497855">
      <w:pPr>
        <w:pStyle w:val="30"/>
        <w:rPr>
          <w:del w:id="2587" w:author="고광표" w:date="2018-04-17T04:28:00Z"/>
        </w:rPr>
      </w:pPr>
      <w:bookmarkStart w:id="2588" w:name="_Toc512193203"/>
      <w:ins w:id="2589" w:author=" " w:date="2018-04-22T20:42:00Z">
        <w:r>
          <w:t>4</w:t>
        </w:r>
      </w:ins>
      <w:del w:id="2590" w:author=" " w:date="2018-04-22T20:42:00Z">
        <w:r w:rsidR="00497855" w:rsidDel="00597193">
          <w:delText>6</w:delText>
        </w:r>
      </w:del>
      <w:r w:rsidR="00497855">
        <w:t>.2.4. 데모시나리오 4</w:t>
      </w:r>
      <w:bookmarkEnd w:id="2588"/>
    </w:p>
    <w:p w14:paraId="466134E4" w14:textId="19C50D5C" w:rsidR="00497855" w:rsidRDefault="00497855">
      <w:pPr>
        <w:pStyle w:val="30"/>
        <w:pPrChange w:id="2591" w:author="고광표" w:date="2018-04-17T04:28:00Z">
          <w:pPr>
            <w:spacing w:line="360" w:lineRule="auto"/>
            <w:jc w:val="both"/>
          </w:pPr>
        </w:pPrChange>
      </w:pPr>
    </w:p>
    <w:p w14:paraId="088F3B8E" w14:textId="77777777" w:rsidR="004150EB" w:rsidRDefault="00497855">
      <w:pPr>
        <w:keepNext/>
        <w:spacing w:line="360" w:lineRule="auto"/>
        <w:jc w:val="center"/>
        <w:rPr>
          <w:ins w:id="2592" w:author="고광표" w:date="2018-04-17T03:45:00Z"/>
        </w:rPr>
        <w:pPrChange w:id="2593" w:author="고광표" w:date="2018-04-17T03:45:00Z">
          <w:pPr>
            <w:spacing w:line="360" w:lineRule="auto"/>
            <w:jc w:val="both"/>
          </w:pPr>
        </w:pPrChange>
      </w:pPr>
      <w:r>
        <w:rPr>
          <w:rFonts w:ascii="맑은 고딕" w:eastAsia="맑은 고딕" w:hAnsi="맑은 고딕" w:cs="맑은 고딕"/>
          <w:noProof/>
          <w:sz w:val="24"/>
          <w:szCs w:val="24"/>
        </w:rPr>
        <w:drawing>
          <wp:inline distT="114300" distB="114300" distL="114300" distR="114300" wp14:anchorId="56AA864D" wp14:editId="66EF140F">
            <wp:extent cx="5734050" cy="771525"/>
            <wp:effectExtent l="0" t="0" r="0" b="0"/>
            <wp:docPr id="29"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43"/>
                    <a:srcRect t="50909"/>
                    <a:stretch>
                      <a:fillRect/>
                    </a:stretch>
                  </pic:blipFill>
                  <pic:spPr>
                    <a:xfrm>
                      <a:off x="0" y="0"/>
                      <a:ext cx="5734050" cy="771525"/>
                    </a:xfrm>
                    <a:prstGeom prst="rect">
                      <a:avLst/>
                    </a:prstGeom>
                    <a:ln/>
                  </pic:spPr>
                </pic:pic>
              </a:graphicData>
            </a:graphic>
          </wp:inline>
        </w:drawing>
      </w:r>
    </w:p>
    <w:p w14:paraId="1A36F39C" w14:textId="54CD3263" w:rsidR="00497855" w:rsidRDefault="004150EB">
      <w:pPr>
        <w:pStyle w:val="aa"/>
        <w:jc w:val="center"/>
        <w:rPr>
          <w:rFonts w:ascii="맑은 고딕" w:eastAsia="맑은 고딕" w:hAnsi="맑은 고딕" w:cs="맑은 고딕"/>
          <w:sz w:val="24"/>
          <w:szCs w:val="24"/>
        </w:rPr>
        <w:pPrChange w:id="2594" w:author="고광표" w:date="2018-04-17T03:45:00Z">
          <w:pPr>
            <w:spacing w:line="360" w:lineRule="auto"/>
            <w:jc w:val="both"/>
          </w:pPr>
        </w:pPrChange>
      </w:pPr>
      <w:bookmarkStart w:id="2595" w:name="_Toc512193236"/>
      <w:ins w:id="2596" w:author="고광표" w:date="2018-04-17T03:45:00Z">
        <w:r>
          <w:t xml:space="preserve">그림 </w:t>
        </w:r>
        <w:r>
          <w:fldChar w:fldCharType="begin"/>
        </w:r>
        <w:r>
          <w:instrText xml:space="preserve"> SEQ 그림 \* ARABIC </w:instrText>
        </w:r>
      </w:ins>
      <w:r>
        <w:fldChar w:fldCharType="separate"/>
      </w:r>
      <w:ins w:id="2597" w:author="고광표" w:date="2018-04-19T19:08:00Z">
        <w:r w:rsidR="004E1911">
          <w:rPr>
            <w:noProof/>
          </w:rPr>
          <w:t>37</w:t>
        </w:r>
      </w:ins>
      <w:ins w:id="2598" w:author="고광표" w:date="2018-04-17T03:45:00Z">
        <w:r>
          <w:fldChar w:fldCharType="end"/>
        </w:r>
        <w:r>
          <w:t xml:space="preserve">. </w:t>
        </w:r>
        <w:r>
          <w:rPr>
            <w:rFonts w:hint="eastAsia"/>
          </w:rPr>
          <w:t xml:space="preserve">데모 시나리오 </w:t>
        </w:r>
        <w:r>
          <w:t>4</w:t>
        </w:r>
      </w:ins>
      <w:bookmarkEnd w:id="2595"/>
    </w:p>
    <w:p w14:paraId="492C66E9" w14:textId="77777777" w:rsidR="00497855" w:rsidRDefault="00497855" w:rsidP="00497855">
      <w:pPr>
        <w:spacing w:line="360" w:lineRule="auto"/>
        <w:jc w:val="both"/>
        <w:rPr>
          <w:rFonts w:ascii="맑은 고딕" w:eastAsia="맑은 고딕" w:hAnsi="맑은 고딕" w:cs="맑은 고딕"/>
          <w:sz w:val="24"/>
          <w:szCs w:val="24"/>
        </w:rPr>
      </w:pPr>
    </w:p>
    <w:p w14:paraId="23C5BE42" w14:textId="3BD9A6B2" w:rsidR="004C1550" w:rsidRDefault="004C1550">
      <w:pPr>
        <w:pStyle w:val="aa"/>
        <w:keepNext/>
        <w:rPr>
          <w:ins w:id="2599" w:author="고광표" w:date="2018-04-19T19:04:00Z"/>
        </w:rPr>
        <w:pPrChange w:id="2600" w:author="고광표" w:date="2018-04-19T19:04:00Z">
          <w:pPr/>
        </w:pPrChange>
      </w:pPr>
      <w:bookmarkStart w:id="2601" w:name="_Toc512193274"/>
      <w:ins w:id="2602" w:author="고광표" w:date="2018-04-19T19:04:00Z">
        <w:r>
          <w:t xml:space="preserve">Table </w:t>
        </w:r>
        <w:r>
          <w:fldChar w:fldCharType="begin"/>
        </w:r>
        <w:r>
          <w:instrText xml:space="preserve"> SEQ Table \* ARABIC </w:instrText>
        </w:r>
      </w:ins>
      <w:r>
        <w:fldChar w:fldCharType="separate"/>
      </w:r>
      <w:ins w:id="2603" w:author="고광표" w:date="2018-04-19T19:08:00Z">
        <w:r w:rsidR="004E1911">
          <w:rPr>
            <w:noProof/>
          </w:rPr>
          <w:t>36</w:t>
        </w:r>
      </w:ins>
      <w:ins w:id="2604" w:author="고광표" w:date="2018-04-19T19:04:00Z">
        <w:r>
          <w:fldChar w:fldCharType="end"/>
        </w:r>
        <w:r>
          <w:t>. Demo Scenario 4</w:t>
        </w:r>
        <w:bookmarkEnd w:id="2601"/>
      </w:ins>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2605" w:author="고광표" w:date="2018-04-19T19:04:00Z">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4514"/>
        <w:gridCol w:w="4515"/>
        <w:tblGridChange w:id="2606">
          <w:tblGrid>
            <w:gridCol w:w="4514"/>
            <w:gridCol w:w="4515"/>
          </w:tblGrid>
        </w:tblGridChange>
      </w:tblGrid>
      <w:tr w:rsidR="00497855" w14:paraId="697C1C8B" w14:textId="77777777" w:rsidTr="004C1550">
        <w:trPr>
          <w:trHeight w:val="360"/>
          <w:trPrChange w:id="2607" w:author="고광표" w:date="2018-04-19T19:04:00Z">
            <w:trPr>
              <w:trHeight w:val="360"/>
            </w:trPr>
          </w:trPrChange>
        </w:trPr>
        <w:tc>
          <w:tcPr>
            <w:tcW w:w="9029" w:type="dxa"/>
            <w:gridSpan w:val="2"/>
            <w:shd w:val="clear" w:color="auto" w:fill="D9D9D9"/>
            <w:tcMar>
              <w:top w:w="100" w:type="dxa"/>
              <w:left w:w="100" w:type="dxa"/>
              <w:bottom w:w="100" w:type="dxa"/>
              <w:right w:w="100" w:type="dxa"/>
            </w:tcMar>
            <w:vAlign w:val="center"/>
            <w:tcPrChange w:id="2608" w:author="고광표" w:date="2018-04-19T19:04:00Z">
              <w:tcPr>
                <w:tcW w:w="9028" w:type="dxa"/>
                <w:gridSpan w:val="2"/>
                <w:shd w:val="clear" w:color="auto" w:fill="D9D9D9"/>
                <w:tcMar>
                  <w:top w:w="100" w:type="dxa"/>
                  <w:left w:w="100" w:type="dxa"/>
                  <w:bottom w:w="100" w:type="dxa"/>
                  <w:right w:w="100" w:type="dxa"/>
                </w:tcMar>
                <w:vAlign w:val="center"/>
              </w:tcPr>
            </w:tcPrChange>
          </w:tcPr>
          <w:p w14:paraId="4774DE2C" w14:textId="77777777" w:rsidR="00497855" w:rsidRDefault="00497855" w:rsidP="00497855">
            <w:pPr>
              <w:widowControl w:val="0"/>
              <w:jc w:val="center"/>
              <w:rPr>
                <w:rFonts w:ascii="맑은 고딕" w:eastAsia="맑은 고딕" w:hAnsi="맑은 고딕" w:cs="맑은 고딕"/>
                <w:b/>
              </w:rPr>
            </w:pPr>
            <w:r>
              <w:rPr>
                <w:rFonts w:ascii="맑은 고딕" w:eastAsia="맑은 고딕" w:hAnsi="맑은 고딕" w:cs="맑은 고딕"/>
                <w:b/>
              </w:rPr>
              <w:t>Demo Scenario 4</w:t>
            </w:r>
          </w:p>
        </w:tc>
      </w:tr>
      <w:tr w:rsidR="00497855" w14:paraId="2EE7477F" w14:textId="77777777" w:rsidTr="004C1550">
        <w:tc>
          <w:tcPr>
            <w:tcW w:w="4514" w:type="dxa"/>
            <w:shd w:val="clear" w:color="auto" w:fill="D9D9D9"/>
            <w:tcMar>
              <w:top w:w="100" w:type="dxa"/>
              <w:left w:w="100" w:type="dxa"/>
              <w:bottom w:w="100" w:type="dxa"/>
              <w:right w:w="100" w:type="dxa"/>
            </w:tcMar>
            <w:vAlign w:val="center"/>
            <w:tcPrChange w:id="2609" w:author="고광표" w:date="2018-04-19T19:04:00Z">
              <w:tcPr>
                <w:tcW w:w="4514" w:type="dxa"/>
                <w:shd w:val="clear" w:color="auto" w:fill="D9D9D9"/>
                <w:tcMar>
                  <w:top w:w="100" w:type="dxa"/>
                  <w:left w:w="100" w:type="dxa"/>
                  <w:bottom w:w="100" w:type="dxa"/>
                  <w:right w:w="100" w:type="dxa"/>
                </w:tcMar>
                <w:vAlign w:val="center"/>
              </w:tcPr>
            </w:tcPrChange>
          </w:tcPr>
          <w:p w14:paraId="595FE32D" w14:textId="77777777" w:rsidR="00497855" w:rsidRDefault="00497855" w:rsidP="00497855">
            <w:pPr>
              <w:widowControl w:val="0"/>
              <w:jc w:val="center"/>
              <w:rPr>
                <w:rFonts w:ascii="맑은 고딕" w:eastAsia="맑은 고딕" w:hAnsi="맑은 고딕" w:cs="맑은 고딕"/>
                <w:b/>
              </w:rPr>
            </w:pPr>
            <w:r>
              <w:rPr>
                <w:rFonts w:ascii="맑은 고딕" w:eastAsia="맑은 고딕" w:hAnsi="맑은 고딕" w:cs="맑은 고딕"/>
                <w:b/>
              </w:rPr>
              <w:t>Title</w:t>
            </w:r>
          </w:p>
        </w:tc>
        <w:tc>
          <w:tcPr>
            <w:tcW w:w="4515" w:type="dxa"/>
            <w:shd w:val="clear" w:color="auto" w:fill="auto"/>
            <w:tcMar>
              <w:top w:w="100" w:type="dxa"/>
              <w:left w:w="100" w:type="dxa"/>
              <w:bottom w:w="100" w:type="dxa"/>
              <w:right w:w="100" w:type="dxa"/>
            </w:tcMar>
            <w:tcPrChange w:id="2610" w:author="고광표" w:date="2018-04-19T19:04:00Z">
              <w:tcPr>
                <w:tcW w:w="4514" w:type="dxa"/>
                <w:shd w:val="clear" w:color="auto" w:fill="auto"/>
                <w:tcMar>
                  <w:top w:w="100" w:type="dxa"/>
                  <w:left w:w="100" w:type="dxa"/>
                  <w:bottom w:w="100" w:type="dxa"/>
                  <w:right w:w="100" w:type="dxa"/>
                </w:tcMar>
              </w:tcPr>
            </w:tcPrChange>
          </w:tcPr>
          <w:p w14:paraId="4E9B17A7" w14:textId="77777777" w:rsidR="00497855" w:rsidRDefault="00497855" w:rsidP="00497855">
            <w:pPr>
              <w:widowControl w:val="0"/>
              <w:rPr>
                <w:rFonts w:ascii="맑은 고딕" w:eastAsia="맑은 고딕" w:hAnsi="맑은 고딕" w:cs="맑은 고딕"/>
                <w:b/>
              </w:rPr>
            </w:pPr>
            <w:r>
              <w:rPr>
                <w:rFonts w:ascii="맑은 고딕" w:eastAsia="맑은 고딕" w:hAnsi="맑은 고딕" w:cs="맑은 고딕"/>
              </w:rPr>
              <w:t>봉사(Helpee)</w:t>
            </w:r>
          </w:p>
        </w:tc>
      </w:tr>
      <w:tr w:rsidR="00497855" w14:paraId="1B0715A9" w14:textId="77777777" w:rsidTr="004C1550">
        <w:tc>
          <w:tcPr>
            <w:tcW w:w="4514" w:type="dxa"/>
            <w:shd w:val="clear" w:color="auto" w:fill="D9D9D9"/>
            <w:tcMar>
              <w:top w:w="100" w:type="dxa"/>
              <w:left w:w="100" w:type="dxa"/>
              <w:bottom w:w="100" w:type="dxa"/>
              <w:right w:w="100" w:type="dxa"/>
            </w:tcMar>
            <w:vAlign w:val="center"/>
            <w:tcPrChange w:id="2611" w:author="고광표" w:date="2018-04-19T19:04:00Z">
              <w:tcPr>
                <w:tcW w:w="4514" w:type="dxa"/>
                <w:shd w:val="clear" w:color="auto" w:fill="D9D9D9"/>
                <w:tcMar>
                  <w:top w:w="100" w:type="dxa"/>
                  <w:left w:w="100" w:type="dxa"/>
                  <w:bottom w:w="100" w:type="dxa"/>
                  <w:right w:w="100" w:type="dxa"/>
                </w:tcMar>
                <w:vAlign w:val="center"/>
              </w:tcPr>
            </w:tcPrChange>
          </w:tcPr>
          <w:p w14:paraId="79AEA734" w14:textId="77777777" w:rsidR="00497855" w:rsidRDefault="00497855" w:rsidP="00497855">
            <w:pPr>
              <w:widowControl w:val="0"/>
              <w:jc w:val="center"/>
              <w:rPr>
                <w:rFonts w:ascii="맑은 고딕" w:eastAsia="맑은 고딕" w:hAnsi="맑은 고딕" w:cs="맑은 고딕"/>
                <w:b/>
              </w:rPr>
            </w:pPr>
            <w:r>
              <w:rPr>
                <w:rFonts w:ascii="맑은 고딕" w:eastAsia="맑은 고딕" w:hAnsi="맑은 고딕" w:cs="맑은 고딕"/>
                <w:b/>
              </w:rPr>
              <w:t>Actor</w:t>
            </w:r>
          </w:p>
        </w:tc>
        <w:tc>
          <w:tcPr>
            <w:tcW w:w="4515" w:type="dxa"/>
            <w:shd w:val="clear" w:color="auto" w:fill="auto"/>
            <w:tcMar>
              <w:top w:w="100" w:type="dxa"/>
              <w:left w:w="100" w:type="dxa"/>
              <w:bottom w:w="100" w:type="dxa"/>
              <w:right w:w="100" w:type="dxa"/>
            </w:tcMar>
            <w:tcPrChange w:id="2612" w:author="고광표" w:date="2018-04-19T19:04:00Z">
              <w:tcPr>
                <w:tcW w:w="4514" w:type="dxa"/>
                <w:shd w:val="clear" w:color="auto" w:fill="auto"/>
                <w:tcMar>
                  <w:top w:w="100" w:type="dxa"/>
                  <w:left w:w="100" w:type="dxa"/>
                  <w:bottom w:w="100" w:type="dxa"/>
                  <w:right w:w="100" w:type="dxa"/>
                </w:tcMar>
              </w:tcPr>
            </w:tcPrChange>
          </w:tcPr>
          <w:p w14:paraId="3C516E73"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Helpee</w:t>
            </w:r>
          </w:p>
        </w:tc>
      </w:tr>
      <w:tr w:rsidR="00497855" w14:paraId="143AEE9C" w14:textId="77777777" w:rsidTr="004C1550">
        <w:tc>
          <w:tcPr>
            <w:tcW w:w="4514" w:type="dxa"/>
            <w:shd w:val="clear" w:color="auto" w:fill="D9D9D9"/>
            <w:tcMar>
              <w:top w:w="100" w:type="dxa"/>
              <w:left w:w="100" w:type="dxa"/>
              <w:bottom w:w="100" w:type="dxa"/>
              <w:right w:w="100" w:type="dxa"/>
            </w:tcMar>
            <w:vAlign w:val="center"/>
            <w:tcPrChange w:id="2613" w:author="고광표" w:date="2018-04-19T19:04:00Z">
              <w:tcPr>
                <w:tcW w:w="4514" w:type="dxa"/>
                <w:shd w:val="clear" w:color="auto" w:fill="D9D9D9"/>
                <w:tcMar>
                  <w:top w:w="100" w:type="dxa"/>
                  <w:left w:w="100" w:type="dxa"/>
                  <w:bottom w:w="100" w:type="dxa"/>
                  <w:right w:w="100" w:type="dxa"/>
                </w:tcMar>
                <w:vAlign w:val="center"/>
              </w:tcPr>
            </w:tcPrChange>
          </w:tcPr>
          <w:p w14:paraId="79D6ACBD" w14:textId="77777777" w:rsidR="00497855" w:rsidRDefault="00497855" w:rsidP="00497855">
            <w:pPr>
              <w:widowControl w:val="0"/>
              <w:jc w:val="center"/>
              <w:rPr>
                <w:rFonts w:ascii="맑은 고딕" w:eastAsia="맑은 고딕" w:hAnsi="맑은 고딕" w:cs="맑은 고딕"/>
                <w:b/>
              </w:rPr>
            </w:pPr>
            <w:r>
              <w:rPr>
                <w:rFonts w:ascii="맑은 고딕" w:eastAsia="맑은 고딕" w:hAnsi="맑은 고딕" w:cs="맑은 고딕"/>
                <w:b/>
              </w:rPr>
              <w:t>데모 시나리오</w:t>
            </w:r>
          </w:p>
        </w:tc>
        <w:tc>
          <w:tcPr>
            <w:tcW w:w="4515" w:type="dxa"/>
            <w:shd w:val="clear" w:color="auto" w:fill="auto"/>
            <w:tcMar>
              <w:top w:w="100" w:type="dxa"/>
              <w:left w:w="100" w:type="dxa"/>
              <w:bottom w:w="100" w:type="dxa"/>
              <w:right w:w="100" w:type="dxa"/>
            </w:tcMar>
            <w:tcPrChange w:id="2614" w:author="고광표" w:date="2018-04-19T19:04:00Z">
              <w:tcPr>
                <w:tcW w:w="4514" w:type="dxa"/>
                <w:shd w:val="clear" w:color="auto" w:fill="auto"/>
                <w:tcMar>
                  <w:top w:w="100" w:type="dxa"/>
                  <w:left w:w="100" w:type="dxa"/>
                  <w:bottom w:w="100" w:type="dxa"/>
                  <w:right w:w="100" w:type="dxa"/>
                </w:tcMar>
              </w:tcPr>
            </w:tcPrChange>
          </w:tcPr>
          <w:p w14:paraId="3BADBF47"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1. Volunteer Matching 어플에 접속한다.</w:t>
            </w:r>
          </w:p>
          <w:p w14:paraId="138FE0EF"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2. Helpee 아이디로 로그인한다.</w:t>
            </w:r>
          </w:p>
          <w:p w14:paraId="11B4F802"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3. 매칭된 Helper의 정보를 출력한다.</w:t>
            </w:r>
          </w:p>
          <w:p w14:paraId="669B2DA1"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4. 봉사를 시작한다.</w:t>
            </w:r>
          </w:p>
          <w:p w14:paraId="6A326F93"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5. 봉사를 종료한다.</w:t>
            </w:r>
          </w:p>
          <w:p w14:paraId="2BEF3E6F"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6. 피드백을 작성한다.</w:t>
            </w:r>
          </w:p>
        </w:tc>
      </w:tr>
    </w:tbl>
    <w:p w14:paraId="33E098AF" w14:textId="77777777" w:rsidR="00497855" w:rsidRDefault="00497855" w:rsidP="00497855">
      <w:pPr>
        <w:spacing w:line="360" w:lineRule="auto"/>
        <w:jc w:val="both"/>
        <w:rPr>
          <w:rFonts w:ascii="맑은 고딕" w:eastAsia="맑은 고딕" w:hAnsi="맑은 고딕" w:cs="맑은 고딕"/>
          <w:sz w:val="24"/>
          <w:szCs w:val="24"/>
        </w:rPr>
      </w:pPr>
    </w:p>
    <w:p w14:paraId="6119F8DE" w14:textId="77777777" w:rsidR="00784F04" w:rsidRDefault="00784F04" w:rsidP="00497855">
      <w:pPr>
        <w:pStyle w:val="30"/>
        <w:rPr>
          <w:ins w:id="2615" w:author="고광표" w:date="2018-04-17T04:29:00Z"/>
        </w:rPr>
      </w:pPr>
    </w:p>
    <w:p w14:paraId="5AF8BF3C" w14:textId="77777777" w:rsidR="00784F04" w:rsidRDefault="00784F04" w:rsidP="00497855">
      <w:pPr>
        <w:pStyle w:val="30"/>
        <w:rPr>
          <w:ins w:id="2616" w:author="고광표" w:date="2018-04-17T04:29:00Z"/>
        </w:rPr>
      </w:pPr>
    </w:p>
    <w:p w14:paraId="5C6C34E1" w14:textId="34E68E85" w:rsidR="00784F04" w:rsidRDefault="00784F04" w:rsidP="00497855">
      <w:pPr>
        <w:pStyle w:val="30"/>
        <w:rPr>
          <w:ins w:id="2617" w:author="고광표" w:date="2018-04-19T19:04:00Z"/>
        </w:rPr>
      </w:pPr>
    </w:p>
    <w:p w14:paraId="0BF643EF" w14:textId="0198E379" w:rsidR="004C1550" w:rsidRDefault="004C1550">
      <w:pPr>
        <w:rPr>
          <w:ins w:id="2618" w:author="고광표" w:date="2018-04-19T19:04:00Z"/>
        </w:rPr>
        <w:pPrChange w:id="2619" w:author="고광표" w:date="2018-04-19T19:04:00Z">
          <w:pPr>
            <w:pStyle w:val="30"/>
          </w:pPr>
        </w:pPrChange>
      </w:pPr>
    </w:p>
    <w:p w14:paraId="615B3C8C" w14:textId="042EAB6B" w:rsidR="004C1550" w:rsidRDefault="004C1550">
      <w:pPr>
        <w:rPr>
          <w:ins w:id="2620" w:author="고광표" w:date="2018-04-19T19:04:00Z"/>
        </w:rPr>
        <w:pPrChange w:id="2621" w:author="고광표" w:date="2018-04-19T19:04:00Z">
          <w:pPr>
            <w:pStyle w:val="30"/>
          </w:pPr>
        </w:pPrChange>
      </w:pPr>
    </w:p>
    <w:p w14:paraId="0D72DDAC" w14:textId="0AAED300" w:rsidR="004C1550" w:rsidRDefault="004C1550">
      <w:pPr>
        <w:rPr>
          <w:ins w:id="2622" w:author="고광표" w:date="2018-04-19T19:04:00Z"/>
        </w:rPr>
        <w:pPrChange w:id="2623" w:author="고광표" w:date="2018-04-19T19:04:00Z">
          <w:pPr>
            <w:pStyle w:val="30"/>
          </w:pPr>
        </w:pPrChange>
      </w:pPr>
    </w:p>
    <w:p w14:paraId="6FE14D5C" w14:textId="77777777" w:rsidR="004C1550" w:rsidRPr="004C1550" w:rsidRDefault="004C1550">
      <w:pPr>
        <w:rPr>
          <w:ins w:id="2624" w:author="고광표" w:date="2018-04-17T04:29:00Z"/>
          <w:rPrChange w:id="2625" w:author="고광표" w:date="2018-04-19T19:04:00Z">
            <w:rPr>
              <w:ins w:id="2626" w:author="고광표" w:date="2018-04-17T04:29:00Z"/>
            </w:rPr>
          </w:rPrChange>
        </w:rPr>
        <w:pPrChange w:id="2627" w:author="고광표" w:date="2018-04-19T19:04:00Z">
          <w:pPr>
            <w:pStyle w:val="30"/>
          </w:pPr>
        </w:pPrChange>
      </w:pPr>
    </w:p>
    <w:p w14:paraId="4A4E4C63" w14:textId="3160E5B1" w:rsidR="00497855" w:rsidDel="00784F04" w:rsidRDefault="00597193" w:rsidP="00497855">
      <w:pPr>
        <w:pStyle w:val="30"/>
        <w:rPr>
          <w:del w:id="2628" w:author="고광표" w:date="2018-04-17T04:29:00Z"/>
        </w:rPr>
      </w:pPr>
      <w:bookmarkStart w:id="2629" w:name="_Toc512193204"/>
      <w:ins w:id="2630" w:author=" " w:date="2018-04-22T20:43:00Z">
        <w:r>
          <w:lastRenderedPageBreak/>
          <w:t>4</w:t>
        </w:r>
      </w:ins>
      <w:del w:id="2631" w:author=" " w:date="2018-04-22T20:43:00Z">
        <w:r w:rsidR="00497855" w:rsidDel="00597193">
          <w:delText>6</w:delText>
        </w:r>
      </w:del>
      <w:r w:rsidR="00497855">
        <w:t>.2.5. 데모시나리오 5</w:t>
      </w:r>
      <w:bookmarkEnd w:id="2629"/>
    </w:p>
    <w:p w14:paraId="38D55180" w14:textId="77777777" w:rsidR="00497855" w:rsidRDefault="00497855">
      <w:pPr>
        <w:pStyle w:val="30"/>
        <w:pPrChange w:id="2632" w:author="고광표" w:date="2018-04-17T04:29:00Z">
          <w:pPr>
            <w:spacing w:line="360" w:lineRule="auto"/>
            <w:jc w:val="both"/>
          </w:pPr>
        </w:pPrChange>
      </w:pPr>
    </w:p>
    <w:p w14:paraId="186BD93B" w14:textId="77777777" w:rsidR="004150EB" w:rsidRDefault="00497855">
      <w:pPr>
        <w:keepNext/>
        <w:spacing w:line="360" w:lineRule="auto"/>
        <w:jc w:val="center"/>
        <w:rPr>
          <w:ins w:id="2633" w:author="고광표" w:date="2018-04-17T03:46:00Z"/>
        </w:rPr>
        <w:pPrChange w:id="2634" w:author="고광표" w:date="2018-04-17T03:46:00Z">
          <w:pPr>
            <w:spacing w:line="360" w:lineRule="auto"/>
            <w:jc w:val="both"/>
          </w:pPr>
        </w:pPrChange>
      </w:pPr>
      <w:r>
        <w:rPr>
          <w:rFonts w:ascii="맑은 고딕" w:eastAsia="맑은 고딕" w:hAnsi="맑은 고딕" w:cs="맑은 고딕"/>
          <w:noProof/>
          <w:sz w:val="24"/>
          <w:szCs w:val="24"/>
        </w:rPr>
        <w:drawing>
          <wp:inline distT="114300" distB="114300" distL="114300" distR="114300" wp14:anchorId="7CE1665A" wp14:editId="6E2081E7">
            <wp:extent cx="5734050" cy="2959100"/>
            <wp:effectExtent l="0" t="0" r="0" b="0"/>
            <wp:docPr id="2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4"/>
                    <a:srcRect/>
                    <a:stretch>
                      <a:fillRect/>
                    </a:stretch>
                  </pic:blipFill>
                  <pic:spPr>
                    <a:xfrm>
                      <a:off x="0" y="0"/>
                      <a:ext cx="5734050" cy="2959100"/>
                    </a:xfrm>
                    <a:prstGeom prst="rect">
                      <a:avLst/>
                    </a:prstGeom>
                    <a:ln/>
                  </pic:spPr>
                </pic:pic>
              </a:graphicData>
            </a:graphic>
          </wp:inline>
        </w:drawing>
      </w:r>
    </w:p>
    <w:p w14:paraId="6AA465AD" w14:textId="138578F3" w:rsidR="00497855" w:rsidRDefault="004150EB">
      <w:pPr>
        <w:pStyle w:val="aa"/>
        <w:jc w:val="center"/>
        <w:rPr>
          <w:rFonts w:ascii="맑은 고딕" w:eastAsia="맑은 고딕" w:hAnsi="맑은 고딕" w:cs="맑은 고딕"/>
          <w:sz w:val="24"/>
          <w:szCs w:val="24"/>
        </w:rPr>
        <w:pPrChange w:id="2635" w:author="고광표" w:date="2018-04-17T03:46:00Z">
          <w:pPr>
            <w:spacing w:line="360" w:lineRule="auto"/>
            <w:jc w:val="both"/>
          </w:pPr>
        </w:pPrChange>
      </w:pPr>
      <w:bookmarkStart w:id="2636" w:name="_Toc512193237"/>
      <w:ins w:id="2637" w:author="고광표" w:date="2018-04-17T03:46:00Z">
        <w:r>
          <w:t xml:space="preserve">그림 </w:t>
        </w:r>
        <w:r>
          <w:fldChar w:fldCharType="begin"/>
        </w:r>
        <w:r>
          <w:instrText xml:space="preserve"> SEQ 그림 \* ARABIC </w:instrText>
        </w:r>
      </w:ins>
      <w:r>
        <w:fldChar w:fldCharType="separate"/>
      </w:r>
      <w:ins w:id="2638" w:author="고광표" w:date="2018-04-19T19:08:00Z">
        <w:r w:rsidR="004E1911">
          <w:rPr>
            <w:noProof/>
          </w:rPr>
          <w:t>38</w:t>
        </w:r>
      </w:ins>
      <w:ins w:id="2639" w:author="고광표" w:date="2018-04-17T03:46:00Z">
        <w:r>
          <w:fldChar w:fldCharType="end"/>
        </w:r>
        <w:r>
          <w:t xml:space="preserve">. </w:t>
        </w:r>
        <w:r>
          <w:rPr>
            <w:rFonts w:hint="eastAsia"/>
          </w:rPr>
          <w:t xml:space="preserve">데모 시나리오 </w:t>
        </w:r>
        <w:r>
          <w:t>5</w:t>
        </w:r>
      </w:ins>
      <w:bookmarkEnd w:id="2636"/>
    </w:p>
    <w:p w14:paraId="3FDD974F" w14:textId="77777777" w:rsidR="00497855" w:rsidRDefault="00497855" w:rsidP="00497855">
      <w:pPr>
        <w:spacing w:line="360" w:lineRule="auto"/>
        <w:jc w:val="both"/>
        <w:rPr>
          <w:rFonts w:ascii="맑은 고딕" w:eastAsia="맑은 고딕" w:hAnsi="맑은 고딕" w:cs="맑은 고딕"/>
          <w:sz w:val="24"/>
          <w:szCs w:val="24"/>
        </w:rPr>
      </w:pPr>
    </w:p>
    <w:p w14:paraId="1DA95C5F" w14:textId="60CAC151" w:rsidR="004C1550" w:rsidRDefault="004C1550">
      <w:pPr>
        <w:pStyle w:val="aa"/>
        <w:keepNext/>
        <w:rPr>
          <w:ins w:id="2640" w:author="고광표" w:date="2018-04-19T19:05:00Z"/>
        </w:rPr>
        <w:pPrChange w:id="2641" w:author="고광표" w:date="2018-04-19T19:05:00Z">
          <w:pPr/>
        </w:pPrChange>
      </w:pPr>
      <w:bookmarkStart w:id="2642" w:name="_Toc512193275"/>
      <w:ins w:id="2643" w:author="고광표" w:date="2018-04-19T19:05:00Z">
        <w:r>
          <w:t xml:space="preserve">Table </w:t>
        </w:r>
        <w:r>
          <w:fldChar w:fldCharType="begin"/>
        </w:r>
        <w:r>
          <w:instrText xml:space="preserve"> SEQ Table \* ARABIC </w:instrText>
        </w:r>
      </w:ins>
      <w:r>
        <w:fldChar w:fldCharType="separate"/>
      </w:r>
      <w:ins w:id="2644" w:author="고광표" w:date="2018-04-19T19:08:00Z">
        <w:r w:rsidR="004E1911">
          <w:rPr>
            <w:noProof/>
          </w:rPr>
          <w:t>37</w:t>
        </w:r>
      </w:ins>
      <w:ins w:id="2645" w:author="고광표" w:date="2018-04-19T19:05:00Z">
        <w:r>
          <w:fldChar w:fldCharType="end"/>
        </w:r>
        <w:r>
          <w:t>. Demo Scenario 5</w:t>
        </w:r>
        <w:bookmarkEnd w:id="2642"/>
      </w:ins>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2646" w:author="고광표" w:date="2018-04-19T19:05:00Z">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4514"/>
        <w:gridCol w:w="4515"/>
        <w:tblGridChange w:id="2647">
          <w:tblGrid>
            <w:gridCol w:w="4514"/>
            <w:gridCol w:w="4515"/>
          </w:tblGrid>
        </w:tblGridChange>
      </w:tblGrid>
      <w:tr w:rsidR="00497855" w14:paraId="007703ED" w14:textId="77777777" w:rsidTr="004C1550">
        <w:trPr>
          <w:trHeight w:val="400"/>
          <w:trPrChange w:id="2648" w:author="고광표" w:date="2018-04-19T19:05:00Z">
            <w:trPr>
              <w:trHeight w:val="400"/>
            </w:trPr>
          </w:trPrChange>
        </w:trPr>
        <w:tc>
          <w:tcPr>
            <w:tcW w:w="9029" w:type="dxa"/>
            <w:gridSpan w:val="2"/>
            <w:shd w:val="clear" w:color="auto" w:fill="D9D9D9"/>
            <w:tcMar>
              <w:top w:w="100" w:type="dxa"/>
              <w:left w:w="100" w:type="dxa"/>
              <w:bottom w:w="100" w:type="dxa"/>
              <w:right w:w="100" w:type="dxa"/>
            </w:tcMar>
            <w:vAlign w:val="center"/>
            <w:tcPrChange w:id="2649" w:author="고광표" w:date="2018-04-19T19:05:00Z">
              <w:tcPr>
                <w:tcW w:w="9028" w:type="dxa"/>
                <w:gridSpan w:val="2"/>
                <w:shd w:val="clear" w:color="auto" w:fill="D9D9D9"/>
                <w:tcMar>
                  <w:top w:w="100" w:type="dxa"/>
                  <w:left w:w="100" w:type="dxa"/>
                  <w:bottom w:w="100" w:type="dxa"/>
                  <w:right w:w="100" w:type="dxa"/>
                </w:tcMar>
                <w:vAlign w:val="center"/>
              </w:tcPr>
            </w:tcPrChange>
          </w:tcPr>
          <w:p w14:paraId="33027609" w14:textId="77777777" w:rsidR="00497855" w:rsidRDefault="00497855" w:rsidP="00497855">
            <w:pPr>
              <w:widowControl w:val="0"/>
              <w:jc w:val="center"/>
              <w:rPr>
                <w:rFonts w:ascii="맑은 고딕" w:eastAsia="맑은 고딕" w:hAnsi="맑은 고딕" w:cs="맑은 고딕"/>
                <w:b/>
              </w:rPr>
            </w:pPr>
            <w:r>
              <w:rPr>
                <w:rFonts w:ascii="맑은 고딕" w:eastAsia="맑은 고딕" w:hAnsi="맑은 고딕" w:cs="맑은 고딕"/>
                <w:b/>
              </w:rPr>
              <w:t>Demo Scenario 5</w:t>
            </w:r>
          </w:p>
        </w:tc>
      </w:tr>
      <w:tr w:rsidR="00497855" w14:paraId="037B5914" w14:textId="77777777" w:rsidTr="004C1550">
        <w:tc>
          <w:tcPr>
            <w:tcW w:w="4514" w:type="dxa"/>
            <w:shd w:val="clear" w:color="auto" w:fill="D9D9D9"/>
            <w:tcMar>
              <w:top w:w="100" w:type="dxa"/>
              <w:left w:w="100" w:type="dxa"/>
              <w:bottom w:w="100" w:type="dxa"/>
              <w:right w:w="100" w:type="dxa"/>
            </w:tcMar>
            <w:vAlign w:val="center"/>
            <w:tcPrChange w:id="2650" w:author="고광표" w:date="2018-04-19T19:05:00Z">
              <w:tcPr>
                <w:tcW w:w="4514" w:type="dxa"/>
                <w:shd w:val="clear" w:color="auto" w:fill="D9D9D9"/>
                <w:tcMar>
                  <w:top w:w="100" w:type="dxa"/>
                  <w:left w:w="100" w:type="dxa"/>
                  <w:bottom w:w="100" w:type="dxa"/>
                  <w:right w:w="100" w:type="dxa"/>
                </w:tcMar>
                <w:vAlign w:val="center"/>
              </w:tcPr>
            </w:tcPrChange>
          </w:tcPr>
          <w:p w14:paraId="70DE479A" w14:textId="77777777" w:rsidR="00497855" w:rsidRDefault="00497855" w:rsidP="00497855">
            <w:pPr>
              <w:widowControl w:val="0"/>
              <w:jc w:val="center"/>
              <w:rPr>
                <w:rFonts w:ascii="맑은 고딕" w:eastAsia="맑은 고딕" w:hAnsi="맑은 고딕" w:cs="맑은 고딕"/>
                <w:b/>
              </w:rPr>
            </w:pPr>
            <w:r>
              <w:rPr>
                <w:rFonts w:ascii="맑은 고딕" w:eastAsia="맑은 고딕" w:hAnsi="맑은 고딕" w:cs="맑은 고딕"/>
                <w:b/>
              </w:rPr>
              <w:t>Title</w:t>
            </w:r>
          </w:p>
        </w:tc>
        <w:tc>
          <w:tcPr>
            <w:tcW w:w="4515" w:type="dxa"/>
            <w:shd w:val="clear" w:color="auto" w:fill="auto"/>
            <w:tcMar>
              <w:top w:w="100" w:type="dxa"/>
              <w:left w:w="100" w:type="dxa"/>
              <w:bottom w:w="100" w:type="dxa"/>
              <w:right w:w="100" w:type="dxa"/>
            </w:tcMar>
            <w:tcPrChange w:id="2651" w:author="고광표" w:date="2018-04-19T19:05:00Z">
              <w:tcPr>
                <w:tcW w:w="4514" w:type="dxa"/>
                <w:shd w:val="clear" w:color="auto" w:fill="auto"/>
                <w:tcMar>
                  <w:top w:w="100" w:type="dxa"/>
                  <w:left w:w="100" w:type="dxa"/>
                  <w:bottom w:w="100" w:type="dxa"/>
                  <w:right w:w="100" w:type="dxa"/>
                </w:tcMar>
              </w:tcPr>
            </w:tcPrChange>
          </w:tcPr>
          <w:p w14:paraId="1A6DDB1B"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봉사시간 승인</w:t>
            </w:r>
          </w:p>
        </w:tc>
      </w:tr>
      <w:tr w:rsidR="00497855" w14:paraId="09D6E83A" w14:textId="77777777" w:rsidTr="004C1550">
        <w:tc>
          <w:tcPr>
            <w:tcW w:w="4514" w:type="dxa"/>
            <w:shd w:val="clear" w:color="auto" w:fill="D9D9D9"/>
            <w:tcMar>
              <w:top w:w="100" w:type="dxa"/>
              <w:left w:w="100" w:type="dxa"/>
              <w:bottom w:w="100" w:type="dxa"/>
              <w:right w:w="100" w:type="dxa"/>
            </w:tcMar>
            <w:vAlign w:val="center"/>
            <w:tcPrChange w:id="2652" w:author="고광표" w:date="2018-04-19T19:05:00Z">
              <w:tcPr>
                <w:tcW w:w="4514" w:type="dxa"/>
                <w:shd w:val="clear" w:color="auto" w:fill="D9D9D9"/>
                <w:tcMar>
                  <w:top w:w="100" w:type="dxa"/>
                  <w:left w:w="100" w:type="dxa"/>
                  <w:bottom w:w="100" w:type="dxa"/>
                  <w:right w:w="100" w:type="dxa"/>
                </w:tcMar>
                <w:vAlign w:val="center"/>
              </w:tcPr>
            </w:tcPrChange>
          </w:tcPr>
          <w:p w14:paraId="2E150592" w14:textId="77777777" w:rsidR="00497855" w:rsidRDefault="00497855" w:rsidP="00497855">
            <w:pPr>
              <w:widowControl w:val="0"/>
              <w:jc w:val="center"/>
              <w:rPr>
                <w:rFonts w:ascii="맑은 고딕" w:eastAsia="맑은 고딕" w:hAnsi="맑은 고딕" w:cs="맑은 고딕"/>
                <w:b/>
              </w:rPr>
            </w:pPr>
            <w:r>
              <w:rPr>
                <w:rFonts w:ascii="맑은 고딕" w:eastAsia="맑은 고딕" w:hAnsi="맑은 고딕" w:cs="맑은 고딕"/>
                <w:b/>
              </w:rPr>
              <w:t>Actor</w:t>
            </w:r>
          </w:p>
        </w:tc>
        <w:tc>
          <w:tcPr>
            <w:tcW w:w="4515" w:type="dxa"/>
            <w:shd w:val="clear" w:color="auto" w:fill="auto"/>
            <w:tcMar>
              <w:top w:w="100" w:type="dxa"/>
              <w:left w:w="100" w:type="dxa"/>
              <w:bottom w:w="100" w:type="dxa"/>
              <w:right w:w="100" w:type="dxa"/>
            </w:tcMar>
            <w:tcPrChange w:id="2653" w:author="고광표" w:date="2018-04-19T19:05:00Z">
              <w:tcPr>
                <w:tcW w:w="4514" w:type="dxa"/>
                <w:shd w:val="clear" w:color="auto" w:fill="auto"/>
                <w:tcMar>
                  <w:top w:w="100" w:type="dxa"/>
                  <w:left w:w="100" w:type="dxa"/>
                  <w:bottom w:w="100" w:type="dxa"/>
                  <w:right w:w="100" w:type="dxa"/>
                </w:tcMar>
              </w:tcPr>
            </w:tcPrChange>
          </w:tcPr>
          <w:p w14:paraId="77837971"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관리자</w:t>
            </w:r>
          </w:p>
        </w:tc>
      </w:tr>
      <w:tr w:rsidR="00497855" w14:paraId="7A0D44A8" w14:textId="77777777" w:rsidTr="004C1550">
        <w:tc>
          <w:tcPr>
            <w:tcW w:w="4514" w:type="dxa"/>
            <w:shd w:val="clear" w:color="auto" w:fill="D9D9D9"/>
            <w:tcMar>
              <w:top w:w="100" w:type="dxa"/>
              <w:left w:w="100" w:type="dxa"/>
              <w:bottom w:w="100" w:type="dxa"/>
              <w:right w:w="100" w:type="dxa"/>
            </w:tcMar>
            <w:vAlign w:val="center"/>
            <w:tcPrChange w:id="2654" w:author="고광표" w:date="2018-04-19T19:05:00Z">
              <w:tcPr>
                <w:tcW w:w="4514" w:type="dxa"/>
                <w:shd w:val="clear" w:color="auto" w:fill="D9D9D9"/>
                <w:tcMar>
                  <w:top w:w="100" w:type="dxa"/>
                  <w:left w:w="100" w:type="dxa"/>
                  <w:bottom w:w="100" w:type="dxa"/>
                  <w:right w:w="100" w:type="dxa"/>
                </w:tcMar>
                <w:vAlign w:val="center"/>
              </w:tcPr>
            </w:tcPrChange>
          </w:tcPr>
          <w:p w14:paraId="1497BC6F" w14:textId="77777777" w:rsidR="00497855" w:rsidRDefault="00497855" w:rsidP="00497855">
            <w:pPr>
              <w:widowControl w:val="0"/>
              <w:jc w:val="center"/>
              <w:rPr>
                <w:rFonts w:ascii="맑은 고딕" w:eastAsia="맑은 고딕" w:hAnsi="맑은 고딕" w:cs="맑은 고딕"/>
                <w:b/>
              </w:rPr>
            </w:pPr>
            <w:r>
              <w:rPr>
                <w:rFonts w:ascii="맑은 고딕" w:eastAsia="맑은 고딕" w:hAnsi="맑은 고딕" w:cs="맑은 고딕"/>
                <w:b/>
              </w:rPr>
              <w:t>데모 시나리오</w:t>
            </w:r>
          </w:p>
        </w:tc>
        <w:tc>
          <w:tcPr>
            <w:tcW w:w="4515" w:type="dxa"/>
            <w:shd w:val="clear" w:color="auto" w:fill="auto"/>
            <w:tcMar>
              <w:top w:w="100" w:type="dxa"/>
              <w:left w:w="100" w:type="dxa"/>
              <w:bottom w:w="100" w:type="dxa"/>
              <w:right w:w="100" w:type="dxa"/>
            </w:tcMar>
            <w:tcPrChange w:id="2655" w:author="고광표" w:date="2018-04-19T19:05:00Z">
              <w:tcPr>
                <w:tcW w:w="4514" w:type="dxa"/>
                <w:shd w:val="clear" w:color="auto" w:fill="auto"/>
                <w:tcMar>
                  <w:top w:w="100" w:type="dxa"/>
                  <w:left w:w="100" w:type="dxa"/>
                  <w:bottom w:w="100" w:type="dxa"/>
                  <w:right w:w="100" w:type="dxa"/>
                </w:tcMar>
              </w:tcPr>
            </w:tcPrChange>
          </w:tcPr>
          <w:p w14:paraId="1C24AD1E"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1. Volunteer Matching 관리자 페이지에 접속한다.</w:t>
            </w:r>
          </w:p>
          <w:p w14:paraId="4612139E"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2. 관리자 아이디로 로그인한다.</w:t>
            </w:r>
          </w:p>
          <w:p w14:paraId="3E876552"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3. 피드백을 검사한다.</w:t>
            </w:r>
          </w:p>
          <w:p w14:paraId="6B46DB38"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 xml:space="preserve"> 3.1 피드백 평점이 5점 이하인 경우</w:t>
            </w:r>
          </w:p>
          <w:p w14:paraId="1854EAC8"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 xml:space="preserve">  3.1.1 피드백을 재검사한다.</w:t>
            </w:r>
          </w:p>
          <w:p w14:paraId="0CBFC2D1"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 xml:space="preserve">   3.1.1.1 피드백 내용이 정상인 경우</w:t>
            </w:r>
          </w:p>
          <w:p w14:paraId="33A17C55"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 xml:space="preserve">   3.1.1.2 피드백 내용이 미달인 경우</w:t>
            </w:r>
          </w:p>
          <w:p w14:paraId="552B8964"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 xml:space="preserve">    3.1.1.2.1 해당 회원을 탈퇴시킨다.</w:t>
            </w:r>
          </w:p>
          <w:p w14:paraId="0242AA3B"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 xml:space="preserve"> 3.2 피드백 평점이 5점 이상인 경우</w:t>
            </w:r>
          </w:p>
          <w:p w14:paraId="5289584C"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4. 해당 봉사의 봉사시간을 승인한다.</w:t>
            </w:r>
          </w:p>
        </w:tc>
      </w:tr>
    </w:tbl>
    <w:p w14:paraId="6A0FEB32" w14:textId="106137B7" w:rsidR="00497855" w:rsidRDefault="00497855" w:rsidP="00497855">
      <w:pPr>
        <w:spacing w:line="360" w:lineRule="auto"/>
        <w:jc w:val="both"/>
        <w:rPr>
          <w:ins w:id="2656" w:author="고광표" w:date="2018-04-17T04:29:00Z"/>
          <w:rFonts w:ascii="맑은 고딕" w:eastAsia="맑은 고딕" w:hAnsi="맑은 고딕" w:cs="맑은 고딕"/>
          <w:sz w:val="24"/>
          <w:szCs w:val="24"/>
        </w:rPr>
      </w:pPr>
    </w:p>
    <w:p w14:paraId="7CA312A3" w14:textId="77777777" w:rsidR="00784F04" w:rsidRDefault="00784F04" w:rsidP="00497855">
      <w:pPr>
        <w:spacing w:line="360" w:lineRule="auto"/>
        <w:jc w:val="both"/>
        <w:rPr>
          <w:rFonts w:ascii="맑은 고딕" w:eastAsia="맑은 고딕" w:hAnsi="맑은 고딕" w:cs="맑은 고딕"/>
          <w:sz w:val="24"/>
          <w:szCs w:val="24"/>
        </w:rPr>
      </w:pPr>
    </w:p>
    <w:p w14:paraId="7FBEDB44" w14:textId="6D587B55" w:rsidR="00497855" w:rsidDel="00784F04" w:rsidRDefault="00597193" w:rsidP="00497855">
      <w:pPr>
        <w:pStyle w:val="30"/>
        <w:rPr>
          <w:del w:id="2657" w:author="고광표" w:date="2018-04-17T04:29:00Z"/>
        </w:rPr>
      </w:pPr>
      <w:bookmarkStart w:id="2658" w:name="_Toc512193205"/>
      <w:ins w:id="2659" w:author=" " w:date="2018-04-22T20:43:00Z">
        <w:r>
          <w:lastRenderedPageBreak/>
          <w:t>4</w:t>
        </w:r>
      </w:ins>
      <w:del w:id="2660" w:author=" " w:date="2018-04-22T20:43:00Z">
        <w:r w:rsidR="00497855" w:rsidDel="00597193">
          <w:delText>6</w:delText>
        </w:r>
      </w:del>
      <w:r w:rsidR="00497855">
        <w:t>.2.5. 데모시나리오 6</w:t>
      </w:r>
      <w:bookmarkEnd w:id="2658"/>
    </w:p>
    <w:p w14:paraId="57EEB471" w14:textId="77777777" w:rsidR="00497855" w:rsidRDefault="00497855">
      <w:pPr>
        <w:pStyle w:val="30"/>
        <w:pPrChange w:id="2661" w:author="고광표" w:date="2018-04-17T04:29:00Z">
          <w:pPr>
            <w:spacing w:line="360" w:lineRule="auto"/>
            <w:jc w:val="both"/>
          </w:pPr>
        </w:pPrChange>
      </w:pPr>
    </w:p>
    <w:p w14:paraId="59170D35" w14:textId="77777777" w:rsidR="004150EB" w:rsidRDefault="00497855">
      <w:pPr>
        <w:keepNext/>
        <w:spacing w:line="360" w:lineRule="auto"/>
        <w:jc w:val="center"/>
        <w:rPr>
          <w:ins w:id="2662" w:author="고광표" w:date="2018-04-17T03:46:00Z"/>
        </w:rPr>
        <w:pPrChange w:id="2663" w:author="고광표" w:date="2018-04-17T03:46:00Z">
          <w:pPr>
            <w:spacing w:line="360" w:lineRule="auto"/>
            <w:jc w:val="both"/>
          </w:pPr>
        </w:pPrChange>
      </w:pPr>
      <w:r>
        <w:rPr>
          <w:rFonts w:ascii="맑은 고딕" w:eastAsia="맑은 고딕" w:hAnsi="맑은 고딕" w:cs="맑은 고딕"/>
          <w:noProof/>
          <w:sz w:val="24"/>
          <w:szCs w:val="24"/>
        </w:rPr>
        <w:drawing>
          <wp:inline distT="114300" distB="114300" distL="114300" distR="114300" wp14:anchorId="70247AD1" wp14:editId="4288A687">
            <wp:extent cx="5734050" cy="1562100"/>
            <wp:effectExtent l="0" t="0" r="0" b="0"/>
            <wp:docPr id="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5"/>
                    <a:srcRect/>
                    <a:stretch>
                      <a:fillRect/>
                    </a:stretch>
                  </pic:blipFill>
                  <pic:spPr>
                    <a:xfrm>
                      <a:off x="0" y="0"/>
                      <a:ext cx="5734050" cy="1562100"/>
                    </a:xfrm>
                    <a:prstGeom prst="rect">
                      <a:avLst/>
                    </a:prstGeom>
                    <a:ln/>
                  </pic:spPr>
                </pic:pic>
              </a:graphicData>
            </a:graphic>
          </wp:inline>
        </w:drawing>
      </w:r>
    </w:p>
    <w:p w14:paraId="7B8D2CE3" w14:textId="3F1E9AFA" w:rsidR="00497855" w:rsidRDefault="004150EB">
      <w:pPr>
        <w:pStyle w:val="aa"/>
        <w:jc w:val="center"/>
        <w:rPr>
          <w:rFonts w:ascii="맑은 고딕" w:eastAsia="맑은 고딕" w:hAnsi="맑은 고딕" w:cs="맑은 고딕"/>
          <w:sz w:val="24"/>
          <w:szCs w:val="24"/>
        </w:rPr>
        <w:pPrChange w:id="2664" w:author="고광표" w:date="2018-04-17T03:46:00Z">
          <w:pPr>
            <w:spacing w:line="360" w:lineRule="auto"/>
            <w:jc w:val="both"/>
          </w:pPr>
        </w:pPrChange>
      </w:pPr>
      <w:bookmarkStart w:id="2665" w:name="_Toc512193238"/>
      <w:ins w:id="2666" w:author="고광표" w:date="2018-04-17T03:46:00Z">
        <w:r>
          <w:t xml:space="preserve">그림 </w:t>
        </w:r>
        <w:r>
          <w:fldChar w:fldCharType="begin"/>
        </w:r>
        <w:r>
          <w:instrText xml:space="preserve"> SEQ 그림 \* ARABIC </w:instrText>
        </w:r>
      </w:ins>
      <w:r>
        <w:fldChar w:fldCharType="separate"/>
      </w:r>
      <w:ins w:id="2667" w:author="고광표" w:date="2018-04-19T19:08:00Z">
        <w:r w:rsidR="004E1911">
          <w:rPr>
            <w:noProof/>
          </w:rPr>
          <w:t>39</w:t>
        </w:r>
      </w:ins>
      <w:ins w:id="2668" w:author="고광표" w:date="2018-04-17T03:46:00Z">
        <w:r>
          <w:fldChar w:fldCharType="end"/>
        </w:r>
        <w:r>
          <w:t xml:space="preserve">. </w:t>
        </w:r>
        <w:r>
          <w:rPr>
            <w:rFonts w:hint="eastAsia"/>
          </w:rPr>
          <w:t xml:space="preserve">데모 시나리오 </w:t>
        </w:r>
        <w:r>
          <w:t>6</w:t>
        </w:r>
      </w:ins>
      <w:bookmarkEnd w:id="2665"/>
    </w:p>
    <w:p w14:paraId="71FFF87F" w14:textId="77777777" w:rsidR="00497855" w:rsidRDefault="00497855" w:rsidP="00497855">
      <w:pPr>
        <w:spacing w:line="360" w:lineRule="auto"/>
        <w:jc w:val="both"/>
        <w:rPr>
          <w:rFonts w:ascii="맑은 고딕" w:eastAsia="맑은 고딕" w:hAnsi="맑은 고딕" w:cs="맑은 고딕"/>
          <w:sz w:val="24"/>
          <w:szCs w:val="24"/>
        </w:rPr>
      </w:pPr>
    </w:p>
    <w:p w14:paraId="55F73593" w14:textId="28E1778F" w:rsidR="004C1550" w:rsidRDefault="004C1550">
      <w:pPr>
        <w:pStyle w:val="aa"/>
        <w:keepNext/>
        <w:rPr>
          <w:ins w:id="2669" w:author="고광표" w:date="2018-04-19T19:05:00Z"/>
        </w:rPr>
        <w:pPrChange w:id="2670" w:author="고광표" w:date="2018-04-19T19:05:00Z">
          <w:pPr/>
        </w:pPrChange>
      </w:pPr>
      <w:bookmarkStart w:id="2671" w:name="_Toc512193276"/>
      <w:ins w:id="2672" w:author="고광표" w:date="2018-04-19T19:05:00Z">
        <w:r>
          <w:t xml:space="preserve">Table </w:t>
        </w:r>
        <w:r>
          <w:fldChar w:fldCharType="begin"/>
        </w:r>
        <w:r>
          <w:instrText xml:space="preserve"> SEQ Table \* ARABIC </w:instrText>
        </w:r>
      </w:ins>
      <w:r>
        <w:fldChar w:fldCharType="separate"/>
      </w:r>
      <w:ins w:id="2673" w:author="고광표" w:date="2018-04-19T19:08:00Z">
        <w:r w:rsidR="004E1911">
          <w:rPr>
            <w:noProof/>
          </w:rPr>
          <w:t>38</w:t>
        </w:r>
      </w:ins>
      <w:ins w:id="2674" w:author="고광표" w:date="2018-04-19T19:05:00Z">
        <w:r>
          <w:fldChar w:fldCharType="end"/>
        </w:r>
        <w:r>
          <w:t>. Demo Scenario 6</w:t>
        </w:r>
        <w:bookmarkEnd w:id="2671"/>
      </w:ins>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2675" w:author="고광표" w:date="2018-04-19T19:05:00Z">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4514"/>
        <w:gridCol w:w="4515"/>
        <w:tblGridChange w:id="2676">
          <w:tblGrid>
            <w:gridCol w:w="4514"/>
            <w:gridCol w:w="4515"/>
          </w:tblGrid>
        </w:tblGridChange>
      </w:tblGrid>
      <w:tr w:rsidR="00497855" w14:paraId="3AF2FBDF" w14:textId="77777777" w:rsidTr="004C1550">
        <w:trPr>
          <w:trHeight w:val="400"/>
          <w:trPrChange w:id="2677" w:author="고광표" w:date="2018-04-19T19:05:00Z">
            <w:trPr>
              <w:trHeight w:val="400"/>
            </w:trPr>
          </w:trPrChange>
        </w:trPr>
        <w:tc>
          <w:tcPr>
            <w:tcW w:w="9029" w:type="dxa"/>
            <w:gridSpan w:val="2"/>
            <w:shd w:val="clear" w:color="auto" w:fill="D9D9D9"/>
            <w:tcMar>
              <w:top w:w="100" w:type="dxa"/>
              <w:left w:w="100" w:type="dxa"/>
              <w:bottom w:w="100" w:type="dxa"/>
              <w:right w:w="100" w:type="dxa"/>
            </w:tcMar>
            <w:vAlign w:val="center"/>
            <w:tcPrChange w:id="2678" w:author="고광표" w:date="2018-04-19T19:05:00Z">
              <w:tcPr>
                <w:tcW w:w="9028" w:type="dxa"/>
                <w:gridSpan w:val="2"/>
                <w:shd w:val="clear" w:color="auto" w:fill="D9D9D9"/>
                <w:tcMar>
                  <w:top w:w="100" w:type="dxa"/>
                  <w:left w:w="100" w:type="dxa"/>
                  <w:bottom w:w="100" w:type="dxa"/>
                  <w:right w:w="100" w:type="dxa"/>
                </w:tcMar>
                <w:vAlign w:val="center"/>
              </w:tcPr>
            </w:tcPrChange>
          </w:tcPr>
          <w:p w14:paraId="03ED200B" w14:textId="77777777" w:rsidR="00497855" w:rsidRDefault="00497855" w:rsidP="00497855">
            <w:pPr>
              <w:widowControl w:val="0"/>
              <w:jc w:val="center"/>
              <w:rPr>
                <w:rFonts w:ascii="맑은 고딕" w:eastAsia="맑은 고딕" w:hAnsi="맑은 고딕" w:cs="맑은 고딕"/>
                <w:b/>
              </w:rPr>
            </w:pPr>
            <w:r>
              <w:rPr>
                <w:rFonts w:ascii="맑은 고딕" w:eastAsia="맑은 고딕" w:hAnsi="맑은 고딕" w:cs="맑은 고딕"/>
                <w:b/>
              </w:rPr>
              <w:t>Demo Scenario 6</w:t>
            </w:r>
          </w:p>
        </w:tc>
      </w:tr>
      <w:tr w:rsidR="00497855" w14:paraId="0417A975" w14:textId="77777777" w:rsidTr="004C1550">
        <w:tc>
          <w:tcPr>
            <w:tcW w:w="4514" w:type="dxa"/>
            <w:shd w:val="clear" w:color="auto" w:fill="D9D9D9"/>
            <w:tcMar>
              <w:top w:w="100" w:type="dxa"/>
              <w:left w:w="100" w:type="dxa"/>
              <w:bottom w:w="100" w:type="dxa"/>
              <w:right w:w="100" w:type="dxa"/>
            </w:tcMar>
            <w:vAlign w:val="center"/>
            <w:tcPrChange w:id="2679" w:author="고광표" w:date="2018-04-19T19:05:00Z">
              <w:tcPr>
                <w:tcW w:w="4514" w:type="dxa"/>
                <w:shd w:val="clear" w:color="auto" w:fill="D9D9D9"/>
                <w:tcMar>
                  <w:top w:w="100" w:type="dxa"/>
                  <w:left w:w="100" w:type="dxa"/>
                  <w:bottom w:w="100" w:type="dxa"/>
                  <w:right w:w="100" w:type="dxa"/>
                </w:tcMar>
                <w:vAlign w:val="center"/>
              </w:tcPr>
            </w:tcPrChange>
          </w:tcPr>
          <w:p w14:paraId="16B5647E" w14:textId="77777777" w:rsidR="00497855" w:rsidRDefault="00497855" w:rsidP="00497855">
            <w:pPr>
              <w:widowControl w:val="0"/>
              <w:jc w:val="center"/>
              <w:rPr>
                <w:rFonts w:ascii="맑은 고딕" w:eastAsia="맑은 고딕" w:hAnsi="맑은 고딕" w:cs="맑은 고딕"/>
                <w:b/>
              </w:rPr>
            </w:pPr>
            <w:r>
              <w:rPr>
                <w:rFonts w:ascii="맑은 고딕" w:eastAsia="맑은 고딕" w:hAnsi="맑은 고딕" w:cs="맑은 고딕"/>
                <w:b/>
              </w:rPr>
              <w:t>Title</w:t>
            </w:r>
          </w:p>
        </w:tc>
        <w:tc>
          <w:tcPr>
            <w:tcW w:w="4515" w:type="dxa"/>
            <w:shd w:val="clear" w:color="auto" w:fill="auto"/>
            <w:tcMar>
              <w:top w:w="100" w:type="dxa"/>
              <w:left w:w="100" w:type="dxa"/>
              <w:bottom w:w="100" w:type="dxa"/>
              <w:right w:w="100" w:type="dxa"/>
            </w:tcMar>
            <w:tcPrChange w:id="2680" w:author="고광표" w:date="2018-04-19T19:05:00Z">
              <w:tcPr>
                <w:tcW w:w="4514" w:type="dxa"/>
                <w:shd w:val="clear" w:color="auto" w:fill="auto"/>
                <w:tcMar>
                  <w:top w:w="100" w:type="dxa"/>
                  <w:left w:w="100" w:type="dxa"/>
                  <w:bottom w:w="100" w:type="dxa"/>
                  <w:right w:w="100" w:type="dxa"/>
                </w:tcMar>
              </w:tcPr>
            </w:tcPrChange>
          </w:tcPr>
          <w:p w14:paraId="47DCFE61"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시각장애인 콜센터 연결</w:t>
            </w:r>
          </w:p>
        </w:tc>
      </w:tr>
      <w:tr w:rsidR="00497855" w14:paraId="42B4BA01" w14:textId="77777777" w:rsidTr="004C1550">
        <w:tc>
          <w:tcPr>
            <w:tcW w:w="4514" w:type="dxa"/>
            <w:shd w:val="clear" w:color="auto" w:fill="D9D9D9"/>
            <w:tcMar>
              <w:top w:w="100" w:type="dxa"/>
              <w:left w:w="100" w:type="dxa"/>
              <w:bottom w:w="100" w:type="dxa"/>
              <w:right w:w="100" w:type="dxa"/>
            </w:tcMar>
            <w:vAlign w:val="center"/>
            <w:tcPrChange w:id="2681" w:author="고광표" w:date="2018-04-19T19:05:00Z">
              <w:tcPr>
                <w:tcW w:w="4514" w:type="dxa"/>
                <w:shd w:val="clear" w:color="auto" w:fill="D9D9D9"/>
                <w:tcMar>
                  <w:top w:w="100" w:type="dxa"/>
                  <w:left w:w="100" w:type="dxa"/>
                  <w:bottom w:w="100" w:type="dxa"/>
                  <w:right w:w="100" w:type="dxa"/>
                </w:tcMar>
                <w:vAlign w:val="center"/>
              </w:tcPr>
            </w:tcPrChange>
          </w:tcPr>
          <w:p w14:paraId="1ACC954B" w14:textId="77777777" w:rsidR="00497855" w:rsidRDefault="00497855" w:rsidP="00497855">
            <w:pPr>
              <w:widowControl w:val="0"/>
              <w:jc w:val="center"/>
              <w:rPr>
                <w:rFonts w:ascii="맑은 고딕" w:eastAsia="맑은 고딕" w:hAnsi="맑은 고딕" w:cs="맑은 고딕"/>
                <w:b/>
              </w:rPr>
            </w:pPr>
            <w:r>
              <w:rPr>
                <w:rFonts w:ascii="맑은 고딕" w:eastAsia="맑은 고딕" w:hAnsi="맑은 고딕" w:cs="맑은 고딕"/>
                <w:b/>
              </w:rPr>
              <w:t>Actor</w:t>
            </w:r>
          </w:p>
        </w:tc>
        <w:tc>
          <w:tcPr>
            <w:tcW w:w="4515" w:type="dxa"/>
            <w:shd w:val="clear" w:color="auto" w:fill="auto"/>
            <w:tcMar>
              <w:top w:w="100" w:type="dxa"/>
              <w:left w:w="100" w:type="dxa"/>
              <w:bottom w:w="100" w:type="dxa"/>
              <w:right w:w="100" w:type="dxa"/>
            </w:tcMar>
            <w:tcPrChange w:id="2682" w:author="고광표" w:date="2018-04-19T19:05:00Z">
              <w:tcPr>
                <w:tcW w:w="4514" w:type="dxa"/>
                <w:shd w:val="clear" w:color="auto" w:fill="auto"/>
                <w:tcMar>
                  <w:top w:w="100" w:type="dxa"/>
                  <w:left w:w="100" w:type="dxa"/>
                  <w:bottom w:w="100" w:type="dxa"/>
                  <w:right w:w="100" w:type="dxa"/>
                </w:tcMar>
              </w:tcPr>
            </w:tcPrChange>
          </w:tcPr>
          <w:p w14:paraId="35882308"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시각장애인</w:t>
            </w:r>
          </w:p>
        </w:tc>
      </w:tr>
      <w:tr w:rsidR="00497855" w14:paraId="255F36CF" w14:textId="77777777" w:rsidTr="004C1550">
        <w:tc>
          <w:tcPr>
            <w:tcW w:w="4514" w:type="dxa"/>
            <w:shd w:val="clear" w:color="auto" w:fill="D9D9D9"/>
            <w:tcMar>
              <w:top w:w="100" w:type="dxa"/>
              <w:left w:w="100" w:type="dxa"/>
              <w:bottom w:w="100" w:type="dxa"/>
              <w:right w:w="100" w:type="dxa"/>
            </w:tcMar>
            <w:vAlign w:val="center"/>
            <w:tcPrChange w:id="2683" w:author="고광표" w:date="2018-04-19T19:05:00Z">
              <w:tcPr>
                <w:tcW w:w="4514" w:type="dxa"/>
                <w:shd w:val="clear" w:color="auto" w:fill="D9D9D9"/>
                <w:tcMar>
                  <w:top w:w="100" w:type="dxa"/>
                  <w:left w:w="100" w:type="dxa"/>
                  <w:bottom w:w="100" w:type="dxa"/>
                  <w:right w:w="100" w:type="dxa"/>
                </w:tcMar>
                <w:vAlign w:val="center"/>
              </w:tcPr>
            </w:tcPrChange>
          </w:tcPr>
          <w:p w14:paraId="2A5098DF" w14:textId="77777777" w:rsidR="00497855" w:rsidRDefault="00497855" w:rsidP="00497855">
            <w:pPr>
              <w:widowControl w:val="0"/>
              <w:jc w:val="center"/>
              <w:rPr>
                <w:rFonts w:ascii="맑은 고딕" w:eastAsia="맑은 고딕" w:hAnsi="맑은 고딕" w:cs="맑은 고딕"/>
                <w:b/>
              </w:rPr>
            </w:pPr>
            <w:r>
              <w:rPr>
                <w:rFonts w:ascii="맑은 고딕" w:eastAsia="맑은 고딕" w:hAnsi="맑은 고딕" w:cs="맑은 고딕"/>
                <w:b/>
              </w:rPr>
              <w:t>데모 시나리오</w:t>
            </w:r>
          </w:p>
        </w:tc>
        <w:tc>
          <w:tcPr>
            <w:tcW w:w="4515" w:type="dxa"/>
            <w:shd w:val="clear" w:color="auto" w:fill="auto"/>
            <w:tcMar>
              <w:top w:w="100" w:type="dxa"/>
              <w:left w:w="100" w:type="dxa"/>
              <w:bottom w:w="100" w:type="dxa"/>
              <w:right w:w="100" w:type="dxa"/>
            </w:tcMar>
            <w:tcPrChange w:id="2684" w:author="고광표" w:date="2018-04-19T19:05:00Z">
              <w:tcPr>
                <w:tcW w:w="4514" w:type="dxa"/>
                <w:shd w:val="clear" w:color="auto" w:fill="auto"/>
                <w:tcMar>
                  <w:top w:w="100" w:type="dxa"/>
                  <w:left w:w="100" w:type="dxa"/>
                  <w:bottom w:w="100" w:type="dxa"/>
                  <w:right w:w="100" w:type="dxa"/>
                </w:tcMar>
              </w:tcPr>
            </w:tcPrChange>
          </w:tcPr>
          <w:p w14:paraId="71057B0D"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1. Volunteer Matching 어플에 접속한다.</w:t>
            </w:r>
          </w:p>
          <w:p w14:paraId="7A4E8BF8"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2. “시각 장애인 입니까?” 프레임 두번 클릭한다.</w:t>
            </w:r>
          </w:p>
          <w:p w14:paraId="325C98D0" w14:textId="77777777" w:rsidR="00497855" w:rsidRDefault="00497855" w:rsidP="00497855">
            <w:pPr>
              <w:widowControl w:val="0"/>
              <w:rPr>
                <w:rFonts w:ascii="맑은 고딕" w:eastAsia="맑은 고딕" w:hAnsi="맑은 고딕" w:cs="맑은 고딕"/>
              </w:rPr>
            </w:pPr>
            <w:r>
              <w:rPr>
                <w:rFonts w:ascii="맑은 고딕" w:eastAsia="맑은 고딕" w:hAnsi="맑은 고딕" w:cs="맑은 고딕"/>
              </w:rPr>
              <w:t>3.  콜센터로 자동 연결한다.</w:t>
            </w:r>
          </w:p>
        </w:tc>
      </w:tr>
    </w:tbl>
    <w:p w14:paraId="46AB54C5" w14:textId="383CA108" w:rsidR="00497855" w:rsidRDefault="00497855" w:rsidP="00497855">
      <w:pPr>
        <w:spacing w:line="360" w:lineRule="auto"/>
        <w:jc w:val="both"/>
        <w:rPr>
          <w:rFonts w:ascii="맑은 고딕" w:eastAsia="맑은 고딕" w:hAnsi="맑은 고딕" w:cs="맑은 고딕"/>
          <w:sz w:val="24"/>
          <w:szCs w:val="24"/>
        </w:rPr>
      </w:pPr>
    </w:p>
    <w:p w14:paraId="35DFD851" w14:textId="22EC9049" w:rsidR="00497855" w:rsidDel="00597193" w:rsidRDefault="00497855" w:rsidP="00597193">
      <w:pPr>
        <w:pStyle w:val="20"/>
        <w:rPr>
          <w:del w:id="2685" w:author=" " w:date="2018-04-22T20:43:00Z"/>
        </w:rPr>
        <w:pPrChange w:id="2686" w:author=" " w:date="2018-04-22T20:43:00Z">
          <w:pPr>
            <w:pStyle w:val="20"/>
          </w:pPr>
        </w:pPrChange>
      </w:pPr>
      <w:del w:id="2687" w:author=" " w:date="2018-04-22T20:43:00Z">
        <w:r w:rsidDel="00597193">
          <w:delText xml:space="preserve"> 6.3 향후 발전 방향</w:delText>
        </w:r>
      </w:del>
    </w:p>
    <w:p w14:paraId="677A7197" w14:textId="686807D9" w:rsidR="00497855" w:rsidDel="00597193" w:rsidRDefault="00497855" w:rsidP="00597193">
      <w:pPr>
        <w:pStyle w:val="20"/>
        <w:rPr>
          <w:del w:id="2688" w:author=" " w:date="2018-04-22T20:43:00Z"/>
        </w:rPr>
        <w:pPrChange w:id="2689" w:author=" " w:date="2018-04-22T20:43:00Z">
          <w:pPr>
            <w:spacing w:line="312" w:lineRule="auto"/>
            <w:jc w:val="both"/>
          </w:pPr>
        </w:pPrChange>
      </w:pPr>
    </w:p>
    <w:p w14:paraId="1EF33ADB" w14:textId="67D6B168" w:rsidR="004C1550" w:rsidDel="00597193" w:rsidRDefault="004C1550" w:rsidP="00597193">
      <w:pPr>
        <w:pStyle w:val="aa"/>
        <w:keepNext/>
        <w:spacing w:line="360" w:lineRule="auto"/>
        <w:outlineLvl w:val="1"/>
        <w:rPr>
          <w:ins w:id="2690" w:author="고광표" w:date="2018-04-19T19:05:00Z"/>
          <w:del w:id="2691" w:author=" " w:date="2018-04-22T20:43:00Z"/>
        </w:rPr>
        <w:pPrChange w:id="2692" w:author=" " w:date="2018-04-22T20:43:00Z">
          <w:pPr/>
        </w:pPrChange>
      </w:pPr>
      <w:ins w:id="2693" w:author="고광표" w:date="2018-04-19T19:05:00Z">
        <w:del w:id="2694" w:author=" " w:date="2018-04-22T20:43:00Z">
          <w:r w:rsidDel="00597193">
            <w:delText xml:space="preserve">Table </w:delText>
          </w:r>
          <w:r w:rsidDel="00597193">
            <w:fldChar w:fldCharType="begin"/>
          </w:r>
          <w:r w:rsidDel="00597193">
            <w:delInstrText xml:space="preserve"> SEQ Table \* ARABIC </w:delInstrText>
          </w:r>
        </w:del>
      </w:ins>
      <w:del w:id="2695" w:author=" " w:date="2018-04-22T20:43:00Z">
        <w:r w:rsidDel="00597193">
          <w:fldChar w:fldCharType="separate"/>
        </w:r>
      </w:del>
      <w:ins w:id="2696" w:author="고광표" w:date="2018-04-19T19:08:00Z">
        <w:del w:id="2697" w:author=" " w:date="2018-04-22T20:43:00Z">
          <w:r w:rsidR="004E1911" w:rsidDel="00597193">
            <w:rPr>
              <w:noProof/>
            </w:rPr>
            <w:delText>39</w:delText>
          </w:r>
        </w:del>
      </w:ins>
      <w:ins w:id="2698" w:author="고광표" w:date="2018-04-19T19:05:00Z">
        <w:del w:id="2699" w:author=" " w:date="2018-04-22T20:43:00Z">
          <w:r w:rsidDel="00597193">
            <w:fldChar w:fldCharType="end"/>
          </w:r>
          <w:r w:rsidDel="00597193">
            <w:delText xml:space="preserve">. </w:delText>
          </w:r>
          <w:r w:rsidDel="00597193">
            <w:rPr>
              <w:rFonts w:hint="eastAsia"/>
            </w:rPr>
            <w:delText>향후 발전 방향</w:delText>
          </w:r>
        </w:del>
      </w:ins>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2700" w:author="고광표" w:date="2018-04-19T19:05:00Z">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4514"/>
        <w:gridCol w:w="4515"/>
        <w:tblGridChange w:id="2701">
          <w:tblGrid>
            <w:gridCol w:w="4514"/>
            <w:gridCol w:w="4515"/>
          </w:tblGrid>
        </w:tblGridChange>
      </w:tblGrid>
      <w:tr w:rsidR="00497855" w:rsidDel="00597193" w14:paraId="3C9F4BFE" w14:textId="5E7FB36E" w:rsidTr="004C1550">
        <w:trPr>
          <w:del w:id="2702" w:author=" " w:date="2018-04-22T20:43:00Z"/>
        </w:trPr>
        <w:tc>
          <w:tcPr>
            <w:tcW w:w="4514" w:type="dxa"/>
            <w:shd w:val="clear" w:color="auto" w:fill="D9D9D9"/>
            <w:tcMar>
              <w:top w:w="100" w:type="dxa"/>
              <w:left w:w="100" w:type="dxa"/>
              <w:bottom w:w="100" w:type="dxa"/>
              <w:right w:w="100" w:type="dxa"/>
            </w:tcMar>
            <w:vAlign w:val="center"/>
            <w:tcPrChange w:id="2703" w:author="고광표" w:date="2018-04-19T19:05:00Z">
              <w:tcPr>
                <w:tcW w:w="4514" w:type="dxa"/>
                <w:shd w:val="clear" w:color="auto" w:fill="D9D9D9"/>
                <w:tcMar>
                  <w:top w:w="100" w:type="dxa"/>
                  <w:left w:w="100" w:type="dxa"/>
                  <w:bottom w:w="100" w:type="dxa"/>
                  <w:right w:w="100" w:type="dxa"/>
                </w:tcMar>
                <w:vAlign w:val="center"/>
              </w:tcPr>
            </w:tcPrChange>
          </w:tcPr>
          <w:p w14:paraId="5F64A9B6" w14:textId="44CC2A73" w:rsidR="00497855" w:rsidDel="00597193" w:rsidRDefault="00497855" w:rsidP="00597193">
            <w:pPr>
              <w:widowControl w:val="0"/>
              <w:pBdr>
                <w:top w:val="nil"/>
                <w:left w:val="nil"/>
                <w:bottom w:val="nil"/>
                <w:right w:val="nil"/>
                <w:between w:val="nil"/>
              </w:pBdr>
              <w:spacing w:line="360" w:lineRule="auto"/>
              <w:jc w:val="center"/>
              <w:outlineLvl w:val="1"/>
              <w:rPr>
                <w:del w:id="2704" w:author=" " w:date="2018-04-22T20:43:00Z"/>
                <w:rFonts w:ascii="맑은 고딕" w:eastAsia="맑은 고딕" w:hAnsi="맑은 고딕" w:cs="맑은 고딕"/>
                <w:b/>
              </w:rPr>
              <w:pPrChange w:id="2705" w:author=" " w:date="2018-04-22T20:43:00Z">
                <w:pPr>
                  <w:widowControl w:val="0"/>
                  <w:pBdr>
                    <w:top w:val="nil"/>
                    <w:left w:val="nil"/>
                    <w:bottom w:val="nil"/>
                    <w:right w:val="nil"/>
                    <w:between w:val="nil"/>
                  </w:pBdr>
                  <w:jc w:val="center"/>
                </w:pPr>
              </w:pPrChange>
            </w:pPr>
            <w:del w:id="2706" w:author=" " w:date="2018-04-22T20:43:00Z">
              <w:r w:rsidDel="00597193">
                <w:rPr>
                  <w:rFonts w:ascii="맑은 고딕" w:eastAsia="맑은 고딕" w:hAnsi="맑은 고딕" w:cs="맑은 고딕"/>
                  <w:b/>
                </w:rPr>
                <w:delText>목표</w:delText>
              </w:r>
            </w:del>
          </w:p>
        </w:tc>
        <w:tc>
          <w:tcPr>
            <w:tcW w:w="4515" w:type="dxa"/>
            <w:shd w:val="clear" w:color="auto" w:fill="D9D9D9"/>
            <w:tcMar>
              <w:top w:w="100" w:type="dxa"/>
              <w:left w:w="100" w:type="dxa"/>
              <w:bottom w:w="100" w:type="dxa"/>
              <w:right w:w="100" w:type="dxa"/>
            </w:tcMar>
            <w:tcPrChange w:id="2707" w:author="고광표" w:date="2018-04-19T19:05:00Z">
              <w:tcPr>
                <w:tcW w:w="4514" w:type="dxa"/>
                <w:shd w:val="clear" w:color="auto" w:fill="D9D9D9"/>
                <w:tcMar>
                  <w:top w:w="100" w:type="dxa"/>
                  <w:left w:w="100" w:type="dxa"/>
                  <w:bottom w:w="100" w:type="dxa"/>
                  <w:right w:w="100" w:type="dxa"/>
                </w:tcMar>
              </w:tcPr>
            </w:tcPrChange>
          </w:tcPr>
          <w:p w14:paraId="33CF8E9F" w14:textId="02930DA9" w:rsidR="00497855" w:rsidDel="00597193" w:rsidRDefault="00497855" w:rsidP="00597193">
            <w:pPr>
              <w:widowControl w:val="0"/>
              <w:pBdr>
                <w:top w:val="nil"/>
                <w:left w:val="nil"/>
                <w:bottom w:val="nil"/>
                <w:right w:val="nil"/>
                <w:between w:val="nil"/>
              </w:pBdr>
              <w:spacing w:line="360" w:lineRule="auto"/>
              <w:jc w:val="center"/>
              <w:outlineLvl w:val="1"/>
              <w:rPr>
                <w:del w:id="2708" w:author=" " w:date="2018-04-22T20:43:00Z"/>
                <w:rFonts w:ascii="맑은 고딕" w:eastAsia="맑은 고딕" w:hAnsi="맑은 고딕" w:cs="맑은 고딕"/>
                <w:b/>
              </w:rPr>
              <w:pPrChange w:id="2709" w:author=" " w:date="2018-04-22T20:43:00Z">
                <w:pPr>
                  <w:widowControl w:val="0"/>
                  <w:pBdr>
                    <w:top w:val="nil"/>
                    <w:left w:val="nil"/>
                    <w:bottom w:val="nil"/>
                    <w:right w:val="nil"/>
                    <w:between w:val="nil"/>
                  </w:pBdr>
                  <w:jc w:val="center"/>
                </w:pPr>
              </w:pPrChange>
            </w:pPr>
            <w:del w:id="2710" w:author=" " w:date="2018-04-22T20:43:00Z">
              <w:r w:rsidDel="00597193">
                <w:rPr>
                  <w:rFonts w:ascii="맑은 고딕" w:eastAsia="맑은 고딕" w:hAnsi="맑은 고딕" w:cs="맑은 고딕"/>
                  <w:b/>
                </w:rPr>
                <w:delText>설명</w:delText>
              </w:r>
            </w:del>
          </w:p>
        </w:tc>
      </w:tr>
      <w:tr w:rsidR="00497855" w:rsidDel="00597193" w14:paraId="2BDBE819" w14:textId="014B0056" w:rsidTr="004C1550">
        <w:trPr>
          <w:del w:id="2711" w:author=" " w:date="2018-04-22T20:43:00Z"/>
        </w:trPr>
        <w:tc>
          <w:tcPr>
            <w:tcW w:w="4514" w:type="dxa"/>
            <w:shd w:val="clear" w:color="auto" w:fill="auto"/>
            <w:tcMar>
              <w:top w:w="100" w:type="dxa"/>
              <w:left w:w="100" w:type="dxa"/>
              <w:bottom w:w="100" w:type="dxa"/>
              <w:right w:w="100" w:type="dxa"/>
            </w:tcMar>
            <w:vAlign w:val="center"/>
            <w:tcPrChange w:id="2712" w:author="고광표" w:date="2018-04-19T19:05:00Z">
              <w:tcPr>
                <w:tcW w:w="4514" w:type="dxa"/>
                <w:shd w:val="clear" w:color="auto" w:fill="auto"/>
                <w:tcMar>
                  <w:top w:w="100" w:type="dxa"/>
                  <w:left w:w="100" w:type="dxa"/>
                  <w:bottom w:w="100" w:type="dxa"/>
                  <w:right w:w="100" w:type="dxa"/>
                </w:tcMar>
                <w:vAlign w:val="center"/>
              </w:tcPr>
            </w:tcPrChange>
          </w:tcPr>
          <w:p w14:paraId="46332E22" w14:textId="17B96E8B" w:rsidR="00497855" w:rsidDel="00597193" w:rsidRDefault="00497855" w:rsidP="00597193">
            <w:pPr>
              <w:widowControl w:val="0"/>
              <w:pBdr>
                <w:top w:val="nil"/>
                <w:left w:val="nil"/>
                <w:bottom w:val="nil"/>
                <w:right w:val="nil"/>
                <w:between w:val="nil"/>
              </w:pBdr>
              <w:spacing w:line="360" w:lineRule="auto"/>
              <w:jc w:val="center"/>
              <w:outlineLvl w:val="1"/>
              <w:rPr>
                <w:del w:id="2713" w:author=" " w:date="2018-04-22T20:43:00Z"/>
                <w:rFonts w:ascii="맑은 고딕" w:eastAsia="맑은 고딕" w:hAnsi="맑은 고딕" w:cs="맑은 고딕"/>
              </w:rPr>
              <w:pPrChange w:id="2714" w:author=" " w:date="2018-04-22T20:43:00Z">
                <w:pPr>
                  <w:widowControl w:val="0"/>
                  <w:pBdr>
                    <w:top w:val="nil"/>
                    <w:left w:val="nil"/>
                    <w:bottom w:val="nil"/>
                    <w:right w:val="nil"/>
                    <w:between w:val="nil"/>
                  </w:pBdr>
                  <w:jc w:val="center"/>
                </w:pPr>
              </w:pPrChange>
            </w:pPr>
            <w:del w:id="2715" w:author=" " w:date="2018-04-22T20:43:00Z">
              <w:r w:rsidDel="00597193">
                <w:rPr>
                  <w:rFonts w:ascii="맑은 고딕" w:eastAsia="맑은 고딕" w:hAnsi="맑은 고딕" w:cs="맑은 고딕"/>
                </w:rPr>
                <w:delText>사용자 패턴 분석을 위한</w:delText>
              </w:r>
            </w:del>
          </w:p>
          <w:p w14:paraId="347DA68B" w14:textId="47D99D22" w:rsidR="00497855" w:rsidDel="00597193" w:rsidRDefault="00497855" w:rsidP="00597193">
            <w:pPr>
              <w:widowControl w:val="0"/>
              <w:pBdr>
                <w:top w:val="nil"/>
                <w:left w:val="nil"/>
                <w:bottom w:val="nil"/>
                <w:right w:val="nil"/>
                <w:between w:val="nil"/>
              </w:pBdr>
              <w:spacing w:line="360" w:lineRule="auto"/>
              <w:jc w:val="center"/>
              <w:outlineLvl w:val="1"/>
              <w:rPr>
                <w:del w:id="2716" w:author=" " w:date="2018-04-22T20:43:00Z"/>
                <w:rFonts w:ascii="맑은 고딕" w:eastAsia="맑은 고딕" w:hAnsi="맑은 고딕" w:cs="맑은 고딕"/>
              </w:rPr>
              <w:pPrChange w:id="2717" w:author=" " w:date="2018-04-22T20:43:00Z">
                <w:pPr>
                  <w:widowControl w:val="0"/>
                  <w:pBdr>
                    <w:top w:val="nil"/>
                    <w:left w:val="nil"/>
                    <w:bottom w:val="nil"/>
                    <w:right w:val="nil"/>
                    <w:between w:val="nil"/>
                  </w:pBdr>
                  <w:jc w:val="center"/>
                </w:pPr>
              </w:pPrChange>
            </w:pPr>
            <w:del w:id="2718" w:author=" " w:date="2018-04-22T20:43:00Z">
              <w:r w:rsidDel="00597193">
                <w:rPr>
                  <w:rFonts w:ascii="맑은 고딕" w:eastAsia="맑은 고딕" w:hAnsi="맑은 고딕" w:cs="맑은 고딕"/>
                </w:rPr>
                <w:delText>데이터 활용</w:delText>
              </w:r>
            </w:del>
          </w:p>
        </w:tc>
        <w:tc>
          <w:tcPr>
            <w:tcW w:w="4515" w:type="dxa"/>
            <w:shd w:val="clear" w:color="auto" w:fill="auto"/>
            <w:tcMar>
              <w:top w:w="100" w:type="dxa"/>
              <w:left w:w="100" w:type="dxa"/>
              <w:bottom w:w="100" w:type="dxa"/>
              <w:right w:w="100" w:type="dxa"/>
            </w:tcMar>
            <w:tcPrChange w:id="2719" w:author="고광표" w:date="2018-04-19T19:05:00Z">
              <w:tcPr>
                <w:tcW w:w="4514" w:type="dxa"/>
                <w:shd w:val="clear" w:color="auto" w:fill="auto"/>
                <w:tcMar>
                  <w:top w:w="100" w:type="dxa"/>
                  <w:left w:w="100" w:type="dxa"/>
                  <w:bottom w:w="100" w:type="dxa"/>
                  <w:right w:w="100" w:type="dxa"/>
                </w:tcMar>
              </w:tcPr>
            </w:tcPrChange>
          </w:tcPr>
          <w:p w14:paraId="536AF451" w14:textId="63403B6E" w:rsidR="00497855" w:rsidDel="00597193" w:rsidRDefault="00497855" w:rsidP="00597193">
            <w:pPr>
              <w:widowControl w:val="0"/>
              <w:pBdr>
                <w:top w:val="nil"/>
                <w:left w:val="nil"/>
                <w:bottom w:val="nil"/>
                <w:right w:val="nil"/>
                <w:between w:val="nil"/>
              </w:pBdr>
              <w:spacing w:line="360" w:lineRule="auto"/>
              <w:outlineLvl w:val="1"/>
              <w:rPr>
                <w:del w:id="2720" w:author=" " w:date="2018-04-22T20:43:00Z"/>
                <w:rFonts w:ascii="맑은 고딕" w:eastAsia="맑은 고딕" w:hAnsi="맑은 고딕" w:cs="맑은 고딕"/>
              </w:rPr>
              <w:pPrChange w:id="2721" w:author=" " w:date="2018-04-22T20:43:00Z">
                <w:pPr>
                  <w:widowControl w:val="0"/>
                  <w:pBdr>
                    <w:top w:val="nil"/>
                    <w:left w:val="nil"/>
                    <w:bottom w:val="nil"/>
                    <w:right w:val="nil"/>
                    <w:between w:val="nil"/>
                  </w:pBdr>
                </w:pPr>
              </w:pPrChange>
            </w:pPr>
            <w:del w:id="2722" w:author=" " w:date="2018-04-22T20:43:00Z">
              <w:r w:rsidDel="00597193">
                <w:rPr>
                  <w:rFonts w:ascii="맑은 고딕" w:eastAsia="맑은 고딕" w:hAnsi="맑은 고딕" w:cs="맑은 고딕"/>
                </w:rPr>
                <w:delText xml:space="preserve"> 서비스 이용이 증대함에 따라 쌓이는 사용자들의 데이터를 수집해놓는다. 향후 많은 사용자들의 이용에 따라 데이터가 모이게 되면 데이터를 재활용할 수 있도록 한다.</w:delText>
              </w:r>
            </w:del>
          </w:p>
          <w:p w14:paraId="492BAEC0" w14:textId="5B059C53" w:rsidR="00497855" w:rsidDel="00597193" w:rsidRDefault="00497855" w:rsidP="00597193">
            <w:pPr>
              <w:widowControl w:val="0"/>
              <w:pBdr>
                <w:top w:val="nil"/>
                <w:left w:val="nil"/>
                <w:bottom w:val="nil"/>
                <w:right w:val="nil"/>
                <w:between w:val="nil"/>
              </w:pBdr>
              <w:spacing w:line="360" w:lineRule="auto"/>
              <w:outlineLvl w:val="1"/>
              <w:rPr>
                <w:del w:id="2723" w:author=" " w:date="2018-04-22T20:43:00Z"/>
                <w:rFonts w:ascii="맑은 고딕" w:eastAsia="맑은 고딕" w:hAnsi="맑은 고딕" w:cs="맑은 고딕"/>
              </w:rPr>
              <w:pPrChange w:id="2724" w:author=" " w:date="2018-04-22T20:43:00Z">
                <w:pPr>
                  <w:widowControl w:val="0"/>
                  <w:pBdr>
                    <w:top w:val="nil"/>
                    <w:left w:val="nil"/>
                    <w:bottom w:val="nil"/>
                    <w:right w:val="nil"/>
                    <w:between w:val="nil"/>
                  </w:pBdr>
                </w:pPr>
              </w:pPrChange>
            </w:pPr>
            <w:del w:id="2725" w:author=" " w:date="2018-04-22T20:43:00Z">
              <w:r w:rsidDel="00597193">
                <w:rPr>
                  <w:rFonts w:ascii="맑은 고딕" w:eastAsia="맑은 고딕" w:hAnsi="맑은 고딕" w:cs="맑은 고딕"/>
                </w:rPr>
                <w:delText xml:space="preserve"> 사용자들의 패턴을 분석하여 조건입력 없이 취향에 맞게 상대방을 추천해주는 서비스를 제공할 수 있다.</w:delText>
              </w:r>
            </w:del>
          </w:p>
        </w:tc>
      </w:tr>
      <w:tr w:rsidR="00497855" w:rsidDel="00597193" w14:paraId="3E6CC1A2" w14:textId="5FDB9408" w:rsidTr="004C1550">
        <w:trPr>
          <w:del w:id="2726" w:author=" " w:date="2018-04-22T20:43:00Z"/>
        </w:trPr>
        <w:tc>
          <w:tcPr>
            <w:tcW w:w="4514" w:type="dxa"/>
            <w:shd w:val="clear" w:color="auto" w:fill="auto"/>
            <w:tcMar>
              <w:top w:w="100" w:type="dxa"/>
              <w:left w:w="100" w:type="dxa"/>
              <w:bottom w:w="100" w:type="dxa"/>
              <w:right w:w="100" w:type="dxa"/>
            </w:tcMar>
            <w:vAlign w:val="center"/>
            <w:tcPrChange w:id="2727" w:author="고광표" w:date="2018-04-19T19:05:00Z">
              <w:tcPr>
                <w:tcW w:w="4514" w:type="dxa"/>
                <w:shd w:val="clear" w:color="auto" w:fill="auto"/>
                <w:tcMar>
                  <w:top w:w="100" w:type="dxa"/>
                  <w:left w:w="100" w:type="dxa"/>
                  <w:bottom w:w="100" w:type="dxa"/>
                  <w:right w:w="100" w:type="dxa"/>
                </w:tcMar>
                <w:vAlign w:val="center"/>
              </w:tcPr>
            </w:tcPrChange>
          </w:tcPr>
          <w:p w14:paraId="2E63D396" w14:textId="7AADAA22" w:rsidR="00497855" w:rsidDel="00597193" w:rsidRDefault="00497855" w:rsidP="00597193">
            <w:pPr>
              <w:widowControl w:val="0"/>
              <w:pBdr>
                <w:top w:val="nil"/>
                <w:left w:val="nil"/>
                <w:bottom w:val="nil"/>
                <w:right w:val="nil"/>
                <w:between w:val="nil"/>
              </w:pBdr>
              <w:spacing w:line="360" w:lineRule="auto"/>
              <w:jc w:val="center"/>
              <w:outlineLvl w:val="1"/>
              <w:rPr>
                <w:del w:id="2728" w:author=" " w:date="2018-04-22T20:43:00Z"/>
                <w:rFonts w:ascii="맑은 고딕" w:eastAsia="맑은 고딕" w:hAnsi="맑은 고딕" w:cs="맑은 고딕"/>
              </w:rPr>
              <w:pPrChange w:id="2729" w:author=" " w:date="2018-04-22T20:43:00Z">
                <w:pPr>
                  <w:widowControl w:val="0"/>
                  <w:pBdr>
                    <w:top w:val="nil"/>
                    <w:left w:val="nil"/>
                    <w:bottom w:val="nil"/>
                    <w:right w:val="nil"/>
                    <w:between w:val="nil"/>
                  </w:pBdr>
                  <w:jc w:val="center"/>
                </w:pPr>
              </w:pPrChange>
            </w:pPr>
            <w:del w:id="2730" w:author=" " w:date="2018-04-22T20:43:00Z">
              <w:r w:rsidDel="00597193">
                <w:rPr>
                  <w:rFonts w:ascii="맑은 고딕" w:eastAsia="맑은 고딕" w:hAnsi="맑은 고딕" w:cs="맑은 고딕"/>
                </w:rPr>
                <w:delText>시각장애인용 UI 개발</w:delText>
              </w:r>
            </w:del>
          </w:p>
        </w:tc>
        <w:tc>
          <w:tcPr>
            <w:tcW w:w="4515" w:type="dxa"/>
            <w:shd w:val="clear" w:color="auto" w:fill="auto"/>
            <w:tcMar>
              <w:top w:w="100" w:type="dxa"/>
              <w:left w:w="100" w:type="dxa"/>
              <w:bottom w:w="100" w:type="dxa"/>
              <w:right w:w="100" w:type="dxa"/>
            </w:tcMar>
            <w:tcPrChange w:id="2731" w:author="고광표" w:date="2018-04-19T19:05:00Z">
              <w:tcPr>
                <w:tcW w:w="4514" w:type="dxa"/>
                <w:shd w:val="clear" w:color="auto" w:fill="auto"/>
                <w:tcMar>
                  <w:top w:w="100" w:type="dxa"/>
                  <w:left w:w="100" w:type="dxa"/>
                  <w:bottom w:w="100" w:type="dxa"/>
                  <w:right w:w="100" w:type="dxa"/>
                </w:tcMar>
              </w:tcPr>
            </w:tcPrChange>
          </w:tcPr>
          <w:p w14:paraId="46B8E66D" w14:textId="106A7A1E" w:rsidR="00497855" w:rsidDel="00597193" w:rsidRDefault="00497855" w:rsidP="00597193">
            <w:pPr>
              <w:widowControl w:val="0"/>
              <w:pBdr>
                <w:top w:val="nil"/>
                <w:left w:val="nil"/>
                <w:bottom w:val="nil"/>
                <w:right w:val="nil"/>
                <w:between w:val="nil"/>
              </w:pBdr>
              <w:spacing w:line="360" w:lineRule="auto"/>
              <w:outlineLvl w:val="1"/>
              <w:rPr>
                <w:del w:id="2732" w:author=" " w:date="2018-04-22T20:43:00Z"/>
                <w:rFonts w:ascii="맑은 고딕" w:eastAsia="맑은 고딕" w:hAnsi="맑은 고딕" w:cs="맑은 고딕"/>
              </w:rPr>
              <w:pPrChange w:id="2733" w:author=" " w:date="2018-04-22T20:43:00Z">
                <w:pPr>
                  <w:widowControl w:val="0"/>
                  <w:pBdr>
                    <w:top w:val="nil"/>
                    <w:left w:val="nil"/>
                    <w:bottom w:val="nil"/>
                    <w:right w:val="nil"/>
                    <w:between w:val="nil"/>
                  </w:pBdr>
                </w:pPr>
              </w:pPrChange>
            </w:pPr>
            <w:del w:id="2734" w:author=" " w:date="2018-04-22T20:43:00Z">
              <w:r w:rsidDel="00597193">
                <w:rPr>
                  <w:rFonts w:ascii="맑은 고딕" w:eastAsia="맑은 고딕" w:hAnsi="맑은 고딕" w:cs="맑은 고딕"/>
                </w:rPr>
                <w:delText xml:space="preserve"> 시각장애인들이 본 서비스를 이용함에 있어 어플을 사용하는 것이 무리가 있다고 판단하였다. 이로 인해 시각장애인용으로는 콜센터에 연결하는 방식으로 대체하였지만 이는 모든 문제를 해결하는 데 최선책이라고 생각하지는 않는다. 시각장애인도 충분히 앱을 이용할 수 있다면 그에 맞는 UI를 개발함으로써 편리성을 제공하는 것으로 서비스의 확장성을 넓힐 수 있다.</w:delText>
              </w:r>
            </w:del>
          </w:p>
        </w:tc>
      </w:tr>
      <w:tr w:rsidR="00497855" w:rsidDel="00597193" w14:paraId="1E4DFA38" w14:textId="28448CB4" w:rsidTr="004C1550">
        <w:trPr>
          <w:del w:id="2735" w:author=" " w:date="2018-04-22T20:43:00Z"/>
        </w:trPr>
        <w:tc>
          <w:tcPr>
            <w:tcW w:w="4514" w:type="dxa"/>
            <w:shd w:val="clear" w:color="auto" w:fill="auto"/>
            <w:tcMar>
              <w:top w:w="100" w:type="dxa"/>
              <w:left w:w="100" w:type="dxa"/>
              <w:bottom w:w="100" w:type="dxa"/>
              <w:right w:w="100" w:type="dxa"/>
            </w:tcMar>
            <w:vAlign w:val="center"/>
            <w:tcPrChange w:id="2736" w:author="고광표" w:date="2018-04-19T19:05:00Z">
              <w:tcPr>
                <w:tcW w:w="4514" w:type="dxa"/>
                <w:shd w:val="clear" w:color="auto" w:fill="auto"/>
                <w:tcMar>
                  <w:top w:w="100" w:type="dxa"/>
                  <w:left w:w="100" w:type="dxa"/>
                  <w:bottom w:w="100" w:type="dxa"/>
                  <w:right w:w="100" w:type="dxa"/>
                </w:tcMar>
                <w:vAlign w:val="center"/>
              </w:tcPr>
            </w:tcPrChange>
          </w:tcPr>
          <w:p w14:paraId="6D4D3C1D" w14:textId="4588A154" w:rsidR="00497855" w:rsidDel="00597193" w:rsidRDefault="00497855" w:rsidP="00597193">
            <w:pPr>
              <w:widowControl w:val="0"/>
              <w:pBdr>
                <w:top w:val="nil"/>
                <w:left w:val="nil"/>
                <w:bottom w:val="nil"/>
                <w:right w:val="nil"/>
                <w:between w:val="nil"/>
              </w:pBdr>
              <w:spacing w:line="360" w:lineRule="auto"/>
              <w:jc w:val="center"/>
              <w:outlineLvl w:val="1"/>
              <w:rPr>
                <w:del w:id="2737" w:author=" " w:date="2018-04-22T20:43:00Z"/>
                <w:rFonts w:ascii="맑은 고딕" w:eastAsia="맑은 고딕" w:hAnsi="맑은 고딕" w:cs="맑은 고딕"/>
              </w:rPr>
              <w:pPrChange w:id="2738" w:author=" " w:date="2018-04-22T20:43:00Z">
                <w:pPr>
                  <w:widowControl w:val="0"/>
                  <w:pBdr>
                    <w:top w:val="nil"/>
                    <w:left w:val="nil"/>
                    <w:bottom w:val="nil"/>
                    <w:right w:val="nil"/>
                    <w:between w:val="nil"/>
                  </w:pBdr>
                  <w:jc w:val="center"/>
                </w:pPr>
              </w:pPrChange>
            </w:pPr>
            <w:del w:id="2739" w:author=" " w:date="2018-04-22T20:43:00Z">
              <w:r w:rsidDel="00597193">
                <w:rPr>
                  <w:rFonts w:ascii="맑은 고딕" w:eastAsia="맑은 고딕" w:hAnsi="맑은 고딕" w:cs="맑은 고딕"/>
                </w:rPr>
                <w:delText>1365 포탈과 통합</w:delText>
              </w:r>
            </w:del>
          </w:p>
        </w:tc>
        <w:tc>
          <w:tcPr>
            <w:tcW w:w="4515" w:type="dxa"/>
            <w:shd w:val="clear" w:color="auto" w:fill="auto"/>
            <w:tcMar>
              <w:top w:w="100" w:type="dxa"/>
              <w:left w:w="100" w:type="dxa"/>
              <w:bottom w:w="100" w:type="dxa"/>
              <w:right w:w="100" w:type="dxa"/>
            </w:tcMar>
            <w:tcPrChange w:id="2740" w:author="고광표" w:date="2018-04-19T19:05:00Z">
              <w:tcPr>
                <w:tcW w:w="4514" w:type="dxa"/>
                <w:shd w:val="clear" w:color="auto" w:fill="auto"/>
                <w:tcMar>
                  <w:top w:w="100" w:type="dxa"/>
                  <w:left w:w="100" w:type="dxa"/>
                  <w:bottom w:w="100" w:type="dxa"/>
                  <w:right w:w="100" w:type="dxa"/>
                </w:tcMar>
              </w:tcPr>
            </w:tcPrChange>
          </w:tcPr>
          <w:p w14:paraId="470823B0" w14:textId="473A726D" w:rsidR="00497855" w:rsidDel="00597193" w:rsidRDefault="00497855" w:rsidP="00597193">
            <w:pPr>
              <w:widowControl w:val="0"/>
              <w:pBdr>
                <w:top w:val="nil"/>
                <w:left w:val="nil"/>
                <w:bottom w:val="nil"/>
                <w:right w:val="nil"/>
                <w:between w:val="nil"/>
              </w:pBdr>
              <w:spacing w:line="360" w:lineRule="auto"/>
              <w:outlineLvl w:val="1"/>
              <w:rPr>
                <w:del w:id="2741" w:author=" " w:date="2018-04-22T20:43:00Z"/>
                <w:rFonts w:ascii="맑은 고딕" w:eastAsia="맑은 고딕" w:hAnsi="맑은 고딕" w:cs="맑은 고딕"/>
              </w:rPr>
              <w:pPrChange w:id="2742" w:author=" " w:date="2018-04-22T20:43:00Z">
                <w:pPr>
                  <w:widowControl w:val="0"/>
                  <w:pBdr>
                    <w:top w:val="nil"/>
                    <w:left w:val="nil"/>
                    <w:bottom w:val="nil"/>
                    <w:right w:val="nil"/>
                    <w:between w:val="nil"/>
                  </w:pBdr>
                </w:pPr>
              </w:pPrChange>
            </w:pPr>
            <w:del w:id="2743" w:author=" " w:date="2018-04-22T20:43:00Z">
              <w:r w:rsidDel="00597193">
                <w:rPr>
                  <w:rFonts w:ascii="맑은 고딕" w:eastAsia="맑은 고딕" w:hAnsi="맑은 고딕" w:cs="맑은 고딕"/>
                </w:rPr>
                <w:delText>향후에 본 Volunteer Matching 과 1365 포탈을 통합시키면 장애인들이 더 효율적으로 도움을 받고 자원봉사자 또한, 의미있는 봉사활동을 수행할 수 있을 것이다.</w:delText>
              </w:r>
            </w:del>
          </w:p>
        </w:tc>
      </w:tr>
    </w:tbl>
    <w:p w14:paraId="5EC619E2" w14:textId="072291A9" w:rsidR="00295947" w:rsidRPr="00497855" w:rsidRDefault="00295947" w:rsidP="00597193">
      <w:pPr>
        <w:spacing w:line="360" w:lineRule="auto"/>
        <w:outlineLvl w:val="1"/>
        <w:rPr>
          <w:rFonts w:hint="eastAsia"/>
        </w:rPr>
        <w:pPrChange w:id="2744" w:author=" " w:date="2018-04-22T20:43:00Z">
          <w:pPr/>
        </w:pPrChange>
      </w:pPr>
    </w:p>
    <w:sectPr w:rsidR="00295947" w:rsidRPr="00497855" w:rsidSect="00606A72">
      <w:headerReference w:type="default" r:id="rId46"/>
      <w:footerReference w:type="default" r:id="rId47"/>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BD872E" w14:textId="77777777" w:rsidR="00A53CEE" w:rsidRDefault="00A53CEE" w:rsidP="00C01E89">
      <w:r>
        <w:separator/>
      </w:r>
    </w:p>
    <w:p w14:paraId="43F7B3AC" w14:textId="77777777" w:rsidR="00A53CEE" w:rsidRDefault="00A53CEE" w:rsidP="00C01E89"/>
  </w:endnote>
  <w:endnote w:type="continuationSeparator" w:id="0">
    <w:p w14:paraId="7C111D81" w14:textId="77777777" w:rsidR="00A53CEE" w:rsidRDefault="00A53CEE" w:rsidP="00C01E89">
      <w:r>
        <w:continuationSeparator/>
      </w:r>
    </w:p>
    <w:p w14:paraId="37A5D826" w14:textId="77777777" w:rsidR="00A53CEE" w:rsidRDefault="00A53CEE" w:rsidP="00C01E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나눔고딕">
    <w:altName w:val="Segoe UI Symbol"/>
    <w:charset w:val="4F"/>
    <w:family w:val="auto"/>
    <w:pitch w:val="variable"/>
    <w:sig w:usb0="900002A7" w:usb1="29D7FCFB" w:usb2="00000010"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5145"/>
      <w:docPartObj>
        <w:docPartGallery w:val="Page Numbers (Bottom of Page)"/>
        <w:docPartUnique/>
      </w:docPartObj>
    </w:sdtPr>
    <w:sdtContent>
      <w:p w14:paraId="71DF931E" w14:textId="77777777" w:rsidR="00653D7A" w:rsidRDefault="00653D7A" w:rsidP="00C74283">
        <w:pPr>
          <w:pStyle w:val="a5"/>
          <w:jc w:val="center"/>
        </w:pPr>
        <w:r>
          <w:fldChar w:fldCharType="begin"/>
        </w:r>
        <w:r>
          <w:instrText xml:space="preserve"> PAGE   \* MERGEFORMAT </w:instrText>
        </w:r>
        <w:r>
          <w:fldChar w:fldCharType="separate"/>
        </w:r>
        <w:r w:rsidRPr="0077377E">
          <w:rPr>
            <w:noProof/>
            <w:lang w:val="ko-KR"/>
          </w:rPr>
          <w:t>5</w:t>
        </w:r>
        <w:r>
          <w:rPr>
            <w:noProof/>
            <w:lang w:val="ko-K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A106DB" w14:textId="77777777" w:rsidR="00A53CEE" w:rsidRDefault="00A53CEE" w:rsidP="00C01E89">
      <w:r>
        <w:separator/>
      </w:r>
    </w:p>
    <w:p w14:paraId="7E90CAB5" w14:textId="77777777" w:rsidR="00A53CEE" w:rsidRDefault="00A53CEE" w:rsidP="00C01E89"/>
  </w:footnote>
  <w:footnote w:type="continuationSeparator" w:id="0">
    <w:p w14:paraId="6940798A" w14:textId="77777777" w:rsidR="00A53CEE" w:rsidRDefault="00A53CEE" w:rsidP="00C01E89">
      <w:r>
        <w:continuationSeparator/>
      </w:r>
    </w:p>
    <w:p w14:paraId="69838297" w14:textId="77777777" w:rsidR="00A53CEE" w:rsidRDefault="00A53CEE" w:rsidP="00C01E89"/>
  </w:footnote>
  <w:footnote w:id="1">
    <w:p w14:paraId="2DD56B84" w14:textId="77777777" w:rsidR="00653D7A" w:rsidRPr="00E821B2" w:rsidDel="00653D7A" w:rsidRDefault="00653D7A" w:rsidP="00E821B2">
      <w:pPr>
        <w:spacing w:line="360" w:lineRule="auto"/>
        <w:jc w:val="both"/>
        <w:rPr>
          <w:del w:id="1362" w:author=" " w:date="2018-04-22T20:40:00Z"/>
          <w:moveTo w:id="1363" w:author="고광표" w:date="2018-04-17T04:21:00Z"/>
          <w:rFonts w:ascii="맑은 고딕" w:eastAsia="맑은 고딕" w:hAnsi="맑은 고딕" w:cs="맑은 고딕"/>
        </w:rPr>
      </w:pPr>
      <w:ins w:id="1364" w:author="고광표" w:date="2018-04-17T04:21:00Z">
        <w:del w:id="1365" w:author=" " w:date="2018-04-22T20:40:00Z">
          <w:r w:rsidDel="00653D7A">
            <w:rPr>
              <w:rStyle w:val="af5"/>
            </w:rPr>
            <w:footnoteRef/>
          </w:r>
          <w:r w:rsidDel="00653D7A">
            <w:delText xml:space="preserve"> </w:delText>
          </w:r>
        </w:del>
      </w:ins>
      <w:moveToRangeStart w:id="1366" w:author="고광표" w:date="2018-04-17T04:21:00Z" w:name="move511702225"/>
      <w:moveTo w:id="1367" w:author="고광표" w:date="2018-04-17T04:21:00Z">
        <w:del w:id="1368" w:author=" " w:date="2018-04-22T20:40:00Z">
          <w:r w:rsidRPr="00236CAB" w:rsidDel="00653D7A">
            <w:fldChar w:fldCharType="begin"/>
          </w:r>
          <w:r w:rsidRPr="00E821B2" w:rsidDel="00653D7A">
            <w:delInstrText xml:space="preserve"> HYPERLINK "http://www.newskr.kr/news/articleView.html?idxno=4770" \h </w:delInstrText>
          </w:r>
          <w:r w:rsidRPr="00236CAB" w:rsidDel="00653D7A">
            <w:fldChar w:fldCharType="separate"/>
          </w:r>
          <w:r w:rsidRPr="00236CAB" w:rsidDel="00653D7A">
            <w:rPr>
              <w:rFonts w:ascii="맑은 고딕" w:eastAsia="맑은 고딕" w:hAnsi="맑은 고딕" w:cs="맑은 고딕"/>
            </w:rPr>
            <w:delText>http://www.newskr.kr/news/articleView.html?idxno=4770</w:delText>
          </w:r>
          <w:r w:rsidRPr="00236CAB" w:rsidDel="00653D7A">
            <w:rPr>
              <w:rFonts w:ascii="맑은 고딕" w:eastAsia="맑은 고딕" w:hAnsi="맑은 고딕" w:cs="맑은 고딕"/>
            </w:rPr>
            <w:fldChar w:fldCharType="end"/>
          </w:r>
        </w:del>
      </w:moveTo>
    </w:p>
    <w:moveToRangeEnd w:id="1366"/>
    <w:p w14:paraId="484E61E0" w14:textId="610C56E0" w:rsidR="00653D7A" w:rsidDel="00653D7A" w:rsidRDefault="00653D7A">
      <w:pPr>
        <w:spacing w:line="360" w:lineRule="auto"/>
        <w:jc w:val="both"/>
        <w:rPr>
          <w:del w:id="1369" w:author=" " w:date="2018-04-22T20:40:00Z"/>
        </w:rPr>
        <w:pPrChange w:id="1370" w:author="고광표" w:date="2018-04-17T04:21:00Z">
          <w:pPr>
            <w:pStyle w:val="af4"/>
          </w:pPr>
        </w:pPrChange>
      </w:pPr>
    </w:p>
  </w:footnote>
  <w:footnote w:id="2">
    <w:p w14:paraId="5D7F22E7" w14:textId="364318BC" w:rsidR="00653D7A" w:rsidDel="00653D7A" w:rsidRDefault="00653D7A">
      <w:pPr>
        <w:pStyle w:val="af4"/>
        <w:rPr>
          <w:del w:id="1493" w:author=" " w:date="2018-04-22T20:40:00Z"/>
        </w:rPr>
      </w:pPr>
      <w:ins w:id="1494" w:author="고광표" w:date="2018-04-17T04:01:00Z">
        <w:del w:id="1495" w:author=" " w:date="2018-04-22T20:40:00Z">
          <w:r w:rsidDel="00653D7A">
            <w:rPr>
              <w:rStyle w:val="af5"/>
            </w:rPr>
            <w:footnoteRef/>
          </w:r>
          <w:r w:rsidDel="00653D7A">
            <w:delText xml:space="preserve"> </w:delText>
          </w:r>
          <w:r w:rsidRPr="00944F23" w:rsidDel="00653D7A">
            <w:rPr>
              <w:rFonts w:ascii="맑은 고딕" w:eastAsia="맑은 고딕" w:hAnsi="맑은 고딕" w:cs="맑은 고딕"/>
            </w:rPr>
            <w:delText>https://play.google.com/store/apps/details?id=com.bemyeyes.bemyeyes&amp;hl=ko</w:delText>
          </w:r>
        </w:del>
      </w:ins>
    </w:p>
  </w:footnote>
  <w:footnote w:id="3">
    <w:p w14:paraId="0C865D4A" w14:textId="4718A87B" w:rsidR="00653D7A" w:rsidRPr="009D0E1C" w:rsidDel="00653D7A" w:rsidRDefault="00653D7A" w:rsidP="009D0E1C">
      <w:pPr>
        <w:spacing w:line="360" w:lineRule="auto"/>
        <w:jc w:val="both"/>
        <w:rPr>
          <w:del w:id="1518" w:author=" " w:date="2018-04-22T20:40:00Z"/>
          <w:moveTo w:id="1519" w:author="고광표" w:date="2018-04-17T03:58:00Z"/>
          <w:rFonts w:ascii="맑은 고딕" w:eastAsia="맑은 고딕" w:hAnsi="맑은 고딕" w:cs="맑은 고딕"/>
        </w:rPr>
      </w:pPr>
      <w:moveToRangeStart w:id="1520" w:author="고광표" w:date="2018-04-17T03:58:00Z" w:name="move511700823"/>
      <w:moveTo w:id="1521" w:author="고광표" w:date="2018-04-17T03:58:00Z">
        <w:del w:id="1522" w:author=" " w:date="2018-04-22T20:40:00Z">
          <w:r w:rsidRPr="009D0E1C" w:rsidDel="00653D7A">
            <w:rPr>
              <w:rFonts w:ascii="맑은 고딕" w:eastAsia="맑은 고딕" w:hAnsi="맑은 고딕" w:cs="맑은 고딕"/>
            </w:rPr>
            <w:delText>https://play.google.com/store/apps/details?id=com.bemyeyes.bemyeyes&amp;hl=ko</w:delText>
          </w:r>
        </w:del>
      </w:moveTo>
    </w:p>
    <w:moveToRangeEnd w:id="1520"/>
    <w:p w14:paraId="7D39D40D" w14:textId="59869C0C" w:rsidR="00653D7A" w:rsidDel="00653D7A" w:rsidRDefault="00653D7A">
      <w:pPr>
        <w:spacing w:line="360" w:lineRule="auto"/>
        <w:jc w:val="both"/>
        <w:rPr>
          <w:del w:id="1523" w:author=" " w:date="2018-04-22T20:40:00Z"/>
        </w:rPr>
        <w:pPrChange w:id="1524" w:author="고광표" w:date="2018-04-17T03:58:00Z">
          <w:pPr>
            <w:pStyle w:val="af4"/>
          </w:pPr>
        </w:pPrChange>
      </w:pPr>
    </w:p>
  </w:footnote>
  <w:footnote w:id="4">
    <w:p w14:paraId="4FD3D94F" w14:textId="2E35E1D9" w:rsidR="00653D7A" w:rsidDel="00653D7A" w:rsidRDefault="00653D7A">
      <w:pPr>
        <w:pStyle w:val="af4"/>
        <w:rPr>
          <w:del w:id="1528" w:author=" " w:date="2018-04-22T20:40:00Z"/>
        </w:rPr>
      </w:pPr>
      <w:ins w:id="1529" w:author="고광표" w:date="2018-04-17T04:03:00Z">
        <w:del w:id="1530" w:author=" " w:date="2018-04-22T20:40:00Z">
          <w:r w:rsidDel="00653D7A">
            <w:rPr>
              <w:rStyle w:val="af5"/>
            </w:rPr>
            <w:footnoteRef/>
          </w:r>
          <w:r w:rsidDel="00653D7A">
            <w:delText xml:space="preserve"> </w:delText>
          </w:r>
          <w:r w:rsidRPr="00BA38CE" w:rsidDel="00653D7A">
            <w:delText>https://www.1365. go.kr/vols/1472176598342/wpge/volsinfo1365.do</w:delText>
          </w:r>
        </w:del>
      </w:ins>
    </w:p>
  </w:footnote>
  <w:footnote w:id="5">
    <w:p w14:paraId="236B1965" w14:textId="0FF5A658" w:rsidR="00653D7A" w:rsidDel="00653D7A" w:rsidRDefault="00653D7A">
      <w:pPr>
        <w:pStyle w:val="af4"/>
        <w:rPr>
          <w:del w:id="1553" w:author=" " w:date="2018-04-22T20:40:00Z"/>
        </w:rPr>
      </w:pPr>
      <w:ins w:id="1554" w:author="고광표" w:date="2018-04-17T04:03:00Z">
        <w:del w:id="1555" w:author=" " w:date="2018-04-22T20:40:00Z">
          <w:r w:rsidDel="00653D7A">
            <w:rPr>
              <w:rStyle w:val="af5"/>
            </w:rPr>
            <w:footnoteRef/>
          </w:r>
          <w:r w:rsidDel="00653D7A">
            <w:delText xml:space="preserve"> </w:delText>
          </w:r>
          <w:r w:rsidRPr="00BA38CE" w:rsidDel="00653D7A">
            <w:delText>http://news.joins.com/article/5063996</w:delText>
          </w:r>
        </w:del>
      </w:ins>
    </w:p>
  </w:footnote>
  <w:footnote w:id="6">
    <w:p w14:paraId="06BCB65E" w14:textId="3E8A816D" w:rsidR="00653D7A" w:rsidRPr="00E821B2" w:rsidDel="00653D7A" w:rsidRDefault="00653D7A" w:rsidP="00BA38CE">
      <w:pPr>
        <w:spacing w:line="360" w:lineRule="auto"/>
        <w:jc w:val="both"/>
        <w:rPr>
          <w:del w:id="1568" w:author=" " w:date="2018-04-22T20:40:00Z"/>
          <w:moveTo w:id="1569" w:author="고광표" w:date="2018-04-17T04:04:00Z"/>
          <w:rFonts w:ascii="맑은 고딕" w:eastAsia="맑은 고딕" w:hAnsi="맑은 고딕" w:cs="맑은 고딕"/>
          <w:rPrChange w:id="1570" w:author="고광표" w:date="2018-04-17T04:18:00Z">
            <w:rPr>
              <w:del w:id="1571" w:author=" " w:date="2018-04-22T20:40:00Z"/>
              <w:moveTo w:id="1572" w:author="고광표" w:date="2018-04-17T04:04:00Z"/>
              <w:rFonts w:ascii="맑은 고딕" w:eastAsia="맑은 고딕" w:hAnsi="맑은 고딕" w:cs="맑은 고딕"/>
              <w:b/>
              <w:sz w:val="24"/>
              <w:szCs w:val="24"/>
            </w:rPr>
          </w:rPrChange>
        </w:rPr>
      </w:pPr>
      <w:ins w:id="1573" w:author="고광표" w:date="2018-04-17T04:04:00Z">
        <w:del w:id="1574" w:author=" " w:date="2018-04-22T20:40:00Z">
          <w:r w:rsidDel="00653D7A">
            <w:rPr>
              <w:rStyle w:val="af5"/>
            </w:rPr>
            <w:footnoteRef/>
          </w:r>
          <w:r w:rsidDel="00653D7A">
            <w:delText xml:space="preserve"> </w:delText>
          </w:r>
        </w:del>
      </w:ins>
      <w:moveToRangeStart w:id="1575" w:author="고광표" w:date="2018-04-17T04:04:00Z" w:name="move511701185"/>
      <w:moveTo w:id="1576" w:author="고광표" w:date="2018-04-17T04:04:00Z">
        <w:del w:id="1577" w:author=" " w:date="2018-04-22T20:40:00Z">
          <w:r w:rsidRPr="00E821B2" w:rsidDel="00653D7A">
            <w:fldChar w:fldCharType="begin"/>
          </w:r>
          <w:r w:rsidRPr="00E821B2" w:rsidDel="00653D7A">
            <w:delInstrText xml:space="preserve"> HYPERLINK "http://www.comworld.co.kr/news/articleView.html?idxno=48642" \h </w:delInstrText>
          </w:r>
          <w:r w:rsidRPr="00E821B2" w:rsidDel="00653D7A">
            <w:fldChar w:fldCharType="separate"/>
          </w:r>
          <w:r w:rsidRPr="00E821B2" w:rsidDel="00653D7A">
            <w:rPr>
              <w:rFonts w:ascii="맑은 고딕" w:eastAsia="맑은 고딕" w:hAnsi="맑은 고딕" w:cs="맑은 고딕"/>
              <w:rPrChange w:id="1578" w:author="고광표" w:date="2018-04-17T04:18:00Z">
                <w:rPr>
                  <w:rFonts w:ascii="맑은 고딕" w:eastAsia="맑은 고딕" w:hAnsi="맑은 고딕" w:cs="맑은 고딕"/>
                  <w:b/>
                  <w:color w:val="1155CC"/>
                  <w:sz w:val="24"/>
                  <w:szCs w:val="24"/>
                  <w:u w:val="single"/>
                </w:rPr>
              </w:rPrChange>
            </w:rPr>
            <w:delText>http://www.comworld.co.kr/news/articleView.html?idxno=48642</w:delText>
          </w:r>
          <w:r w:rsidRPr="00E821B2" w:rsidDel="00653D7A">
            <w:rPr>
              <w:rFonts w:ascii="맑은 고딕" w:eastAsia="맑은 고딕" w:hAnsi="맑은 고딕" w:cs="맑은 고딕"/>
              <w:rPrChange w:id="1579" w:author="고광표" w:date="2018-04-17T04:18:00Z">
                <w:rPr>
                  <w:rFonts w:ascii="맑은 고딕" w:eastAsia="맑은 고딕" w:hAnsi="맑은 고딕" w:cs="맑은 고딕"/>
                  <w:b/>
                  <w:color w:val="1155CC"/>
                  <w:sz w:val="24"/>
                  <w:szCs w:val="24"/>
                  <w:u w:val="single"/>
                </w:rPr>
              </w:rPrChange>
            </w:rPr>
            <w:fldChar w:fldCharType="end"/>
          </w:r>
        </w:del>
        <w:ins w:id="1580" w:author="고광표" w:date="2018-04-17T04:18:00Z">
          <w:del w:id="1581" w:author=" " w:date="2018-04-22T20:40:00Z">
            <w:r w:rsidRPr="00E821B2" w:rsidDel="00653D7A">
              <w:rPr>
                <w:rFonts w:ascii="맑은 고딕" w:eastAsia="맑은 고딕" w:hAnsi="맑은 고딕" w:cs="맑은 고딕"/>
                <w:rPrChange w:id="1582" w:author="고광표" w:date="2018-04-17T04:18:00Z">
                  <w:rPr>
                    <w:rFonts w:ascii="맑은 고딕" w:eastAsia="맑은 고딕" w:hAnsi="맑은 고딕" w:cs="맑은 고딕"/>
                    <w:b/>
                    <w:color w:val="1155CC"/>
                    <w:sz w:val="24"/>
                    <w:szCs w:val="24"/>
                    <w:u w:val="single"/>
                  </w:rPr>
                </w:rPrChange>
              </w:rPr>
              <w:delText>http://www.comworld.co.kr/news/articleView.html?idxno=48642</w:delText>
            </w:r>
          </w:del>
        </w:ins>
      </w:moveTo>
    </w:p>
    <w:moveToRangeEnd w:id="1575"/>
    <w:p w14:paraId="13EBEADE" w14:textId="352C7CCE" w:rsidR="00653D7A" w:rsidRPr="00E821B2" w:rsidDel="00653D7A" w:rsidRDefault="00653D7A">
      <w:pPr>
        <w:spacing w:line="360" w:lineRule="auto"/>
        <w:jc w:val="both"/>
        <w:rPr>
          <w:del w:id="1583" w:author=" " w:date="2018-04-22T20:40:00Z"/>
        </w:rPr>
        <w:pPrChange w:id="1584" w:author="고광표" w:date="2018-04-17T04:04:00Z">
          <w:pPr>
            <w:pStyle w:val="af4"/>
          </w:pPr>
        </w:pPrChan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421742" w14:textId="7BBAE122" w:rsidR="00653D7A" w:rsidRDefault="00653D7A" w:rsidP="00C74283">
    <w:pPr>
      <w:pStyle w:val="a4"/>
    </w:pPr>
    <w:del w:id="2745" w:author="고광표" w:date="2018-04-17T03:48:00Z">
      <w:r w:rsidDel="00071394">
        <w:rPr>
          <w:rFonts w:hint="eastAsia"/>
        </w:rPr>
        <w:delText>[</w:delText>
      </w:r>
      <w:r w:rsidRPr="00C24092" w:rsidDel="00071394">
        <w:rPr>
          <w:rFonts w:ascii="나눔고딕" w:eastAsia="나눔고딕" w:hAnsi="나눔고딕"/>
        </w:rPr>
        <w:delText>연구</w:delText>
      </w:r>
      <w:r w:rsidRPr="00C24092" w:rsidDel="00071394">
        <w:rPr>
          <w:rFonts w:ascii="나눔고딕" w:eastAsia="나눔고딕" w:hAnsi="나눔고딕" w:hint="eastAsia"/>
        </w:rPr>
        <w:delText xml:space="preserve"> 주제, 맑은 고딕</w:delText>
      </w:r>
      <w:r w:rsidDel="00071394">
        <w:rPr>
          <w:rFonts w:hint="eastAsia"/>
        </w:rPr>
        <w:delText>, 10]</w:delText>
      </w:r>
      <w:r w:rsidDel="00071394">
        <w:rPr>
          <w:rFonts w:hint="eastAsia"/>
        </w:rPr>
        <w:tab/>
      </w:r>
      <w:r w:rsidDel="00071394">
        <w:rPr>
          <w:rFonts w:hint="eastAsia"/>
        </w:rPr>
        <w:tab/>
        <w:delText>[</w:delText>
      </w:r>
      <w:r w:rsidRPr="00C24092" w:rsidDel="00071394">
        <w:rPr>
          <w:rFonts w:ascii="나눔고딕" w:eastAsia="나눔고딕" w:hAnsi="나눔고딕" w:hint="eastAsia"/>
        </w:rPr>
        <w:delText>과목명</w:delText>
      </w:r>
      <w:r w:rsidDel="00071394">
        <w:rPr>
          <w:rFonts w:hint="eastAsia"/>
        </w:rPr>
        <w:delText>]</w:delText>
      </w:r>
    </w:del>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16209"/>
    <w:multiLevelType w:val="multilevel"/>
    <w:tmpl w:val="9F4A82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1C54DB"/>
    <w:multiLevelType w:val="multilevel"/>
    <w:tmpl w:val="3EA82E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07343E1"/>
    <w:multiLevelType w:val="multilevel"/>
    <w:tmpl w:val="A92C8F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7123184"/>
    <w:multiLevelType w:val="multilevel"/>
    <w:tmpl w:val="9982A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85B7F70"/>
    <w:multiLevelType w:val="multilevel"/>
    <w:tmpl w:val="7E96BA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AE87AB0"/>
    <w:multiLevelType w:val="multilevel"/>
    <w:tmpl w:val="EFD689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3D56432"/>
    <w:multiLevelType w:val="multilevel"/>
    <w:tmpl w:val="354297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60557E9"/>
    <w:multiLevelType w:val="multilevel"/>
    <w:tmpl w:val="AE2E9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9346751"/>
    <w:multiLevelType w:val="multilevel"/>
    <w:tmpl w:val="C6F4F7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CCA6A34"/>
    <w:multiLevelType w:val="multilevel"/>
    <w:tmpl w:val="1FB480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7EE5246"/>
    <w:multiLevelType w:val="multilevel"/>
    <w:tmpl w:val="0E3099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BD757F2"/>
    <w:multiLevelType w:val="multilevel"/>
    <w:tmpl w:val="74822B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73B5EAB"/>
    <w:multiLevelType w:val="multilevel"/>
    <w:tmpl w:val="9FFE4998"/>
    <w:lvl w:ilvl="0">
      <w:start w:val="1"/>
      <w:numFmt w:val="decimal"/>
      <w:pStyle w:val="1"/>
      <w:lvlText w:val="%1."/>
      <w:lvlJc w:val="left"/>
      <w:pPr>
        <w:ind w:left="688" w:hanging="288"/>
      </w:pPr>
      <w:rPr>
        <w:rFonts w:hint="default"/>
      </w:rPr>
    </w:lvl>
    <w:lvl w:ilvl="1">
      <w:start w:val="1"/>
      <w:numFmt w:val="decimal"/>
      <w:pStyle w:val="2"/>
      <w:isLgl/>
      <w:lvlText w:val="%1.%2"/>
      <w:lvlJc w:val="left"/>
      <w:pPr>
        <w:ind w:left="820" w:hanging="420"/>
      </w:pPr>
      <w:rPr>
        <w:rFonts w:hint="default"/>
        <w:b/>
        <w:sz w:val="24"/>
        <w:szCs w:val="24"/>
      </w:rPr>
    </w:lvl>
    <w:lvl w:ilvl="2">
      <w:start w:val="1"/>
      <w:numFmt w:val="decimal"/>
      <w:isLgl/>
      <w:lvlText w:val="%1.%2.%3"/>
      <w:lvlJc w:val="left"/>
      <w:pPr>
        <w:ind w:left="8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820" w:hanging="420"/>
      </w:pPr>
      <w:rPr>
        <w:rFonts w:hint="default"/>
      </w:rPr>
    </w:lvl>
    <w:lvl w:ilvl="4">
      <w:start w:val="1"/>
      <w:numFmt w:val="decimal"/>
      <w:isLgl/>
      <w:lvlText w:val="%1.%2.%3.%4.%5"/>
      <w:lvlJc w:val="left"/>
      <w:pPr>
        <w:ind w:left="820" w:hanging="420"/>
      </w:pPr>
      <w:rPr>
        <w:rFonts w:hint="default"/>
      </w:rPr>
    </w:lvl>
    <w:lvl w:ilvl="5">
      <w:start w:val="1"/>
      <w:numFmt w:val="decimal"/>
      <w:isLgl/>
      <w:lvlText w:val="%1.%2.%3.%4.%5.%6"/>
      <w:lvlJc w:val="left"/>
      <w:pPr>
        <w:ind w:left="820" w:hanging="420"/>
      </w:pPr>
      <w:rPr>
        <w:rFonts w:hint="default"/>
      </w:rPr>
    </w:lvl>
    <w:lvl w:ilvl="6">
      <w:start w:val="1"/>
      <w:numFmt w:val="decimal"/>
      <w:isLgl/>
      <w:lvlText w:val="%1.%2.%3.%4.%5.%6.%7"/>
      <w:lvlJc w:val="left"/>
      <w:pPr>
        <w:ind w:left="820" w:hanging="420"/>
      </w:pPr>
      <w:rPr>
        <w:rFonts w:hint="default"/>
      </w:rPr>
    </w:lvl>
    <w:lvl w:ilvl="7">
      <w:start w:val="1"/>
      <w:numFmt w:val="decimal"/>
      <w:isLgl/>
      <w:lvlText w:val="%1.%2.%3.%4.%5.%6.%7.%8"/>
      <w:lvlJc w:val="left"/>
      <w:pPr>
        <w:ind w:left="820" w:hanging="420"/>
      </w:pPr>
      <w:rPr>
        <w:rFonts w:hint="default"/>
      </w:rPr>
    </w:lvl>
    <w:lvl w:ilvl="8">
      <w:start w:val="1"/>
      <w:numFmt w:val="decimal"/>
      <w:isLgl/>
      <w:lvlText w:val="%1.%2.%3.%4.%5.%6.%7.%8.%9"/>
      <w:lvlJc w:val="left"/>
      <w:pPr>
        <w:ind w:left="820" w:hanging="420"/>
      </w:pPr>
      <w:rPr>
        <w:rFonts w:hint="default"/>
      </w:rPr>
    </w:lvl>
  </w:abstractNum>
  <w:abstractNum w:abstractNumId="13" w15:restartNumberingAfterBreak="0">
    <w:nsid w:val="49057E64"/>
    <w:multiLevelType w:val="multilevel"/>
    <w:tmpl w:val="2F9CD4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E130764"/>
    <w:multiLevelType w:val="multilevel"/>
    <w:tmpl w:val="523C3F8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52832DF1"/>
    <w:multiLevelType w:val="multilevel"/>
    <w:tmpl w:val="548040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F2F5E3E"/>
    <w:multiLevelType w:val="multilevel"/>
    <w:tmpl w:val="989634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FC01019"/>
    <w:multiLevelType w:val="multilevel"/>
    <w:tmpl w:val="A358F6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12D3AA9"/>
    <w:multiLevelType w:val="hybridMultilevel"/>
    <w:tmpl w:val="29AE73CA"/>
    <w:lvl w:ilvl="0" w:tplc="F7786BB0">
      <w:start w:val="1"/>
      <w:numFmt w:val="decimal"/>
      <w:pStyle w:val="3"/>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64D8063F"/>
    <w:multiLevelType w:val="multilevel"/>
    <w:tmpl w:val="C31483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5BC346F"/>
    <w:multiLevelType w:val="multilevel"/>
    <w:tmpl w:val="9C2AA7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9B75487"/>
    <w:multiLevelType w:val="multilevel"/>
    <w:tmpl w:val="163AF3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C0F2519"/>
    <w:multiLevelType w:val="multilevel"/>
    <w:tmpl w:val="C080888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2"/>
  </w:num>
  <w:num w:numId="2">
    <w:abstractNumId w:val="18"/>
  </w:num>
  <w:num w:numId="3">
    <w:abstractNumId w:val="1"/>
  </w:num>
  <w:num w:numId="4">
    <w:abstractNumId w:val="7"/>
  </w:num>
  <w:num w:numId="5">
    <w:abstractNumId w:val="8"/>
  </w:num>
  <w:num w:numId="6">
    <w:abstractNumId w:val="14"/>
  </w:num>
  <w:num w:numId="7">
    <w:abstractNumId w:val="0"/>
  </w:num>
  <w:num w:numId="8">
    <w:abstractNumId w:val="15"/>
  </w:num>
  <w:num w:numId="9">
    <w:abstractNumId w:val="16"/>
  </w:num>
  <w:num w:numId="10">
    <w:abstractNumId w:val="5"/>
  </w:num>
  <w:num w:numId="11">
    <w:abstractNumId w:val="19"/>
  </w:num>
  <w:num w:numId="12">
    <w:abstractNumId w:val="17"/>
  </w:num>
  <w:num w:numId="13">
    <w:abstractNumId w:val="10"/>
  </w:num>
  <w:num w:numId="14">
    <w:abstractNumId w:val="6"/>
  </w:num>
  <w:num w:numId="15">
    <w:abstractNumId w:val="13"/>
  </w:num>
  <w:num w:numId="16">
    <w:abstractNumId w:val="2"/>
  </w:num>
  <w:num w:numId="17">
    <w:abstractNumId w:val="20"/>
  </w:num>
  <w:num w:numId="18">
    <w:abstractNumId w:val="3"/>
  </w:num>
  <w:num w:numId="19">
    <w:abstractNumId w:val="21"/>
  </w:num>
  <w:num w:numId="20">
    <w:abstractNumId w:val="9"/>
  </w:num>
  <w:num w:numId="21">
    <w:abstractNumId w:val="11"/>
  </w:num>
  <w:num w:numId="22">
    <w:abstractNumId w:val="4"/>
  </w:num>
  <w:num w:numId="23">
    <w:abstractNumId w:val="22"/>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고광표">
    <w15:presenceInfo w15:providerId="None" w15:userId="고광표"/>
  </w15:person>
  <w15:person w15:author=" ">
    <w15:presenceInfo w15:providerId="None" w15:userId=" "/>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trackRevisions/>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443F7"/>
    <w:rsid w:val="00002D2A"/>
    <w:rsid w:val="00004FDA"/>
    <w:rsid w:val="00011CF0"/>
    <w:rsid w:val="0001200F"/>
    <w:rsid w:val="00013A78"/>
    <w:rsid w:val="00016513"/>
    <w:rsid w:val="00030E05"/>
    <w:rsid w:val="000323FF"/>
    <w:rsid w:val="000354A9"/>
    <w:rsid w:val="00036A71"/>
    <w:rsid w:val="00042E78"/>
    <w:rsid w:val="00044559"/>
    <w:rsid w:val="00050404"/>
    <w:rsid w:val="00051F31"/>
    <w:rsid w:val="00052B1F"/>
    <w:rsid w:val="00053A1D"/>
    <w:rsid w:val="000620E7"/>
    <w:rsid w:val="0006671C"/>
    <w:rsid w:val="00071394"/>
    <w:rsid w:val="00073824"/>
    <w:rsid w:val="00073E76"/>
    <w:rsid w:val="00090D11"/>
    <w:rsid w:val="000975F6"/>
    <w:rsid w:val="00097CD2"/>
    <w:rsid w:val="000C4A6C"/>
    <w:rsid w:val="000C5CD9"/>
    <w:rsid w:val="000D1445"/>
    <w:rsid w:val="000D3767"/>
    <w:rsid w:val="000E7FE6"/>
    <w:rsid w:val="000F6D36"/>
    <w:rsid w:val="000F7835"/>
    <w:rsid w:val="001019C1"/>
    <w:rsid w:val="001025E2"/>
    <w:rsid w:val="00106591"/>
    <w:rsid w:val="00110C8F"/>
    <w:rsid w:val="00111F2A"/>
    <w:rsid w:val="001147F3"/>
    <w:rsid w:val="00125F8C"/>
    <w:rsid w:val="00133E54"/>
    <w:rsid w:val="001411B8"/>
    <w:rsid w:val="00144167"/>
    <w:rsid w:val="00151D03"/>
    <w:rsid w:val="00160021"/>
    <w:rsid w:val="001605D1"/>
    <w:rsid w:val="0016141C"/>
    <w:rsid w:val="00167622"/>
    <w:rsid w:val="001721D6"/>
    <w:rsid w:val="00174447"/>
    <w:rsid w:val="00190DEC"/>
    <w:rsid w:val="00197628"/>
    <w:rsid w:val="001A38B8"/>
    <w:rsid w:val="001A7C03"/>
    <w:rsid w:val="001B467C"/>
    <w:rsid w:val="001C4DFE"/>
    <w:rsid w:val="001C5170"/>
    <w:rsid w:val="001D1262"/>
    <w:rsid w:val="001D1A6F"/>
    <w:rsid w:val="001E64D5"/>
    <w:rsid w:val="001F0F31"/>
    <w:rsid w:val="00204353"/>
    <w:rsid w:val="0020789D"/>
    <w:rsid w:val="002122DB"/>
    <w:rsid w:val="00216B5E"/>
    <w:rsid w:val="00221553"/>
    <w:rsid w:val="00234CE8"/>
    <w:rsid w:val="00244279"/>
    <w:rsid w:val="00244F86"/>
    <w:rsid w:val="002459D9"/>
    <w:rsid w:val="00246BE9"/>
    <w:rsid w:val="00256A01"/>
    <w:rsid w:val="00257F91"/>
    <w:rsid w:val="002630B9"/>
    <w:rsid w:val="0026480C"/>
    <w:rsid w:val="002772A2"/>
    <w:rsid w:val="0028447F"/>
    <w:rsid w:val="002847A4"/>
    <w:rsid w:val="00284E92"/>
    <w:rsid w:val="00286A97"/>
    <w:rsid w:val="00287D29"/>
    <w:rsid w:val="00290362"/>
    <w:rsid w:val="002911CB"/>
    <w:rsid w:val="00292BF2"/>
    <w:rsid w:val="00295947"/>
    <w:rsid w:val="002967FD"/>
    <w:rsid w:val="002B0420"/>
    <w:rsid w:val="002C587E"/>
    <w:rsid w:val="002C6679"/>
    <w:rsid w:val="002D0674"/>
    <w:rsid w:val="002D6812"/>
    <w:rsid w:val="002D780F"/>
    <w:rsid w:val="002E1494"/>
    <w:rsid w:val="002E1B18"/>
    <w:rsid w:val="002E1E84"/>
    <w:rsid w:val="002F55C9"/>
    <w:rsid w:val="002F68C0"/>
    <w:rsid w:val="002F6D66"/>
    <w:rsid w:val="00300507"/>
    <w:rsid w:val="00300A66"/>
    <w:rsid w:val="00300DEB"/>
    <w:rsid w:val="00303EA6"/>
    <w:rsid w:val="00310175"/>
    <w:rsid w:val="00311DF4"/>
    <w:rsid w:val="00312EED"/>
    <w:rsid w:val="00313BEF"/>
    <w:rsid w:val="003165EC"/>
    <w:rsid w:val="00320D0D"/>
    <w:rsid w:val="003225C3"/>
    <w:rsid w:val="0032675E"/>
    <w:rsid w:val="00330C46"/>
    <w:rsid w:val="00333638"/>
    <w:rsid w:val="00333711"/>
    <w:rsid w:val="00336230"/>
    <w:rsid w:val="003443F7"/>
    <w:rsid w:val="003470E7"/>
    <w:rsid w:val="003524A2"/>
    <w:rsid w:val="0035412F"/>
    <w:rsid w:val="0036336F"/>
    <w:rsid w:val="00364208"/>
    <w:rsid w:val="00365244"/>
    <w:rsid w:val="0036773E"/>
    <w:rsid w:val="00367C86"/>
    <w:rsid w:val="00372537"/>
    <w:rsid w:val="0037575F"/>
    <w:rsid w:val="0037679C"/>
    <w:rsid w:val="003873D3"/>
    <w:rsid w:val="0039158D"/>
    <w:rsid w:val="0039287E"/>
    <w:rsid w:val="00393005"/>
    <w:rsid w:val="003A197A"/>
    <w:rsid w:val="003B0AAA"/>
    <w:rsid w:val="003B28CF"/>
    <w:rsid w:val="003B2AF4"/>
    <w:rsid w:val="003B6FBE"/>
    <w:rsid w:val="003C5497"/>
    <w:rsid w:val="003D4610"/>
    <w:rsid w:val="003F08A3"/>
    <w:rsid w:val="00402470"/>
    <w:rsid w:val="004144A1"/>
    <w:rsid w:val="004150EB"/>
    <w:rsid w:val="00415F24"/>
    <w:rsid w:val="004232BF"/>
    <w:rsid w:val="0042355E"/>
    <w:rsid w:val="00426ED1"/>
    <w:rsid w:val="00427875"/>
    <w:rsid w:val="004318BD"/>
    <w:rsid w:val="00433368"/>
    <w:rsid w:val="00433F1E"/>
    <w:rsid w:val="004369D6"/>
    <w:rsid w:val="004375CB"/>
    <w:rsid w:val="00440AE3"/>
    <w:rsid w:val="00450ECC"/>
    <w:rsid w:val="004523DF"/>
    <w:rsid w:val="00454730"/>
    <w:rsid w:val="00454899"/>
    <w:rsid w:val="0045646B"/>
    <w:rsid w:val="004565DC"/>
    <w:rsid w:val="00457A4A"/>
    <w:rsid w:val="00465EED"/>
    <w:rsid w:val="004666D2"/>
    <w:rsid w:val="004705FB"/>
    <w:rsid w:val="00470C70"/>
    <w:rsid w:val="00472EDB"/>
    <w:rsid w:val="004743FC"/>
    <w:rsid w:val="00476410"/>
    <w:rsid w:val="00476478"/>
    <w:rsid w:val="00481E67"/>
    <w:rsid w:val="004820CA"/>
    <w:rsid w:val="0049352B"/>
    <w:rsid w:val="00493F7D"/>
    <w:rsid w:val="0049452F"/>
    <w:rsid w:val="00496C2E"/>
    <w:rsid w:val="00497855"/>
    <w:rsid w:val="004A514C"/>
    <w:rsid w:val="004A7D63"/>
    <w:rsid w:val="004B192A"/>
    <w:rsid w:val="004B7199"/>
    <w:rsid w:val="004B7ED5"/>
    <w:rsid w:val="004C1550"/>
    <w:rsid w:val="004C1AA6"/>
    <w:rsid w:val="004C2956"/>
    <w:rsid w:val="004C62A9"/>
    <w:rsid w:val="004D3F43"/>
    <w:rsid w:val="004D582C"/>
    <w:rsid w:val="004D6B46"/>
    <w:rsid w:val="004E1911"/>
    <w:rsid w:val="004E6A7A"/>
    <w:rsid w:val="004F1719"/>
    <w:rsid w:val="004F311F"/>
    <w:rsid w:val="004F6AC5"/>
    <w:rsid w:val="00512BEF"/>
    <w:rsid w:val="005148B2"/>
    <w:rsid w:val="00515945"/>
    <w:rsid w:val="00523336"/>
    <w:rsid w:val="005271B4"/>
    <w:rsid w:val="00531B12"/>
    <w:rsid w:val="00533637"/>
    <w:rsid w:val="00533E24"/>
    <w:rsid w:val="00557E53"/>
    <w:rsid w:val="00560E89"/>
    <w:rsid w:val="00585A60"/>
    <w:rsid w:val="00597193"/>
    <w:rsid w:val="005971E7"/>
    <w:rsid w:val="0059723B"/>
    <w:rsid w:val="005A2BEA"/>
    <w:rsid w:val="005A3467"/>
    <w:rsid w:val="005A4916"/>
    <w:rsid w:val="005A5A6F"/>
    <w:rsid w:val="005A698F"/>
    <w:rsid w:val="005A75A0"/>
    <w:rsid w:val="005B1D0E"/>
    <w:rsid w:val="005B205A"/>
    <w:rsid w:val="005B236D"/>
    <w:rsid w:val="005C19A6"/>
    <w:rsid w:val="005C1A6C"/>
    <w:rsid w:val="005D0662"/>
    <w:rsid w:val="005D0795"/>
    <w:rsid w:val="005D7512"/>
    <w:rsid w:val="005F00F4"/>
    <w:rsid w:val="00606A72"/>
    <w:rsid w:val="00607974"/>
    <w:rsid w:val="0061311C"/>
    <w:rsid w:val="00614200"/>
    <w:rsid w:val="0062524A"/>
    <w:rsid w:val="00627201"/>
    <w:rsid w:val="00635745"/>
    <w:rsid w:val="00635FCE"/>
    <w:rsid w:val="00637D67"/>
    <w:rsid w:val="00653501"/>
    <w:rsid w:val="00653D7A"/>
    <w:rsid w:val="00654ADA"/>
    <w:rsid w:val="006708C0"/>
    <w:rsid w:val="00674717"/>
    <w:rsid w:val="00683C90"/>
    <w:rsid w:val="00685D7A"/>
    <w:rsid w:val="00685DFA"/>
    <w:rsid w:val="006874E0"/>
    <w:rsid w:val="006901D7"/>
    <w:rsid w:val="006959B4"/>
    <w:rsid w:val="006A0B70"/>
    <w:rsid w:val="006A0FBC"/>
    <w:rsid w:val="006B5510"/>
    <w:rsid w:val="006B5872"/>
    <w:rsid w:val="006B690C"/>
    <w:rsid w:val="006B7466"/>
    <w:rsid w:val="006B75C6"/>
    <w:rsid w:val="006C053D"/>
    <w:rsid w:val="006D63B6"/>
    <w:rsid w:val="006D7BE2"/>
    <w:rsid w:val="006E3916"/>
    <w:rsid w:val="006E3CCC"/>
    <w:rsid w:val="006F0402"/>
    <w:rsid w:val="007065E7"/>
    <w:rsid w:val="00711B85"/>
    <w:rsid w:val="00715CFD"/>
    <w:rsid w:val="00716A82"/>
    <w:rsid w:val="00717D2A"/>
    <w:rsid w:val="0072115E"/>
    <w:rsid w:val="0072141B"/>
    <w:rsid w:val="00721C41"/>
    <w:rsid w:val="007255D4"/>
    <w:rsid w:val="00727F34"/>
    <w:rsid w:val="007301C0"/>
    <w:rsid w:val="00732ED5"/>
    <w:rsid w:val="0073649B"/>
    <w:rsid w:val="00737A73"/>
    <w:rsid w:val="00737AF1"/>
    <w:rsid w:val="00740089"/>
    <w:rsid w:val="00745DB5"/>
    <w:rsid w:val="00751250"/>
    <w:rsid w:val="00751BA8"/>
    <w:rsid w:val="007523C4"/>
    <w:rsid w:val="00756325"/>
    <w:rsid w:val="00763500"/>
    <w:rsid w:val="007677CF"/>
    <w:rsid w:val="0077377E"/>
    <w:rsid w:val="00781D04"/>
    <w:rsid w:val="00784F04"/>
    <w:rsid w:val="00792944"/>
    <w:rsid w:val="007A00D4"/>
    <w:rsid w:val="007B0E0F"/>
    <w:rsid w:val="007B4055"/>
    <w:rsid w:val="007B5749"/>
    <w:rsid w:val="007C7290"/>
    <w:rsid w:val="007D08F1"/>
    <w:rsid w:val="007D6109"/>
    <w:rsid w:val="007D71D2"/>
    <w:rsid w:val="007E4151"/>
    <w:rsid w:val="007E6BDA"/>
    <w:rsid w:val="007F4791"/>
    <w:rsid w:val="007F4CA6"/>
    <w:rsid w:val="00810610"/>
    <w:rsid w:val="0081282B"/>
    <w:rsid w:val="00816D35"/>
    <w:rsid w:val="00823182"/>
    <w:rsid w:val="00824814"/>
    <w:rsid w:val="00825B29"/>
    <w:rsid w:val="0083433F"/>
    <w:rsid w:val="00835B12"/>
    <w:rsid w:val="00846FCA"/>
    <w:rsid w:val="00850993"/>
    <w:rsid w:val="00851CAB"/>
    <w:rsid w:val="00855D68"/>
    <w:rsid w:val="008605B0"/>
    <w:rsid w:val="00867489"/>
    <w:rsid w:val="008705CA"/>
    <w:rsid w:val="008748AF"/>
    <w:rsid w:val="008804BA"/>
    <w:rsid w:val="00890D3E"/>
    <w:rsid w:val="00893C10"/>
    <w:rsid w:val="008C6ED5"/>
    <w:rsid w:val="008E0A8E"/>
    <w:rsid w:val="008E4252"/>
    <w:rsid w:val="008F7532"/>
    <w:rsid w:val="009020D1"/>
    <w:rsid w:val="009023EE"/>
    <w:rsid w:val="009027F3"/>
    <w:rsid w:val="009058EC"/>
    <w:rsid w:val="009124FB"/>
    <w:rsid w:val="00912B00"/>
    <w:rsid w:val="00912DB7"/>
    <w:rsid w:val="00913E12"/>
    <w:rsid w:val="00914E11"/>
    <w:rsid w:val="00915D2C"/>
    <w:rsid w:val="00915DAE"/>
    <w:rsid w:val="009163CB"/>
    <w:rsid w:val="0092230D"/>
    <w:rsid w:val="00923EBC"/>
    <w:rsid w:val="009277A0"/>
    <w:rsid w:val="00933EC9"/>
    <w:rsid w:val="0094501C"/>
    <w:rsid w:val="009465F9"/>
    <w:rsid w:val="00950476"/>
    <w:rsid w:val="00951655"/>
    <w:rsid w:val="0095449E"/>
    <w:rsid w:val="00955CF3"/>
    <w:rsid w:val="00956BC1"/>
    <w:rsid w:val="00960CAF"/>
    <w:rsid w:val="00961926"/>
    <w:rsid w:val="00971E4E"/>
    <w:rsid w:val="00973F47"/>
    <w:rsid w:val="00975BC9"/>
    <w:rsid w:val="00980DE7"/>
    <w:rsid w:val="0098446C"/>
    <w:rsid w:val="00984FD1"/>
    <w:rsid w:val="0098530E"/>
    <w:rsid w:val="009A5ED1"/>
    <w:rsid w:val="009A654E"/>
    <w:rsid w:val="009B2D6A"/>
    <w:rsid w:val="009B4C1A"/>
    <w:rsid w:val="009B555A"/>
    <w:rsid w:val="009B5C36"/>
    <w:rsid w:val="009C57A5"/>
    <w:rsid w:val="009C74CE"/>
    <w:rsid w:val="009D0E1C"/>
    <w:rsid w:val="009D0E59"/>
    <w:rsid w:val="009D6B55"/>
    <w:rsid w:val="009E30F2"/>
    <w:rsid w:val="009E53D6"/>
    <w:rsid w:val="009E6341"/>
    <w:rsid w:val="009F06AB"/>
    <w:rsid w:val="009F5390"/>
    <w:rsid w:val="009F659E"/>
    <w:rsid w:val="00A010DA"/>
    <w:rsid w:val="00A02CF3"/>
    <w:rsid w:val="00A03843"/>
    <w:rsid w:val="00A049BD"/>
    <w:rsid w:val="00A14860"/>
    <w:rsid w:val="00A23441"/>
    <w:rsid w:val="00A23454"/>
    <w:rsid w:val="00A23EFB"/>
    <w:rsid w:val="00A31594"/>
    <w:rsid w:val="00A4334E"/>
    <w:rsid w:val="00A52606"/>
    <w:rsid w:val="00A53CEE"/>
    <w:rsid w:val="00A54011"/>
    <w:rsid w:val="00A55EF9"/>
    <w:rsid w:val="00A60363"/>
    <w:rsid w:val="00A61EFB"/>
    <w:rsid w:val="00A672D3"/>
    <w:rsid w:val="00A8661D"/>
    <w:rsid w:val="00A91451"/>
    <w:rsid w:val="00A97906"/>
    <w:rsid w:val="00AA505B"/>
    <w:rsid w:val="00AB61BB"/>
    <w:rsid w:val="00AC455C"/>
    <w:rsid w:val="00AC497B"/>
    <w:rsid w:val="00AC7AB9"/>
    <w:rsid w:val="00AE1372"/>
    <w:rsid w:val="00AE64C0"/>
    <w:rsid w:val="00AE707F"/>
    <w:rsid w:val="00AF1C6F"/>
    <w:rsid w:val="00AF49DA"/>
    <w:rsid w:val="00B03D4B"/>
    <w:rsid w:val="00B051D1"/>
    <w:rsid w:val="00B127BF"/>
    <w:rsid w:val="00B2500B"/>
    <w:rsid w:val="00B34351"/>
    <w:rsid w:val="00B40152"/>
    <w:rsid w:val="00B43683"/>
    <w:rsid w:val="00B46E4C"/>
    <w:rsid w:val="00B470E7"/>
    <w:rsid w:val="00B47749"/>
    <w:rsid w:val="00B53E4E"/>
    <w:rsid w:val="00B55948"/>
    <w:rsid w:val="00B577BA"/>
    <w:rsid w:val="00B61FBC"/>
    <w:rsid w:val="00B641C6"/>
    <w:rsid w:val="00B65AD7"/>
    <w:rsid w:val="00B65C7D"/>
    <w:rsid w:val="00B71932"/>
    <w:rsid w:val="00B748A2"/>
    <w:rsid w:val="00B74ED6"/>
    <w:rsid w:val="00B8351C"/>
    <w:rsid w:val="00B83694"/>
    <w:rsid w:val="00B840BA"/>
    <w:rsid w:val="00B842C5"/>
    <w:rsid w:val="00B8433E"/>
    <w:rsid w:val="00B851D2"/>
    <w:rsid w:val="00B862C7"/>
    <w:rsid w:val="00B9345F"/>
    <w:rsid w:val="00B96ED9"/>
    <w:rsid w:val="00B9798B"/>
    <w:rsid w:val="00BA3060"/>
    <w:rsid w:val="00BA38CE"/>
    <w:rsid w:val="00BA7537"/>
    <w:rsid w:val="00BB6858"/>
    <w:rsid w:val="00BB719F"/>
    <w:rsid w:val="00BC3D72"/>
    <w:rsid w:val="00BC60BB"/>
    <w:rsid w:val="00BC7764"/>
    <w:rsid w:val="00BD33B0"/>
    <w:rsid w:val="00BD51FA"/>
    <w:rsid w:val="00BE25AE"/>
    <w:rsid w:val="00BE2828"/>
    <w:rsid w:val="00BE4426"/>
    <w:rsid w:val="00BE6B24"/>
    <w:rsid w:val="00BF1B91"/>
    <w:rsid w:val="00C01D5D"/>
    <w:rsid w:val="00C01E89"/>
    <w:rsid w:val="00C159F9"/>
    <w:rsid w:val="00C161CD"/>
    <w:rsid w:val="00C17A4E"/>
    <w:rsid w:val="00C22872"/>
    <w:rsid w:val="00C23FEF"/>
    <w:rsid w:val="00C2408F"/>
    <w:rsid w:val="00C24092"/>
    <w:rsid w:val="00C30C77"/>
    <w:rsid w:val="00C359CE"/>
    <w:rsid w:val="00C35A5B"/>
    <w:rsid w:val="00C43FC5"/>
    <w:rsid w:val="00C633A4"/>
    <w:rsid w:val="00C65549"/>
    <w:rsid w:val="00C66C21"/>
    <w:rsid w:val="00C6776F"/>
    <w:rsid w:val="00C74283"/>
    <w:rsid w:val="00C76249"/>
    <w:rsid w:val="00C81F2C"/>
    <w:rsid w:val="00C90161"/>
    <w:rsid w:val="00C94F5B"/>
    <w:rsid w:val="00CA0761"/>
    <w:rsid w:val="00CA0D14"/>
    <w:rsid w:val="00CB3CAD"/>
    <w:rsid w:val="00CB492F"/>
    <w:rsid w:val="00CB754A"/>
    <w:rsid w:val="00CC4F88"/>
    <w:rsid w:val="00CC5148"/>
    <w:rsid w:val="00CD132A"/>
    <w:rsid w:val="00CD30D3"/>
    <w:rsid w:val="00CD35C9"/>
    <w:rsid w:val="00CE0AED"/>
    <w:rsid w:val="00CE1F2D"/>
    <w:rsid w:val="00CE1F89"/>
    <w:rsid w:val="00CF7AB5"/>
    <w:rsid w:val="00D11E01"/>
    <w:rsid w:val="00D34E1F"/>
    <w:rsid w:val="00D37A3A"/>
    <w:rsid w:val="00D37D97"/>
    <w:rsid w:val="00D43905"/>
    <w:rsid w:val="00D45305"/>
    <w:rsid w:val="00D50EC3"/>
    <w:rsid w:val="00D51493"/>
    <w:rsid w:val="00D51498"/>
    <w:rsid w:val="00D56CA3"/>
    <w:rsid w:val="00D605C0"/>
    <w:rsid w:val="00D6529A"/>
    <w:rsid w:val="00D66931"/>
    <w:rsid w:val="00D7583B"/>
    <w:rsid w:val="00D81B56"/>
    <w:rsid w:val="00D81B91"/>
    <w:rsid w:val="00D901F9"/>
    <w:rsid w:val="00D90465"/>
    <w:rsid w:val="00D9114B"/>
    <w:rsid w:val="00D97A80"/>
    <w:rsid w:val="00DB3782"/>
    <w:rsid w:val="00DC42F6"/>
    <w:rsid w:val="00DD169A"/>
    <w:rsid w:val="00DD591C"/>
    <w:rsid w:val="00DE5185"/>
    <w:rsid w:val="00DE7076"/>
    <w:rsid w:val="00DF40A0"/>
    <w:rsid w:val="00DF55EA"/>
    <w:rsid w:val="00E012A3"/>
    <w:rsid w:val="00E06E76"/>
    <w:rsid w:val="00E07EAC"/>
    <w:rsid w:val="00E105FE"/>
    <w:rsid w:val="00E14D49"/>
    <w:rsid w:val="00E20425"/>
    <w:rsid w:val="00E24298"/>
    <w:rsid w:val="00E360B7"/>
    <w:rsid w:val="00E3794E"/>
    <w:rsid w:val="00E47406"/>
    <w:rsid w:val="00E5210C"/>
    <w:rsid w:val="00E55238"/>
    <w:rsid w:val="00E67CB4"/>
    <w:rsid w:val="00E725D5"/>
    <w:rsid w:val="00E75EB4"/>
    <w:rsid w:val="00E80B25"/>
    <w:rsid w:val="00E821B2"/>
    <w:rsid w:val="00E86D5A"/>
    <w:rsid w:val="00E9359D"/>
    <w:rsid w:val="00E95E6C"/>
    <w:rsid w:val="00EA6C40"/>
    <w:rsid w:val="00EB0B58"/>
    <w:rsid w:val="00EC15A6"/>
    <w:rsid w:val="00EC27B9"/>
    <w:rsid w:val="00EC5DBC"/>
    <w:rsid w:val="00EC7CC9"/>
    <w:rsid w:val="00ED5080"/>
    <w:rsid w:val="00EF134C"/>
    <w:rsid w:val="00EF21BB"/>
    <w:rsid w:val="00EF24C4"/>
    <w:rsid w:val="00EF51D5"/>
    <w:rsid w:val="00F05D26"/>
    <w:rsid w:val="00F15C70"/>
    <w:rsid w:val="00F344FA"/>
    <w:rsid w:val="00F35BEF"/>
    <w:rsid w:val="00F42CDD"/>
    <w:rsid w:val="00F476B7"/>
    <w:rsid w:val="00F5194A"/>
    <w:rsid w:val="00F54E8B"/>
    <w:rsid w:val="00F62BEB"/>
    <w:rsid w:val="00F65001"/>
    <w:rsid w:val="00F65B6B"/>
    <w:rsid w:val="00F70A2E"/>
    <w:rsid w:val="00F901F7"/>
    <w:rsid w:val="00F91A4D"/>
    <w:rsid w:val="00F962ED"/>
    <w:rsid w:val="00FA44C5"/>
    <w:rsid w:val="00FA4D21"/>
    <w:rsid w:val="00FA5CEC"/>
    <w:rsid w:val="00FB0F13"/>
    <w:rsid w:val="00FC0C75"/>
    <w:rsid w:val="00FC0E44"/>
    <w:rsid w:val="00FC3984"/>
    <w:rsid w:val="00FD5A52"/>
    <w:rsid w:val="00FD6ADE"/>
    <w:rsid w:val="00FD6B44"/>
    <w:rsid w:val="00FD7FAD"/>
    <w:rsid w:val="00FF296B"/>
    <w:rsid w:val="00FF2D92"/>
    <w:rsid w:val="00FF75B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960BFD"/>
  <w15:docId w15:val="{E44BEB41-21ED-4BDB-857A-40A3C374C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lang w:val="en-US" w:eastAsia="ko-K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01E89"/>
  </w:style>
  <w:style w:type="paragraph" w:styleId="10">
    <w:name w:val="heading 1"/>
    <w:basedOn w:val="a"/>
    <w:next w:val="a"/>
    <w:link w:val="1Char"/>
    <w:qFormat/>
    <w:rsid w:val="00C01E89"/>
    <w:pPr>
      <w:keepNext/>
      <w:spacing w:line="360" w:lineRule="auto"/>
      <w:outlineLvl w:val="0"/>
    </w:pPr>
    <w:rPr>
      <w:rFonts w:asciiTheme="majorHAnsi" w:eastAsiaTheme="majorEastAsia" w:hAnsiTheme="majorHAnsi" w:cstheme="majorBidi"/>
      <w:b/>
      <w:sz w:val="28"/>
      <w:szCs w:val="28"/>
    </w:rPr>
  </w:style>
  <w:style w:type="paragraph" w:styleId="20">
    <w:name w:val="heading 2"/>
    <w:basedOn w:val="a"/>
    <w:next w:val="a"/>
    <w:link w:val="2Char"/>
    <w:unhideWhenUsed/>
    <w:qFormat/>
    <w:rsid w:val="00C01E89"/>
    <w:pPr>
      <w:spacing w:line="360" w:lineRule="auto"/>
      <w:outlineLvl w:val="1"/>
    </w:pPr>
    <w:rPr>
      <w:b/>
      <w:sz w:val="24"/>
    </w:rPr>
  </w:style>
  <w:style w:type="paragraph" w:styleId="30">
    <w:name w:val="heading 3"/>
    <w:basedOn w:val="a0"/>
    <w:next w:val="a"/>
    <w:link w:val="3Char"/>
    <w:unhideWhenUsed/>
    <w:qFormat/>
    <w:rsid w:val="00C01E89"/>
    <w:pPr>
      <w:spacing w:line="360" w:lineRule="auto"/>
      <w:ind w:leftChars="0" w:left="0"/>
      <w:outlineLvl w:val="2"/>
    </w:pPr>
    <w:rPr>
      <w:b/>
    </w:rPr>
  </w:style>
  <w:style w:type="paragraph" w:styleId="4">
    <w:name w:val="heading 4"/>
    <w:basedOn w:val="a"/>
    <w:next w:val="a"/>
    <w:link w:val="4Char"/>
    <w:rsid w:val="00497855"/>
    <w:pPr>
      <w:keepNext/>
      <w:keepLines/>
      <w:spacing w:before="280" w:after="80" w:line="276" w:lineRule="auto"/>
      <w:outlineLvl w:val="3"/>
    </w:pPr>
    <w:rPr>
      <w:rFonts w:ascii="Arial" w:hAnsi="Arial" w:cs="Arial"/>
      <w:color w:val="666666"/>
      <w:kern w:val="0"/>
      <w:sz w:val="24"/>
      <w:szCs w:val="24"/>
      <w:lang w:val="ko"/>
    </w:rPr>
  </w:style>
  <w:style w:type="paragraph" w:styleId="5">
    <w:name w:val="heading 5"/>
    <w:basedOn w:val="a"/>
    <w:next w:val="a"/>
    <w:link w:val="5Char"/>
    <w:rsid w:val="00497855"/>
    <w:pPr>
      <w:keepNext/>
      <w:keepLines/>
      <w:spacing w:before="240" w:after="80" w:line="276" w:lineRule="auto"/>
      <w:outlineLvl w:val="4"/>
    </w:pPr>
    <w:rPr>
      <w:rFonts w:ascii="Arial" w:hAnsi="Arial" w:cs="Arial"/>
      <w:color w:val="666666"/>
      <w:kern w:val="0"/>
      <w:sz w:val="22"/>
      <w:szCs w:val="22"/>
      <w:lang w:val="ko"/>
    </w:rPr>
  </w:style>
  <w:style w:type="paragraph" w:styleId="6">
    <w:name w:val="heading 6"/>
    <w:basedOn w:val="a"/>
    <w:next w:val="a"/>
    <w:link w:val="6Char"/>
    <w:rsid w:val="00497855"/>
    <w:pPr>
      <w:keepNext/>
      <w:keepLines/>
      <w:spacing w:before="240" w:after="80" w:line="276" w:lineRule="auto"/>
      <w:outlineLvl w:val="5"/>
    </w:pPr>
    <w:rPr>
      <w:rFonts w:ascii="Arial" w:hAnsi="Arial" w:cs="Arial"/>
      <w:i/>
      <w:color w:val="666666"/>
      <w:kern w:val="0"/>
      <w:sz w:val="22"/>
      <w:szCs w:val="22"/>
      <w:lang w:val="ko"/>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3443F7"/>
    <w:pPr>
      <w:tabs>
        <w:tab w:val="center" w:pos="4513"/>
        <w:tab w:val="right" w:pos="9026"/>
      </w:tabs>
      <w:snapToGrid w:val="0"/>
    </w:pPr>
  </w:style>
  <w:style w:type="character" w:customStyle="1" w:styleId="Char">
    <w:name w:val="머리글 Char"/>
    <w:basedOn w:val="a1"/>
    <w:link w:val="a4"/>
    <w:uiPriority w:val="99"/>
    <w:rsid w:val="003443F7"/>
  </w:style>
  <w:style w:type="paragraph" w:styleId="a5">
    <w:name w:val="footer"/>
    <w:basedOn w:val="a"/>
    <w:link w:val="Char0"/>
    <w:uiPriority w:val="99"/>
    <w:unhideWhenUsed/>
    <w:rsid w:val="003443F7"/>
    <w:pPr>
      <w:tabs>
        <w:tab w:val="center" w:pos="4513"/>
        <w:tab w:val="right" w:pos="9026"/>
      </w:tabs>
      <w:snapToGrid w:val="0"/>
    </w:pPr>
  </w:style>
  <w:style w:type="character" w:customStyle="1" w:styleId="Char0">
    <w:name w:val="바닥글 Char"/>
    <w:basedOn w:val="a1"/>
    <w:link w:val="a5"/>
    <w:uiPriority w:val="99"/>
    <w:rsid w:val="003443F7"/>
  </w:style>
  <w:style w:type="paragraph" w:styleId="a6">
    <w:name w:val="No Spacing"/>
    <w:link w:val="Char1"/>
    <w:uiPriority w:val="1"/>
    <w:qFormat/>
    <w:rsid w:val="003443F7"/>
    <w:rPr>
      <w:kern w:val="0"/>
      <w:sz w:val="22"/>
    </w:rPr>
  </w:style>
  <w:style w:type="character" w:customStyle="1" w:styleId="Char1">
    <w:name w:val="간격 없음 Char"/>
    <w:basedOn w:val="a1"/>
    <w:link w:val="a6"/>
    <w:uiPriority w:val="1"/>
    <w:rsid w:val="003443F7"/>
    <w:rPr>
      <w:kern w:val="0"/>
      <w:sz w:val="22"/>
    </w:rPr>
  </w:style>
  <w:style w:type="paragraph" w:styleId="a7">
    <w:name w:val="Balloon Text"/>
    <w:basedOn w:val="a"/>
    <w:link w:val="Char2"/>
    <w:uiPriority w:val="99"/>
    <w:semiHidden/>
    <w:unhideWhenUsed/>
    <w:rsid w:val="003443F7"/>
    <w:rPr>
      <w:rFonts w:asciiTheme="majorHAnsi" w:eastAsiaTheme="majorEastAsia" w:hAnsiTheme="majorHAnsi" w:cstheme="majorBidi"/>
      <w:sz w:val="18"/>
      <w:szCs w:val="18"/>
    </w:rPr>
  </w:style>
  <w:style w:type="character" w:customStyle="1" w:styleId="Char2">
    <w:name w:val="풍선 도움말 텍스트 Char"/>
    <w:basedOn w:val="a1"/>
    <w:link w:val="a7"/>
    <w:uiPriority w:val="99"/>
    <w:semiHidden/>
    <w:rsid w:val="003443F7"/>
    <w:rPr>
      <w:rFonts w:asciiTheme="majorHAnsi" w:eastAsiaTheme="majorEastAsia" w:hAnsiTheme="majorHAnsi" w:cstheme="majorBidi"/>
      <w:sz w:val="18"/>
      <w:szCs w:val="18"/>
    </w:rPr>
  </w:style>
  <w:style w:type="character" w:customStyle="1" w:styleId="1Char">
    <w:name w:val="제목 1 Char"/>
    <w:basedOn w:val="a1"/>
    <w:link w:val="10"/>
    <w:uiPriority w:val="9"/>
    <w:rsid w:val="00C01E89"/>
    <w:rPr>
      <w:rFonts w:asciiTheme="majorHAnsi" w:eastAsiaTheme="majorEastAsia" w:hAnsiTheme="majorHAnsi" w:cstheme="majorBidi"/>
      <w:b/>
      <w:sz w:val="28"/>
      <w:szCs w:val="28"/>
    </w:rPr>
  </w:style>
  <w:style w:type="paragraph" w:styleId="TOC">
    <w:name w:val="TOC Heading"/>
    <w:basedOn w:val="10"/>
    <w:next w:val="a"/>
    <w:uiPriority w:val="39"/>
    <w:unhideWhenUsed/>
    <w:qFormat/>
    <w:rsid w:val="00FA5CEC"/>
    <w:pPr>
      <w:keepLines/>
      <w:spacing w:before="480" w:line="276" w:lineRule="auto"/>
      <w:jc w:val="center"/>
      <w:outlineLvl w:val="9"/>
    </w:pPr>
    <w:rPr>
      <w:rFonts w:asciiTheme="minorHAnsi" w:eastAsiaTheme="minorEastAsia" w:hAnsiTheme="minorHAnsi" w:cstheme="minorBidi"/>
      <w:bCs/>
      <w:szCs w:val="22"/>
      <w:lang w:val="ko-KR"/>
    </w:rPr>
  </w:style>
  <w:style w:type="paragraph" w:styleId="11">
    <w:name w:val="toc 1"/>
    <w:basedOn w:val="a"/>
    <w:next w:val="a"/>
    <w:autoRedefine/>
    <w:uiPriority w:val="39"/>
    <w:unhideWhenUsed/>
    <w:rsid w:val="00D605C0"/>
    <w:pPr>
      <w:tabs>
        <w:tab w:val="right" w:leader="dot" w:pos="9016"/>
      </w:tabs>
      <w:pPrChange w:id="0" w:author="고광표" w:date="2018-04-17T04:29:00Z">
        <w:pPr/>
      </w:pPrChange>
    </w:pPr>
    <w:rPr>
      <w:rPrChange w:id="0" w:author="고광표" w:date="2018-04-17T04:29:00Z">
        <w:rPr>
          <w:rFonts w:asciiTheme="minorHAnsi" w:eastAsiaTheme="minorEastAsia" w:hAnsiTheme="minorHAnsi" w:cstheme="minorBidi"/>
          <w:kern w:val="2"/>
          <w:lang w:val="en-US" w:eastAsia="ko-KR" w:bidi="ar-SA"/>
        </w:rPr>
      </w:rPrChange>
    </w:rPr>
  </w:style>
  <w:style w:type="character" w:styleId="a8">
    <w:name w:val="Hyperlink"/>
    <w:basedOn w:val="a1"/>
    <w:uiPriority w:val="99"/>
    <w:unhideWhenUsed/>
    <w:rsid w:val="00333638"/>
    <w:rPr>
      <w:color w:val="0000FF" w:themeColor="hyperlink"/>
      <w:u w:val="single"/>
    </w:rPr>
  </w:style>
  <w:style w:type="table" w:styleId="a9">
    <w:name w:val="Table Grid"/>
    <w:basedOn w:val="a2"/>
    <w:uiPriority w:val="59"/>
    <w:rsid w:val="008248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0">
    <w:name w:val="List Paragraph"/>
    <w:basedOn w:val="a"/>
    <w:link w:val="Char3"/>
    <w:uiPriority w:val="34"/>
    <w:qFormat/>
    <w:rsid w:val="004F6AC5"/>
    <w:pPr>
      <w:ind w:leftChars="400" w:left="800"/>
    </w:pPr>
  </w:style>
  <w:style w:type="paragraph" w:styleId="aa">
    <w:name w:val="caption"/>
    <w:basedOn w:val="a"/>
    <w:next w:val="a"/>
    <w:uiPriority w:val="35"/>
    <w:unhideWhenUsed/>
    <w:qFormat/>
    <w:rsid w:val="002C587E"/>
    <w:rPr>
      <w:b/>
      <w:bCs/>
    </w:rPr>
  </w:style>
  <w:style w:type="character" w:customStyle="1" w:styleId="2Char">
    <w:name w:val="제목 2 Char"/>
    <w:basedOn w:val="a1"/>
    <w:link w:val="20"/>
    <w:rsid w:val="00C01E89"/>
    <w:rPr>
      <w:b/>
      <w:sz w:val="24"/>
      <w:szCs w:val="20"/>
    </w:rPr>
  </w:style>
  <w:style w:type="character" w:styleId="ab">
    <w:name w:val="annotation reference"/>
    <w:basedOn w:val="a1"/>
    <w:uiPriority w:val="99"/>
    <w:semiHidden/>
    <w:unhideWhenUsed/>
    <w:rsid w:val="00D45305"/>
    <w:rPr>
      <w:sz w:val="18"/>
      <w:szCs w:val="18"/>
    </w:rPr>
  </w:style>
  <w:style w:type="paragraph" w:styleId="ac">
    <w:name w:val="annotation text"/>
    <w:basedOn w:val="a"/>
    <w:link w:val="Char4"/>
    <w:uiPriority w:val="99"/>
    <w:semiHidden/>
    <w:unhideWhenUsed/>
    <w:rsid w:val="00D45305"/>
  </w:style>
  <w:style w:type="character" w:customStyle="1" w:styleId="Char4">
    <w:name w:val="메모 텍스트 Char"/>
    <w:basedOn w:val="a1"/>
    <w:link w:val="ac"/>
    <w:uiPriority w:val="99"/>
    <w:semiHidden/>
    <w:rsid w:val="00D45305"/>
  </w:style>
  <w:style w:type="paragraph" w:styleId="ad">
    <w:name w:val="annotation subject"/>
    <w:basedOn w:val="ac"/>
    <w:next w:val="ac"/>
    <w:link w:val="Char5"/>
    <w:uiPriority w:val="99"/>
    <w:semiHidden/>
    <w:unhideWhenUsed/>
    <w:rsid w:val="00D45305"/>
    <w:rPr>
      <w:b/>
      <w:bCs/>
    </w:rPr>
  </w:style>
  <w:style w:type="character" w:customStyle="1" w:styleId="Char5">
    <w:name w:val="메모 주제 Char"/>
    <w:basedOn w:val="Char4"/>
    <w:link w:val="ad"/>
    <w:uiPriority w:val="99"/>
    <w:semiHidden/>
    <w:rsid w:val="00D45305"/>
    <w:rPr>
      <w:b/>
      <w:bCs/>
    </w:rPr>
  </w:style>
  <w:style w:type="paragraph" w:styleId="ae">
    <w:name w:val="Revision"/>
    <w:hidden/>
    <w:uiPriority w:val="99"/>
    <w:semiHidden/>
    <w:rsid w:val="008E0A8E"/>
  </w:style>
  <w:style w:type="character" w:customStyle="1" w:styleId="3Char">
    <w:name w:val="제목 3 Char"/>
    <w:basedOn w:val="a1"/>
    <w:link w:val="30"/>
    <w:rsid w:val="00C01E89"/>
    <w:rPr>
      <w:b/>
      <w:szCs w:val="20"/>
    </w:rPr>
  </w:style>
  <w:style w:type="paragraph" w:styleId="21">
    <w:name w:val="toc 2"/>
    <w:basedOn w:val="a"/>
    <w:next w:val="a"/>
    <w:autoRedefine/>
    <w:uiPriority w:val="39"/>
    <w:unhideWhenUsed/>
    <w:rsid w:val="004144A1"/>
    <w:pPr>
      <w:ind w:leftChars="200" w:left="425"/>
    </w:pPr>
  </w:style>
  <w:style w:type="paragraph" w:styleId="31">
    <w:name w:val="toc 3"/>
    <w:basedOn w:val="a"/>
    <w:next w:val="a"/>
    <w:autoRedefine/>
    <w:uiPriority w:val="39"/>
    <w:unhideWhenUsed/>
    <w:rsid w:val="004144A1"/>
    <w:pPr>
      <w:ind w:leftChars="400" w:left="850"/>
    </w:pPr>
  </w:style>
  <w:style w:type="paragraph" w:styleId="af">
    <w:name w:val="table of figures"/>
    <w:basedOn w:val="a"/>
    <w:next w:val="a"/>
    <w:uiPriority w:val="99"/>
    <w:unhideWhenUsed/>
    <w:rsid w:val="00472EDB"/>
    <w:pPr>
      <w:ind w:left="400" w:hanging="400"/>
    </w:pPr>
    <w:rPr>
      <w:rFonts w:eastAsiaTheme="minorHAnsi"/>
      <w:smallCaps/>
    </w:rPr>
  </w:style>
  <w:style w:type="paragraph" w:styleId="af0">
    <w:name w:val="Date"/>
    <w:basedOn w:val="a"/>
    <w:next w:val="a"/>
    <w:link w:val="Char6"/>
    <w:uiPriority w:val="99"/>
    <w:semiHidden/>
    <w:unhideWhenUsed/>
    <w:rsid w:val="00614200"/>
  </w:style>
  <w:style w:type="character" w:customStyle="1" w:styleId="Char6">
    <w:name w:val="날짜 Char"/>
    <w:basedOn w:val="a1"/>
    <w:link w:val="af0"/>
    <w:uiPriority w:val="99"/>
    <w:semiHidden/>
    <w:rsid w:val="00614200"/>
  </w:style>
  <w:style w:type="paragraph" w:styleId="af1">
    <w:name w:val="Title"/>
    <w:basedOn w:val="a"/>
    <w:next w:val="a"/>
    <w:link w:val="Char7"/>
    <w:qFormat/>
    <w:rsid w:val="00C7428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7">
    <w:name w:val="제목 Char"/>
    <w:basedOn w:val="a1"/>
    <w:link w:val="af1"/>
    <w:uiPriority w:val="10"/>
    <w:rsid w:val="00C74283"/>
    <w:rPr>
      <w:rFonts w:asciiTheme="majorHAnsi" w:eastAsiaTheme="majorEastAsia" w:hAnsiTheme="majorHAnsi" w:cstheme="majorBidi"/>
      <w:color w:val="17365D" w:themeColor="text2" w:themeShade="BF"/>
      <w:spacing w:val="5"/>
      <w:kern w:val="28"/>
      <w:sz w:val="52"/>
      <w:szCs w:val="52"/>
    </w:rPr>
  </w:style>
  <w:style w:type="character" w:customStyle="1" w:styleId="4Char">
    <w:name w:val="제목 4 Char"/>
    <w:basedOn w:val="a1"/>
    <w:link w:val="4"/>
    <w:rsid w:val="00497855"/>
    <w:rPr>
      <w:rFonts w:ascii="Arial" w:hAnsi="Arial" w:cs="Arial"/>
      <w:color w:val="666666"/>
      <w:kern w:val="0"/>
      <w:sz w:val="24"/>
      <w:szCs w:val="24"/>
      <w:lang w:val="ko"/>
    </w:rPr>
  </w:style>
  <w:style w:type="character" w:customStyle="1" w:styleId="5Char">
    <w:name w:val="제목 5 Char"/>
    <w:basedOn w:val="a1"/>
    <w:link w:val="5"/>
    <w:rsid w:val="00497855"/>
    <w:rPr>
      <w:rFonts w:ascii="Arial" w:hAnsi="Arial" w:cs="Arial"/>
      <w:color w:val="666666"/>
      <w:kern w:val="0"/>
      <w:sz w:val="22"/>
      <w:szCs w:val="22"/>
      <w:lang w:val="ko"/>
    </w:rPr>
  </w:style>
  <w:style w:type="character" w:customStyle="1" w:styleId="6Char">
    <w:name w:val="제목 6 Char"/>
    <w:basedOn w:val="a1"/>
    <w:link w:val="6"/>
    <w:rsid w:val="00497855"/>
    <w:rPr>
      <w:rFonts w:ascii="Arial" w:hAnsi="Arial" w:cs="Arial"/>
      <w:i/>
      <w:color w:val="666666"/>
      <w:kern w:val="0"/>
      <w:sz w:val="22"/>
      <w:szCs w:val="22"/>
      <w:lang w:val="ko"/>
    </w:rPr>
  </w:style>
  <w:style w:type="table" w:customStyle="1" w:styleId="TableNormal">
    <w:name w:val="Table Normal"/>
    <w:rsid w:val="00497855"/>
    <w:pPr>
      <w:spacing w:line="276" w:lineRule="auto"/>
    </w:pPr>
    <w:rPr>
      <w:rFonts w:ascii="Arial" w:hAnsi="Arial" w:cs="Arial"/>
      <w:kern w:val="0"/>
      <w:sz w:val="22"/>
      <w:szCs w:val="22"/>
      <w:lang w:val="ko"/>
    </w:rPr>
    <w:tblPr>
      <w:tblCellMar>
        <w:top w:w="0" w:type="dxa"/>
        <w:left w:w="0" w:type="dxa"/>
        <w:bottom w:w="0" w:type="dxa"/>
        <w:right w:w="0" w:type="dxa"/>
      </w:tblCellMar>
    </w:tblPr>
  </w:style>
  <w:style w:type="paragraph" w:styleId="af2">
    <w:name w:val="Subtitle"/>
    <w:basedOn w:val="a"/>
    <w:next w:val="a"/>
    <w:link w:val="Char8"/>
    <w:rsid w:val="00497855"/>
    <w:pPr>
      <w:keepNext/>
      <w:keepLines/>
      <w:spacing w:after="320" w:line="276" w:lineRule="auto"/>
    </w:pPr>
    <w:rPr>
      <w:rFonts w:ascii="Arial" w:eastAsia="Arial" w:hAnsi="Arial" w:cs="Arial"/>
      <w:color w:val="666666"/>
      <w:kern w:val="0"/>
      <w:sz w:val="30"/>
      <w:szCs w:val="30"/>
      <w:lang w:val="ko"/>
    </w:rPr>
  </w:style>
  <w:style w:type="character" w:customStyle="1" w:styleId="Char8">
    <w:name w:val="부제 Char"/>
    <w:basedOn w:val="a1"/>
    <w:link w:val="af2"/>
    <w:rsid w:val="00497855"/>
    <w:rPr>
      <w:rFonts w:ascii="Arial" w:eastAsia="Arial" w:hAnsi="Arial" w:cs="Arial"/>
      <w:color w:val="666666"/>
      <w:kern w:val="0"/>
      <w:sz w:val="30"/>
      <w:szCs w:val="30"/>
      <w:lang w:val="ko"/>
    </w:rPr>
  </w:style>
  <w:style w:type="character" w:styleId="af3">
    <w:name w:val="Book Title"/>
    <w:basedOn w:val="a1"/>
    <w:uiPriority w:val="33"/>
    <w:qFormat/>
    <w:rsid w:val="00497855"/>
    <w:rPr>
      <w:b/>
      <w:bCs/>
      <w:i/>
      <w:iCs/>
      <w:spacing w:val="5"/>
    </w:rPr>
  </w:style>
  <w:style w:type="paragraph" w:customStyle="1" w:styleId="1">
    <w:name w:val="스타일1"/>
    <w:basedOn w:val="10"/>
    <w:link w:val="1Char0"/>
    <w:qFormat/>
    <w:rsid w:val="00497855"/>
    <w:pPr>
      <w:keepLines/>
      <w:numPr>
        <w:numId w:val="1"/>
      </w:numPr>
      <w:spacing w:before="400" w:after="120"/>
      <w:jc w:val="both"/>
    </w:pPr>
    <w:rPr>
      <w:rFonts w:ascii="Arial" w:eastAsiaTheme="minorEastAsia" w:hAnsi="Arial" w:cs="Arial"/>
      <w:b w:val="0"/>
      <w:kern w:val="0"/>
      <w:szCs w:val="40"/>
      <w:lang w:val="ko"/>
    </w:rPr>
  </w:style>
  <w:style w:type="paragraph" w:customStyle="1" w:styleId="2">
    <w:name w:val="스타일2"/>
    <w:basedOn w:val="20"/>
    <w:link w:val="2Char0"/>
    <w:qFormat/>
    <w:rsid w:val="00497855"/>
    <w:pPr>
      <w:keepNext/>
      <w:keepLines/>
      <w:numPr>
        <w:ilvl w:val="1"/>
        <w:numId w:val="1"/>
      </w:numPr>
      <w:spacing w:before="360" w:after="120"/>
      <w:jc w:val="both"/>
    </w:pPr>
    <w:rPr>
      <w:rFonts w:ascii="맑은 고딕" w:eastAsia="맑은 고딕" w:hAnsi="맑은 고딕" w:cs="맑은 고딕"/>
      <w:kern w:val="0"/>
      <w:szCs w:val="24"/>
      <w:lang w:val="ko"/>
    </w:rPr>
  </w:style>
  <w:style w:type="character" w:customStyle="1" w:styleId="Char3">
    <w:name w:val="목록 단락 Char"/>
    <w:basedOn w:val="a1"/>
    <w:link w:val="a0"/>
    <w:uiPriority w:val="34"/>
    <w:rsid w:val="00497855"/>
  </w:style>
  <w:style w:type="character" w:customStyle="1" w:styleId="1Char0">
    <w:name w:val="스타일1 Char"/>
    <w:basedOn w:val="Char3"/>
    <w:link w:val="1"/>
    <w:rsid w:val="00497855"/>
    <w:rPr>
      <w:rFonts w:ascii="Arial" w:hAnsi="Arial" w:cs="Arial"/>
      <w:kern w:val="0"/>
      <w:sz w:val="28"/>
      <w:szCs w:val="40"/>
      <w:lang w:val="ko"/>
    </w:rPr>
  </w:style>
  <w:style w:type="paragraph" w:customStyle="1" w:styleId="3">
    <w:name w:val="스타일3"/>
    <w:basedOn w:val="30"/>
    <w:link w:val="3Char0"/>
    <w:qFormat/>
    <w:rsid w:val="00497855"/>
    <w:pPr>
      <w:keepNext/>
      <w:keepLines/>
      <w:numPr>
        <w:numId w:val="2"/>
      </w:numPr>
      <w:spacing w:before="320" w:after="80"/>
      <w:jc w:val="both"/>
    </w:pPr>
    <w:rPr>
      <w:rFonts w:ascii="맑은 고딕" w:eastAsia="맑은 고딕" w:hAnsi="맑은 고딕" w:cs="맑은 고딕"/>
      <w:color w:val="434343"/>
      <w:kern w:val="0"/>
      <w:sz w:val="22"/>
      <w:szCs w:val="24"/>
      <w:lang w:val="ko"/>
    </w:rPr>
  </w:style>
  <w:style w:type="character" w:customStyle="1" w:styleId="2Char0">
    <w:name w:val="스타일2 Char"/>
    <w:basedOn w:val="2Char"/>
    <w:link w:val="2"/>
    <w:rsid w:val="00497855"/>
    <w:rPr>
      <w:rFonts w:ascii="맑은 고딕" w:eastAsia="맑은 고딕" w:hAnsi="맑은 고딕" w:cs="맑은 고딕"/>
      <w:b/>
      <w:kern w:val="0"/>
      <w:sz w:val="24"/>
      <w:szCs w:val="24"/>
      <w:lang w:val="ko"/>
    </w:rPr>
  </w:style>
  <w:style w:type="character" w:customStyle="1" w:styleId="3Char0">
    <w:name w:val="스타일3 Char"/>
    <w:basedOn w:val="3Char"/>
    <w:link w:val="3"/>
    <w:rsid w:val="00497855"/>
    <w:rPr>
      <w:rFonts w:ascii="맑은 고딕" w:eastAsia="맑은 고딕" w:hAnsi="맑은 고딕" w:cs="맑은 고딕"/>
      <w:b/>
      <w:color w:val="434343"/>
      <w:kern w:val="0"/>
      <w:sz w:val="22"/>
      <w:szCs w:val="24"/>
      <w:lang w:val="ko"/>
    </w:rPr>
  </w:style>
  <w:style w:type="paragraph" w:styleId="af4">
    <w:name w:val="footnote text"/>
    <w:basedOn w:val="a"/>
    <w:link w:val="Char9"/>
    <w:uiPriority w:val="99"/>
    <w:unhideWhenUsed/>
    <w:rsid w:val="009D0E1C"/>
    <w:pPr>
      <w:snapToGrid w:val="0"/>
    </w:pPr>
  </w:style>
  <w:style w:type="character" w:customStyle="1" w:styleId="Char9">
    <w:name w:val="각주 텍스트 Char"/>
    <w:basedOn w:val="a1"/>
    <w:link w:val="af4"/>
    <w:uiPriority w:val="99"/>
    <w:rsid w:val="009D0E1C"/>
  </w:style>
  <w:style w:type="character" w:styleId="af5">
    <w:name w:val="footnote reference"/>
    <w:basedOn w:val="a1"/>
    <w:uiPriority w:val="99"/>
    <w:semiHidden/>
    <w:unhideWhenUsed/>
    <w:rsid w:val="009D0E1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6FDB24-41C7-4509-80DD-9F0A0B2FB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59</Pages>
  <Words>7405</Words>
  <Characters>42211</Characters>
  <Application>Microsoft Office Word</Application>
  <DocSecurity>0</DocSecurity>
  <Lines>351</Lines>
  <Paragraphs>99</Paragraphs>
  <ScaleCrop>false</ScaleCrop>
  <HeadingPairs>
    <vt:vector size="2" baseType="variant">
      <vt:variant>
        <vt:lpstr>제목</vt:lpstr>
      </vt:variant>
      <vt:variant>
        <vt:i4>1</vt:i4>
      </vt:variant>
    </vt:vector>
  </HeadingPairs>
  <TitlesOfParts>
    <vt:vector size="1" baseType="lpstr">
      <vt:lpstr/>
    </vt:vector>
  </TitlesOfParts>
  <Company>정보통신대</Company>
  <LinksUpToDate>false</LinksUpToDate>
  <CharactersWithSpaces>49517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ajou</dc:creator>
  <cp:lastModifiedBy> </cp:lastModifiedBy>
  <cp:revision>185</cp:revision>
  <cp:lastPrinted>2018-04-19T10:08:00Z</cp:lastPrinted>
  <dcterms:created xsi:type="dcterms:W3CDTF">2013-08-27T06:42:00Z</dcterms:created>
  <dcterms:modified xsi:type="dcterms:W3CDTF">2018-04-22T11:44:00Z</dcterms:modified>
</cp:coreProperties>
</file>